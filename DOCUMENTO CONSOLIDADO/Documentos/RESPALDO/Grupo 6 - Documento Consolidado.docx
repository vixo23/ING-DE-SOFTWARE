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12D243EE" w:rsidR="009825C6" w:rsidRPr="00DC644B" w:rsidRDefault="00BF1137" w:rsidP="00A930E5">
      <w:pPr>
        <w:jc w:val="center"/>
        <w:rPr>
          <w:b/>
          <w:bCs/>
          <w:u w:val="single"/>
        </w:rPr>
      </w:pPr>
      <w:r w:rsidRPr="00A930E5">
        <w:rPr>
          <w:b/>
          <w:bCs/>
        </w:rPr>
        <w:t>PROYECTO INGENIERÍA DE SOFTWARE</w:t>
      </w:r>
      <w:r w:rsidR="001754AA" w:rsidRPr="00A930E5">
        <w:rPr>
          <w:b/>
          <w:bCs/>
        </w:rPr>
        <w:t xml:space="preserve"> </w:t>
      </w:r>
      <w:r w:rsidR="00DC644B">
        <w:rPr>
          <w:b/>
          <w:bCs/>
        </w:rPr>
        <w:t>DOCUMENTO CONSOLIDADO</w:t>
      </w:r>
      <w:r w:rsidR="001754AA" w:rsidRPr="00A930E5">
        <w:rPr>
          <w:b/>
          <w:bCs/>
        </w:rPr>
        <w:t xml:space="preserve">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r>
        <w:t>Addán Ignacio Sáez Rodríguez</w:t>
      </w:r>
    </w:p>
    <w:p w14:paraId="24F02F9A" w14:textId="3EE52E83" w:rsidR="0069752D" w:rsidRDefault="0069752D" w:rsidP="001754AA">
      <w:pPr>
        <w:spacing w:line="240" w:lineRule="auto"/>
        <w:ind w:firstLine="0"/>
        <w:jc w:val="center"/>
      </w:pPr>
      <w:r w:rsidRPr="0069752D">
        <w:t>Felipe Andrés Uribe del Pino</w:t>
      </w:r>
    </w:p>
    <w:p w14:paraId="3FAF55CC" w14:textId="47DF67FC" w:rsidR="005F0147" w:rsidRPr="0069752D" w:rsidRDefault="005F0147" w:rsidP="005F0147">
      <w:pPr>
        <w:spacing w:line="240" w:lineRule="auto"/>
        <w:ind w:firstLine="0"/>
        <w:jc w:val="center"/>
      </w:pPr>
      <w:r>
        <w:t>Catalina Vidal Gallardo</w:t>
      </w:r>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Paulo Luis Francisco Quinsacara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2FA21E6C" w14:textId="08D668BB" w:rsidR="00B01FCF"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13787112" w:history="1">
        <w:r w:rsidR="00B01FCF" w:rsidRPr="00C63F58">
          <w:rPr>
            <w:rStyle w:val="Hipervnculo"/>
            <w:noProof/>
          </w:rPr>
          <w:t>1. INTRODUCCIÓN</w:t>
        </w:r>
        <w:r w:rsidR="00B01FCF">
          <w:rPr>
            <w:noProof/>
            <w:webHidden/>
          </w:rPr>
          <w:tab/>
        </w:r>
        <w:r w:rsidR="00B01FCF">
          <w:rPr>
            <w:noProof/>
            <w:webHidden/>
          </w:rPr>
          <w:fldChar w:fldCharType="begin"/>
        </w:r>
        <w:r w:rsidR="00B01FCF">
          <w:rPr>
            <w:noProof/>
            <w:webHidden/>
          </w:rPr>
          <w:instrText xml:space="preserve"> PAGEREF _Toc213787112 \h </w:instrText>
        </w:r>
        <w:r w:rsidR="00B01FCF">
          <w:rPr>
            <w:noProof/>
            <w:webHidden/>
          </w:rPr>
        </w:r>
        <w:r w:rsidR="00B01FCF">
          <w:rPr>
            <w:noProof/>
            <w:webHidden/>
          </w:rPr>
          <w:fldChar w:fldCharType="separate"/>
        </w:r>
        <w:r w:rsidR="00B01FCF">
          <w:rPr>
            <w:noProof/>
            <w:webHidden/>
          </w:rPr>
          <w:t>18</w:t>
        </w:r>
        <w:r w:rsidR="00B01FCF">
          <w:rPr>
            <w:noProof/>
            <w:webHidden/>
          </w:rPr>
          <w:fldChar w:fldCharType="end"/>
        </w:r>
      </w:hyperlink>
    </w:p>
    <w:p w14:paraId="7975D705" w14:textId="57BF87D7"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113" w:history="1">
        <w:r w:rsidRPr="00C63F58">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_Toc213787113 \h </w:instrText>
        </w:r>
        <w:r>
          <w:rPr>
            <w:noProof/>
            <w:webHidden/>
          </w:rPr>
        </w:r>
        <w:r>
          <w:rPr>
            <w:noProof/>
            <w:webHidden/>
          </w:rPr>
          <w:fldChar w:fldCharType="separate"/>
        </w:r>
        <w:r>
          <w:rPr>
            <w:noProof/>
            <w:webHidden/>
          </w:rPr>
          <w:t>19</w:t>
        </w:r>
        <w:r>
          <w:rPr>
            <w:noProof/>
            <w:webHidden/>
          </w:rPr>
          <w:fldChar w:fldCharType="end"/>
        </w:r>
      </w:hyperlink>
    </w:p>
    <w:p w14:paraId="38C6C717" w14:textId="331BFF51" w:rsidR="00B01FCF" w:rsidRDefault="00B01FCF">
      <w:pPr>
        <w:pStyle w:val="TDC2"/>
        <w:rPr>
          <w:rFonts w:asciiTheme="minorHAnsi" w:eastAsiaTheme="minorEastAsia" w:hAnsiTheme="minorHAnsi" w:cstheme="minorBidi"/>
          <w:noProof/>
          <w:kern w:val="2"/>
          <w:szCs w:val="24"/>
          <w14:ligatures w14:val="standardContextual"/>
        </w:rPr>
      </w:pPr>
      <w:hyperlink w:anchor="_Toc213787114" w:history="1">
        <w:r w:rsidRPr="00C63F58">
          <w:rPr>
            <w:rStyle w:val="Hipervnculo"/>
            <w:noProof/>
          </w:rPr>
          <w:t>2.1</w:t>
        </w:r>
        <w:r>
          <w:rPr>
            <w:rFonts w:asciiTheme="minorHAnsi" w:eastAsiaTheme="minorEastAsia" w:hAnsiTheme="minorHAnsi" w:cstheme="minorBidi"/>
            <w:noProof/>
            <w:kern w:val="2"/>
            <w:szCs w:val="24"/>
            <w14:ligatures w14:val="standardContextual"/>
          </w:rPr>
          <w:tab/>
        </w:r>
        <w:r w:rsidRPr="00C63F58">
          <w:rPr>
            <w:rStyle w:val="Hipervnculo"/>
            <w:noProof/>
          </w:rPr>
          <w:t>Propuesta de solución</w:t>
        </w:r>
        <w:r>
          <w:rPr>
            <w:noProof/>
            <w:webHidden/>
          </w:rPr>
          <w:tab/>
        </w:r>
        <w:r>
          <w:rPr>
            <w:noProof/>
            <w:webHidden/>
          </w:rPr>
          <w:fldChar w:fldCharType="begin"/>
        </w:r>
        <w:r>
          <w:rPr>
            <w:noProof/>
            <w:webHidden/>
          </w:rPr>
          <w:instrText xml:space="preserve"> PAGEREF _Toc213787114 \h </w:instrText>
        </w:r>
        <w:r>
          <w:rPr>
            <w:noProof/>
            <w:webHidden/>
          </w:rPr>
        </w:r>
        <w:r>
          <w:rPr>
            <w:noProof/>
            <w:webHidden/>
          </w:rPr>
          <w:fldChar w:fldCharType="separate"/>
        </w:r>
        <w:r>
          <w:rPr>
            <w:noProof/>
            <w:webHidden/>
          </w:rPr>
          <w:t>19</w:t>
        </w:r>
        <w:r>
          <w:rPr>
            <w:noProof/>
            <w:webHidden/>
          </w:rPr>
          <w:fldChar w:fldCharType="end"/>
        </w:r>
      </w:hyperlink>
    </w:p>
    <w:p w14:paraId="3CD082F7" w14:textId="3336E210" w:rsidR="00B01FCF" w:rsidRDefault="00B01FCF">
      <w:pPr>
        <w:pStyle w:val="TDC2"/>
        <w:rPr>
          <w:rFonts w:asciiTheme="minorHAnsi" w:eastAsiaTheme="minorEastAsia" w:hAnsiTheme="minorHAnsi" w:cstheme="minorBidi"/>
          <w:noProof/>
          <w:kern w:val="2"/>
          <w:szCs w:val="24"/>
          <w14:ligatures w14:val="standardContextual"/>
        </w:rPr>
      </w:pPr>
      <w:hyperlink w:anchor="_Toc213787115" w:history="1">
        <w:r w:rsidRPr="00C63F58">
          <w:rPr>
            <w:rStyle w:val="Hipervnculo"/>
            <w:noProof/>
          </w:rPr>
          <w:t>2.2</w:t>
        </w:r>
        <w:r>
          <w:rPr>
            <w:rFonts w:asciiTheme="minorHAnsi" w:eastAsiaTheme="minorEastAsia" w:hAnsiTheme="minorHAnsi" w:cstheme="minorBidi"/>
            <w:noProof/>
            <w:kern w:val="2"/>
            <w:szCs w:val="24"/>
            <w14:ligatures w14:val="standardContextual"/>
          </w:rPr>
          <w:tab/>
        </w:r>
        <w:r w:rsidRPr="00C63F58">
          <w:rPr>
            <w:rStyle w:val="Hipervnculo"/>
            <w:noProof/>
          </w:rPr>
          <w:t>Especificación del Incremento (Documento Consolidado)</w:t>
        </w:r>
        <w:r>
          <w:rPr>
            <w:noProof/>
            <w:webHidden/>
          </w:rPr>
          <w:tab/>
        </w:r>
        <w:r>
          <w:rPr>
            <w:noProof/>
            <w:webHidden/>
          </w:rPr>
          <w:fldChar w:fldCharType="begin"/>
        </w:r>
        <w:r>
          <w:rPr>
            <w:noProof/>
            <w:webHidden/>
          </w:rPr>
          <w:instrText xml:space="preserve"> PAGEREF _Toc213787115 \h </w:instrText>
        </w:r>
        <w:r>
          <w:rPr>
            <w:noProof/>
            <w:webHidden/>
          </w:rPr>
        </w:r>
        <w:r>
          <w:rPr>
            <w:noProof/>
            <w:webHidden/>
          </w:rPr>
          <w:fldChar w:fldCharType="separate"/>
        </w:r>
        <w:r>
          <w:rPr>
            <w:noProof/>
            <w:webHidden/>
          </w:rPr>
          <w:t>20</w:t>
        </w:r>
        <w:r>
          <w:rPr>
            <w:noProof/>
            <w:webHidden/>
          </w:rPr>
          <w:fldChar w:fldCharType="end"/>
        </w:r>
      </w:hyperlink>
    </w:p>
    <w:p w14:paraId="263D0DC1" w14:textId="07FEBB41" w:rsidR="00B01FCF" w:rsidRDefault="00B01FCF">
      <w:pPr>
        <w:pStyle w:val="TDC2"/>
        <w:rPr>
          <w:rFonts w:asciiTheme="minorHAnsi" w:eastAsiaTheme="minorEastAsia" w:hAnsiTheme="minorHAnsi" w:cstheme="minorBidi"/>
          <w:noProof/>
          <w:kern w:val="2"/>
          <w:szCs w:val="24"/>
          <w14:ligatures w14:val="standardContextual"/>
        </w:rPr>
      </w:pPr>
      <w:hyperlink w:anchor="_Toc213787116" w:history="1">
        <w:r w:rsidRPr="00C63F58">
          <w:rPr>
            <w:rStyle w:val="Hipervnculo"/>
            <w:noProof/>
          </w:rPr>
          <w:t>2.3</w:t>
        </w:r>
        <w:r>
          <w:rPr>
            <w:rFonts w:asciiTheme="minorHAnsi" w:eastAsiaTheme="minorEastAsia" w:hAnsiTheme="minorHAnsi" w:cstheme="minorBidi"/>
            <w:noProof/>
            <w:kern w:val="2"/>
            <w:szCs w:val="24"/>
            <w14:ligatures w14:val="standardContextual"/>
          </w:rPr>
          <w:tab/>
        </w:r>
        <w:r w:rsidRPr="00C63F58">
          <w:rPr>
            <w:rStyle w:val="Hipervnculo"/>
            <w:noProof/>
          </w:rPr>
          <w:t>Cantidad de casos de uso</w:t>
        </w:r>
        <w:r>
          <w:rPr>
            <w:noProof/>
            <w:webHidden/>
          </w:rPr>
          <w:tab/>
        </w:r>
        <w:r>
          <w:rPr>
            <w:noProof/>
            <w:webHidden/>
          </w:rPr>
          <w:fldChar w:fldCharType="begin"/>
        </w:r>
        <w:r>
          <w:rPr>
            <w:noProof/>
            <w:webHidden/>
          </w:rPr>
          <w:instrText xml:space="preserve"> PAGEREF _Toc213787116 \h </w:instrText>
        </w:r>
        <w:r>
          <w:rPr>
            <w:noProof/>
            <w:webHidden/>
          </w:rPr>
        </w:r>
        <w:r>
          <w:rPr>
            <w:noProof/>
            <w:webHidden/>
          </w:rPr>
          <w:fldChar w:fldCharType="separate"/>
        </w:r>
        <w:r>
          <w:rPr>
            <w:noProof/>
            <w:webHidden/>
          </w:rPr>
          <w:t>20</w:t>
        </w:r>
        <w:r>
          <w:rPr>
            <w:noProof/>
            <w:webHidden/>
          </w:rPr>
          <w:fldChar w:fldCharType="end"/>
        </w:r>
      </w:hyperlink>
    </w:p>
    <w:p w14:paraId="0F457EA8" w14:textId="23C23BE2" w:rsidR="00B01FCF" w:rsidRDefault="00B01FCF">
      <w:pPr>
        <w:pStyle w:val="TDC2"/>
        <w:rPr>
          <w:rFonts w:asciiTheme="minorHAnsi" w:eastAsiaTheme="minorEastAsia" w:hAnsiTheme="minorHAnsi" w:cstheme="minorBidi"/>
          <w:noProof/>
          <w:kern w:val="2"/>
          <w:szCs w:val="24"/>
          <w14:ligatures w14:val="standardContextual"/>
        </w:rPr>
      </w:pPr>
      <w:hyperlink w:anchor="_Toc213787117" w:history="1">
        <w:r w:rsidRPr="00C63F58">
          <w:rPr>
            <w:rStyle w:val="Hipervnculo"/>
            <w:noProof/>
          </w:rPr>
          <w:t>2.4</w:t>
        </w:r>
        <w:r>
          <w:rPr>
            <w:rFonts w:asciiTheme="minorHAnsi" w:eastAsiaTheme="minorEastAsia" w:hAnsiTheme="minorHAnsi" w:cstheme="minorBidi"/>
            <w:noProof/>
            <w:kern w:val="2"/>
            <w:szCs w:val="24"/>
            <w14:ligatures w14:val="standardContextual"/>
          </w:rPr>
          <w:tab/>
        </w:r>
        <w:r w:rsidRPr="00C63F58">
          <w:rPr>
            <w:rStyle w:val="Hipervnculo"/>
            <w:noProof/>
          </w:rPr>
          <w:t>Porcentaje parcial</w:t>
        </w:r>
        <w:r>
          <w:rPr>
            <w:noProof/>
            <w:webHidden/>
          </w:rPr>
          <w:tab/>
        </w:r>
        <w:r>
          <w:rPr>
            <w:noProof/>
            <w:webHidden/>
          </w:rPr>
          <w:fldChar w:fldCharType="begin"/>
        </w:r>
        <w:r>
          <w:rPr>
            <w:noProof/>
            <w:webHidden/>
          </w:rPr>
          <w:instrText xml:space="preserve"> PAGEREF _Toc213787117 \h </w:instrText>
        </w:r>
        <w:r>
          <w:rPr>
            <w:noProof/>
            <w:webHidden/>
          </w:rPr>
        </w:r>
        <w:r>
          <w:rPr>
            <w:noProof/>
            <w:webHidden/>
          </w:rPr>
          <w:fldChar w:fldCharType="separate"/>
        </w:r>
        <w:r>
          <w:rPr>
            <w:noProof/>
            <w:webHidden/>
          </w:rPr>
          <w:t>21</w:t>
        </w:r>
        <w:r>
          <w:rPr>
            <w:noProof/>
            <w:webHidden/>
          </w:rPr>
          <w:fldChar w:fldCharType="end"/>
        </w:r>
      </w:hyperlink>
    </w:p>
    <w:p w14:paraId="7818A8D4" w14:textId="63E7D0D2" w:rsidR="00B01FCF" w:rsidRDefault="00B01FCF">
      <w:pPr>
        <w:pStyle w:val="TDC2"/>
        <w:rPr>
          <w:rFonts w:asciiTheme="minorHAnsi" w:eastAsiaTheme="minorEastAsia" w:hAnsiTheme="minorHAnsi" w:cstheme="minorBidi"/>
          <w:noProof/>
          <w:kern w:val="2"/>
          <w:szCs w:val="24"/>
          <w14:ligatures w14:val="standardContextual"/>
        </w:rPr>
      </w:pPr>
      <w:hyperlink w:anchor="_Toc213787118" w:history="1">
        <w:r w:rsidRPr="00C63F58">
          <w:rPr>
            <w:rStyle w:val="Hipervnculo"/>
            <w:noProof/>
          </w:rPr>
          <w:t>2.5</w:t>
        </w:r>
        <w:r>
          <w:rPr>
            <w:rFonts w:asciiTheme="minorHAnsi" w:eastAsiaTheme="minorEastAsia" w:hAnsiTheme="minorHAnsi" w:cstheme="minorBidi"/>
            <w:noProof/>
            <w:kern w:val="2"/>
            <w:szCs w:val="24"/>
            <w14:ligatures w14:val="standardContextual"/>
          </w:rPr>
          <w:tab/>
        </w:r>
        <w:r w:rsidRPr="00C63F58">
          <w:rPr>
            <w:rStyle w:val="Hipervnculo"/>
            <w:noProof/>
          </w:rPr>
          <w:t>Porcentaje acumulado</w:t>
        </w:r>
        <w:r>
          <w:rPr>
            <w:noProof/>
            <w:webHidden/>
          </w:rPr>
          <w:tab/>
        </w:r>
        <w:r>
          <w:rPr>
            <w:noProof/>
            <w:webHidden/>
          </w:rPr>
          <w:fldChar w:fldCharType="begin"/>
        </w:r>
        <w:r>
          <w:rPr>
            <w:noProof/>
            <w:webHidden/>
          </w:rPr>
          <w:instrText xml:space="preserve"> PAGEREF _Toc213787118 \h </w:instrText>
        </w:r>
        <w:r>
          <w:rPr>
            <w:noProof/>
            <w:webHidden/>
          </w:rPr>
        </w:r>
        <w:r>
          <w:rPr>
            <w:noProof/>
            <w:webHidden/>
          </w:rPr>
          <w:fldChar w:fldCharType="separate"/>
        </w:r>
        <w:r>
          <w:rPr>
            <w:noProof/>
            <w:webHidden/>
          </w:rPr>
          <w:t>22</w:t>
        </w:r>
        <w:r>
          <w:rPr>
            <w:noProof/>
            <w:webHidden/>
          </w:rPr>
          <w:fldChar w:fldCharType="end"/>
        </w:r>
      </w:hyperlink>
    </w:p>
    <w:p w14:paraId="6511B6E3" w14:textId="58CF2546"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119" w:history="1">
        <w:r w:rsidRPr="00C63F58">
          <w:rPr>
            <w:rStyle w:val="Hipervnculo"/>
            <w:noProof/>
          </w:rPr>
          <w:t>3. PRODUCT BACKLOG</w:t>
        </w:r>
        <w:r>
          <w:rPr>
            <w:noProof/>
            <w:webHidden/>
          </w:rPr>
          <w:tab/>
        </w:r>
        <w:r>
          <w:rPr>
            <w:noProof/>
            <w:webHidden/>
          </w:rPr>
          <w:fldChar w:fldCharType="begin"/>
        </w:r>
        <w:r>
          <w:rPr>
            <w:noProof/>
            <w:webHidden/>
          </w:rPr>
          <w:instrText xml:space="preserve"> PAGEREF _Toc213787119 \h </w:instrText>
        </w:r>
        <w:r>
          <w:rPr>
            <w:noProof/>
            <w:webHidden/>
          </w:rPr>
        </w:r>
        <w:r>
          <w:rPr>
            <w:noProof/>
            <w:webHidden/>
          </w:rPr>
          <w:fldChar w:fldCharType="separate"/>
        </w:r>
        <w:r>
          <w:rPr>
            <w:noProof/>
            <w:webHidden/>
          </w:rPr>
          <w:t>24</w:t>
        </w:r>
        <w:r>
          <w:rPr>
            <w:noProof/>
            <w:webHidden/>
          </w:rPr>
          <w:fldChar w:fldCharType="end"/>
        </w:r>
      </w:hyperlink>
    </w:p>
    <w:p w14:paraId="73A215A0" w14:textId="2E5106A7"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120" w:history="1">
        <w:r w:rsidRPr="00C63F58">
          <w:rPr>
            <w:rStyle w:val="Hipervnculo"/>
            <w:noProof/>
          </w:rPr>
          <w:t>4. SPRINT BACKLOG Y VISTA EXTERNA</w:t>
        </w:r>
        <w:r>
          <w:rPr>
            <w:noProof/>
            <w:webHidden/>
          </w:rPr>
          <w:tab/>
        </w:r>
        <w:r>
          <w:rPr>
            <w:noProof/>
            <w:webHidden/>
          </w:rPr>
          <w:fldChar w:fldCharType="begin"/>
        </w:r>
        <w:r>
          <w:rPr>
            <w:noProof/>
            <w:webHidden/>
          </w:rPr>
          <w:instrText xml:space="preserve"> PAGEREF _Toc213787120 \h </w:instrText>
        </w:r>
        <w:r>
          <w:rPr>
            <w:noProof/>
            <w:webHidden/>
          </w:rPr>
        </w:r>
        <w:r>
          <w:rPr>
            <w:noProof/>
            <w:webHidden/>
          </w:rPr>
          <w:fldChar w:fldCharType="separate"/>
        </w:r>
        <w:r>
          <w:rPr>
            <w:noProof/>
            <w:webHidden/>
          </w:rPr>
          <w:t>46</w:t>
        </w:r>
        <w:r>
          <w:rPr>
            <w:noProof/>
            <w:webHidden/>
          </w:rPr>
          <w:fldChar w:fldCharType="end"/>
        </w:r>
      </w:hyperlink>
    </w:p>
    <w:p w14:paraId="2C24A24C" w14:textId="3DEF7CC4" w:rsidR="00B01FCF" w:rsidRDefault="00B01FCF">
      <w:pPr>
        <w:pStyle w:val="TDC2"/>
        <w:rPr>
          <w:rFonts w:asciiTheme="minorHAnsi" w:eastAsiaTheme="minorEastAsia" w:hAnsiTheme="minorHAnsi" w:cstheme="minorBidi"/>
          <w:noProof/>
          <w:kern w:val="2"/>
          <w:szCs w:val="24"/>
          <w14:ligatures w14:val="standardContextual"/>
        </w:rPr>
      </w:pPr>
      <w:hyperlink w:anchor="_Toc213787121" w:history="1">
        <w:r w:rsidRPr="00C63F58">
          <w:rPr>
            <w:rStyle w:val="Hipervnculo"/>
            <w:noProof/>
          </w:rPr>
          <w:t>4.1</w:t>
        </w:r>
        <w:r>
          <w:rPr>
            <w:rFonts w:asciiTheme="minorHAnsi" w:eastAsiaTheme="minorEastAsia" w:hAnsiTheme="minorHAnsi" w:cstheme="minorBidi"/>
            <w:noProof/>
            <w:kern w:val="2"/>
            <w:szCs w:val="24"/>
            <w14:ligatures w14:val="standardContextual"/>
          </w:rPr>
          <w:tab/>
        </w:r>
        <w:r w:rsidRPr="00C63F58">
          <w:rPr>
            <w:rStyle w:val="Hipervnculo"/>
            <w:noProof/>
          </w:rPr>
          <w:t>Sprint backlog</w:t>
        </w:r>
        <w:r>
          <w:rPr>
            <w:noProof/>
            <w:webHidden/>
          </w:rPr>
          <w:tab/>
        </w:r>
        <w:r>
          <w:rPr>
            <w:noProof/>
            <w:webHidden/>
          </w:rPr>
          <w:fldChar w:fldCharType="begin"/>
        </w:r>
        <w:r>
          <w:rPr>
            <w:noProof/>
            <w:webHidden/>
          </w:rPr>
          <w:instrText xml:space="preserve"> PAGEREF _Toc213787121 \h </w:instrText>
        </w:r>
        <w:r>
          <w:rPr>
            <w:noProof/>
            <w:webHidden/>
          </w:rPr>
        </w:r>
        <w:r>
          <w:rPr>
            <w:noProof/>
            <w:webHidden/>
          </w:rPr>
          <w:fldChar w:fldCharType="separate"/>
        </w:r>
        <w:r>
          <w:rPr>
            <w:noProof/>
            <w:webHidden/>
          </w:rPr>
          <w:t>46</w:t>
        </w:r>
        <w:r>
          <w:rPr>
            <w:noProof/>
            <w:webHidden/>
          </w:rPr>
          <w:fldChar w:fldCharType="end"/>
        </w:r>
      </w:hyperlink>
    </w:p>
    <w:p w14:paraId="14730B2A" w14:textId="2E6D2B54" w:rsidR="00B01FCF" w:rsidRDefault="00B01FCF">
      <w:pPr>
        <w:pStyle w:val="TDC2"/>
        <w:rPr>
          <w:rFonts w:asciiTheme="minorHAnsi" w:eastAsiaTheme="minorEastAsia" w:hAnsiTheme="minorHAnsi" w:cstheme="minorBidi"/>
          <w:noProof/>
          <w:kern w:val="2"/>
          <w:szCs w:val="24"/>
          <w14:ligatures w14:val="standardContextual"/>
        </w:rPr>
      </w:pPr>
      <w:hyperlink w:anchor="_Toc213787122" w:history="1">
        <w:r w:rsidRPr="00C63F58">
          <w:rPr>
            <w:rStyle w:val="Hipervnculo"/>
            <w:noProof/>
          </w:rPr>
          <w:t>4.2</w:t>
        </w:r>
        <w:r>
          <w:rPr>
            <w:rFonts w:asciiTheme="minorHAnsi" w:eastAsiaTheme="minorEastAsia" w:hAnsiTheme="minorHAnsi" w:cstheme="minorBidi"/>
            <w:noProof/>
            <w:kern w:val="2"/>
            <w:szCs w:val="24"/>
            <w14:ligatures w14:val="standardContextual"/>
          </w:rPr>
          <w:tab/>
        </w:r>
        <w:r w:rsidRPr="00C63F58">
          <w:rPr>
            <w:rStyle w:val="Hipervnculo"/>
            <w:noProof/>
          </w:rPr>
          <w:t>Vista externa ( Casos de uso )</w:t>
        </w:r>
        <w:r>
          <w:rPr>
            <w:noProof/>
            <w:webHidden/>
          </w:rPr>
          <w:tab/>
        </w:r>
        <w:r>
          <w:rPr>
            <w:noProof/>
            <w:webHidden/>
          </w:rPr>
          <w:fldChar w:fldCharType="begin"/>
        </w:r>
        <w:r>
          <w:rPr>
            <w:noProof/>
            <w:webHidden/>
          </w:rPr>
          <w:instrText xml:space="preserve"> PAGEREF _Toc213787122 \h </w:instrText>
        </w:r>
        <w:r>
          <w:rPr>
            <w:noProof/>
            <w:webHidden/>
          </w:rPr>
        </w:r>
        <w:r>
          <w:rPr>
            <w:noProof/>
            <w:webHidden/>
          </w:rPr>
          <w:fldChar w:fldCharType="separate"/>
        </w:r>
        <w:r>
          <w:rPr>
            <w:noProof/>
            <w:webHidden/>
          </w:rPr>
          <w:t>48</w:t>
        </w:r>
        <w:r>
          <w:rPr>
            <w:noProof/>
            <w:webHidden/>
          </w:rPr>
          <w:fldChar w:fldCharType="end"/>
        </w:r>
      </w:hyperlink>
    </w:p>
    <w:p w14:paraId="1C7FFDA9" w14:textId="5A263679"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123" w:history="1">
        <w:r w:rsidRPr="00C63F58">
          <w:rPr>
            <w:rStyle w:val="Hipervnculo"/>
            <w:noProof/>
          </w:rPr>
          <w:t>5. SPRINT VISTAS</w:t>
        </w:r>
        <w:r>
          <w:rPr>
            <w:noProof/>
            <w:webHidden/>
          </w:rPr>
          <w:tab/>
        </w:r>
        <w:r>
          <w:rPr>
            <w:noProof/>
            <w:webHidden/>
          </w:rPr>
          <w:fldChar w:fldCharType="begin"/>
        </w:r>
        <w:r>
          <w:rPr>
            <w:noProof/>
            <w:webHidden/>
          </w:rPr>
          <w:instrText xml:space="preserve"> PAGEREF _Toc213787123 \h </w:instrText>
        </w:r>
        <w:r>
          <w:rPr>
            <w:noProof/>
            <w:webHidden/>
          </w:rPr>
        </w:r>
        <w:r>
          <w:rPr>
            <w:noProof/>
            <w:webHidden/>
          </w:rPr>
          <w:fldChar w:fldCharType="separate"/>
        </w:r>
        <w:r>
          <w:rPr>
            <w:noProof/>
            <w:webHidden/>
          </w:rPr>
          <w:t>116</w:t>
        </w:r>
        <w:r>
          <w:rPr>
            <w:noProof/>
            <w:webHidden/>
          </w:rPr>
          <w:fldChar w:fldCharType="end"/>
        </w:r>
      </w:hyperlink>
    </w:p>
    <w:p w14:paraId="75330718" w14:textId="57E5E943" w:rsidR="00B01FCF" w:rsidRDefault="00B01FCF">
      <w:pPr>
        <w:pStyle w:val="TDC2"/>
        <w:rPr>
          <w:rFonts w:asciiTheme="minorHAnsi" w:eastAsiaTheme="minorEastAsia" w:hAnsiTheme="minorHAnsi" w:cstheme="minorBidi"/>
          <w:noProof/>
          <w:kern w:val="2"/>
          <w:szCs w:val="24"/>
          <w14:ligatures w14:val="standardContextual"/>
        </w:rPr>
      </w:pPr>
      <w:hyperlink w:anchor="_Toc213787124" w:history="1">
        <w:r w:rsidRPr="00C63F58">
          <w:rPr>
            <w:rStyle w:val="Hipervnculo"/>
            <w:noProof/>
          </w:rPr>
          <w:t>5.1</w:t>
        </w:r>
        <w:r>
          <w:rPr>
            <w:rFonts w:asciiTheme="minorHAnsi" w:eastAsiaTheme="minorEastAsia" w:hAnsiTheme="minorHAnsi" w:cstheme="minorBidi"/>
            <w:noProof/>
            <w:kern w:val="2"/>
            <w:szCs w:val="24"/>
            <w14:ligatures w14:val="standardContextual"/>
          </w:rPr>
          <w:tab/>
        </w:r>
        <w:r w:rsidRPr="00C63F58">
          <w:rPr>
            <w:rStyle w:val="Hipervnculo"/>
            <w:noProof/>
          </w:rPr>
          <w:t>Vista lógica</w:t>
        </w:r>
        <w:r>
          <w:rPr>
            <w:noProof/>
            <w:webHidden/>
          </w:rPr>
          <w:tab/>
        </w:r>
        <w:r>
          <w:rPr>
            <w:noProof/>
            <w:webHidden/>
          </w:rPr>
          <w:fldChar w:fldCharType="begin"/>
        </w:r>
        <w:r>
          <w:rPr>
            <w:noProof/>
            <w:webHidden/>
          </w:rPr>
          <w:instrText xml:space="preserve"> PAGEREF _Toc213787124 \h </w:instrText>
        </w:r>
        <w:r>
          <w:rPr>
            <w:noProof/>
            <w:webHidden/>
          </w:rPr>
        </w:r>
        <w:r>
          <w:rPr>
            <w:noProof/>
            <w:webHidden/>
          </w:rPr>
          <w:fldChar w:fldCharType="separate"/>
        </w:r>
        <w:r>
          <w:rPr>
            <w:noProof/>
            <w:webHidden/>
          </w:rPr>
          <w:t>116</w:t>
        </w:r>
        <w:r>
          <w:rPr>
            <w:noProof/>
            <w:webHidden/>
          </w:rPr>
          <w:fldChar w:fldCharType="end"/>
        </w:r>
      </w:hyperlink>
    </w:p>
    <w:p w14:paraId="41A42798" w14:textId="705534EA" w:rsidR="00B01FCF" w:rsidRDefault="00B01FCF">
      <w:pPr>
        <w:pStyle w:val="TDC3"/>
        <w:rPr>
          <w:rFonts w:asciiTheme="minorHAnsi" w:eastAsiaTheme="minorEastAsia" w:hAnsiTheme="minorHAnsi" w:cstheme="minorBidi"/>
          <w:iCs w:val="0"/>
          <w:smallCaps w:val="0"/>
          <w:noProof/>
          <w:kern w:val="2"/>
          <w:sz w:val="24"/>
          <w:szCs w:val="24"/>
          <w14:ligatures w14:val="standardContextual"/>
        </w:rPr>
      </w:pPr>
      <w:hyperlink w:anchor="_Toc213787125" w:history="1">
        <w:r w:rsidRPr="00C63F58">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C63F58">
          <w:rPr>
            <w:rStyle w:val="Hipervnculo"/>
            <w:noProof/>
          </w:rPr>
          <w:t>Diagrama de clases</w:t>
        </w:r>
        <w:r>
          <w:rPr>
            <w:noProof/>
            <w:webHidden/>
          </w:rPr>
          <w:tab/>
        </w:r>
        <w:r>
          <w:rPr>
            <w:noProof/>
            <w:webHidden/>
          </w:rPr>
          <w:fldChar w:fldCharType="begin"/>
        </w:r>
        <w:r>
          <w:rPr>
            <w:noProof/>
            <w:webHidden/>
          </w:rPr>
          <w:instrText xml:space="preserve"> PAGEREF _Toc213787125 \h </w:instrText>
        </w:r>
        <w:r>
          <w:rPr>
            <w:noProof/>
            <w:webHidden/>
          </w:rPr>
        </w:r>
        <w:r>
          <w:rPr>
            <w:noProof/>
            <w:webHidden/>
          </w:rPr>
          <w:fldChar w:fldCharType="separate"/>
        </w:r>
        <w:r>
          <w:rPr>
            <w:noProof/>
            <w:webHidden/>
          </w:rPr>
          <w:t>116</w:t>
        </w:r>
        <w:r>
          <w:rPr>
            <w:noProof/>
            <w:webHidden/>
          </w:rPr>
          <w:fldChar w:fldCharType="end"/>
        </w:r>
      </w:hyperlink>
    </w:p>
    <w:p w14:paraId="518FC012" w14:textId="022783B7" w:rsidR="00B01FCF" w:rsidRDefault="00B01FCF">
      <w:pPr>
        <w:pStyle w:val="TDC3"/>
        <w:rPr>
          <w:rFonts w:asciiTheme="minorHAnsi" w:eastAsiaTheme="minorEastAsia" w:hAnsiTheme="minorHAnsi" w:cstheme="minorBidi"/>
          <w:iCs w:val="0"/>
          <w:smallCaps w:val="0"/>
          <w:noProof/>
          <w:kern w:val="2"/>
          <w:sz w:val="24"/>
          <w:szCs w:val="24"/>
          <w14:ligatures w14:val="standardContextual"/>
        </w:rPr>
      </w:pPr>
      <w:hyperlink w:anchor="_Toc213787126" w:history="1">
        <w:r w:rsidRPr="00C63F58">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C63F58">
          <w:rPr>
            <w:rStyle w:val="Hipervnculo"/>
            <w:noProof/>
          </w:rPr>
          <w:t>Modelado de datos</w:t>
        </w:r>
        <w:r>
          <w:rPr>
            <w:noProof/>
            <w:webHidden/>
          </w:rPr>
          <w:tab/>
        </w:r>
        <w:r>
          <w:rPr>
            <w:noProof/>
            <w:webHidden/>
          </w:rPr>
          <w:fldChar w:fldCharType="begin"/>
        </w:r>
        <w:r>
          <w:rPr>
            <w:noProof/>
            <w:webHidden/>
          </w:rPr>
          <w:instrText xml:space="preserve"> PAGEREF _Toc213787126 \h </w:instrText>
        </w:r>
        <w:r>
          <w:rPr>
            <w:noProof/>
            <w:webHidden/>
          </w:rPr>
        </w:r>
        <w:r>
          <w:rPr>
            <w:noProof/>
            <w:webHidden/>
          </w:rPr>
          <w:fldChar w:fldCharType="separate"/>
        </w:r>
        <w:r>
          <w:rPr>
            <w:noProof/>
            <w:webHidden/>
          </w:rPr>
          <w:t>118</w:t>
        </w:r>
        <w:r>
          <w:rPr>
            <w:noProof/>
            <w:webHidden/>
          </w:rPr>
          <w:fldChar w:fldCharType="end"/>
        </w:r>
      </w:hyperlink>
    </w:p>
    <w:p w14:paraId="12C841D1" w14:textId="086637CF" w:rsidR="00B01FCF" w:rsidRDefault="00B01FCF">
      <w:pPr>
        <w:pStyle w:val="TDC2"/>
        <w:rPr>
          <w:rFonts w:asciiTheme="minorHAnsi" w:eastAsiaTheme="minorEastAsia" w:hAnsiTheme="minorHAnsi" w:cstheme="minorBidi"/>
          <w:noProof/>
          <w:kern w:val="2"/>
          <w:szCs w:val="24"/>
          <w14:ligatures w14:val="standardContextual"/>
        </w:rPr>
      </w:pPr>
      <w:hyperlink w:anchor="_Toc213787127" w:history="1">
        <w:r w:rsidRPr="00C63F58">
          <w:rPr>
            <w:rStyle w:val="Hipervnculo"/>
            <w:noProof/>
          </w:rPr>
          <w:t>5.2</w:t>
        </w:r>
        <w:r>
          <w:rPr>
            <w:rFonts w:asciiTheme="minorHAnsi" w:eastAsiaTheme="minorEastAsia" w:hAnsiTheme="minorHAnsi" w:cstheme="minorBidi"/>
            <w:noProof/>
            <w:kern w:val="2"/>
            <w:szCs w:val="24"/>
            <w14:ligatures w14:val="standardContextual"/>
          </w:rPr>
          <w:tab/>
        </w:r>
        <w:r w:rsidRPr="00C63F58">
          <w:rPr>
            <w:rStyle w:val="Hipervnculo"/>
            <w:noProof/>
          </w:rPr>
          <w:t>Vista de proceso:</w:t>
        </w:r>
        <w:r>
          <w:rPr>
            <w:noProof/>
            <w:webHidden/>
          </w:rPr>
          <w:tab/>
        </w:r>
        <w:r>
          <w:rPr>
            <w:noProof/>
            <w:webHidden/>
          </w:rPr>
          <w:fldChar w:fldCharType="begin"/>
        </w:r>
        <w:r>
          <w:rPr>
            <w:noProof/>
            <w:webHidden/>
          </w:rPr>
          <w:instrText xml:space="preserve"> PAGEREF _Toc213787127 \h </w:instrText>
        </w:r>
        <w:r>
          <w:rPr>
            <w:noProof/>
            <w:webHidden/>
          </w:rPr>
        </w:r>
        <w:r>
          <w:rPr>
            <w:noProof/>
            <w:webHidden/>
          </w:rPr>
          <w:fldChar w:fldCharType="separate"/>
        </w:r>
        <w:r>
          <w:rPr>
            <w:noProof/>
            <w:webHidden/>
          </w:rPr>
          <w:t>119</w:t>
        </w:r>
        <w:r>
          <w:rPr>
            <w:noProof/>
            <w:webHidden/>
          </w:rPr>
          <w:fldChar w:fldCharType="end"/>
        </w:r>
      </w:hyperlink>
    </w:p>
    <w:p w14:paraId="2791A926" w14:textId="108DB601" w:rsidR="00B01FCF" w:rsidRDefault="00B01FCF">
      <w:pPr>
        <w:pStyle w:val="TDC3"/>
        <w:rPr>
          <w:rFonts w:asciiTheme="minorHAnsi" w:eastAsiaTheme="minorEastAsia" w:hAnsiTheme="minorHAnsi" w:cstheme="minorBidi"/>
          <w:iCs w:val="0"/>
          <w:smallCaps w:val="0"/>
          <w:noProof/>
          <w:kern w:val="2"/>
          <w:sz w:val="24"/>
          <w:szCs w:val="24"/>
          <w14:ligatures w14:val="standardContextual"/>
        </w:rPr>
      </w:pPr>
      <w:hyperlink w:anchor="_Toc213787128" w:history="1">
        <w:r w:rsidRPr="00C63F58">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C63F58">
          <w:rPr>
            <w:rStyle w:val="Hipervnculo"/>
            <w:noProof/>
          </w:rPr>
          <w:t>Diagramas de secuencias</w:t>
        </w:r>
        <w:r>
          <w:rPr>
            <w:noProof/>
            <w:webHidden/>
          </w:rPr>
          <w:tab/>
        </w:r>
        <w:r>
          <w:rPr>
            <w:noProof/>
            <w:webHidden/>
          </w:rPr>
          <w:fldChar w:fldCharType="begin"/>
        </w:r>
        <w:r>
          <w:rPr>
            <w:noProof/>
            <w:webHidden/>
          </w:rPr>
          <w:instrText xml:space="preserve"> PAGEREF _Toc213787128 \h </w:instrText>
        </w:r>
        <w:r>
          <w:rPr>
            <w:noProof/>
            <w:webHidden/>
          </w:rPr>
        </w:r>
        <w:r>
          <w:rPr>
            <w:noProof/>
            <w:webHidden/>
          </w:rPr>
          <w:fldChar w:fldCharType="separate"/>
        </w:r>
        <w:r>
          <w:rPr>
            <w:noProof/>
            <w:webHidden/>
          </w:rPr>
          <w:t>119</w:t>
        </w:r>
        <w:r>
          <w:rPr>
            <w:noProof/>
            <w:webHidden/>
          </w:rPr>
          <w:fldChar w:fldCharType="end"/>
        </w:r>
      </w:hyperlink>
    </w:p>
    <w:p w14:paraId="1A12CF74" w14:textId="403F7E50" w:rsidR="00B01FCF" w:rsidRDefault="00B01FCF">
      <w:pPr>
        <w:pStyle w:val="TDC2"/>
        <w:rPr>
          <w:rFonts w:asciiTheme="minorHAnsi" w:eastAsiaTheme="minorEastAsia" w:hAnsiTheme="minorHAnsi" w:cstheme="minorBidi"/>
          <w:noProof/>
          <w:kern w:val="2"/>
          <w:szCs w:val="24"/>
          <w14:ligatures w14:val="standardContextual"/>
        </w:rPr>
      </w:pPr>
      <w:hyperlink w:anchor="_Toc213787129" w:history="1">
        <w:r w:rsidRPr="00C63F58">
          <w:rPr>
            <w:rStyle w:val="Hipervnculo"/>
            <w:noProof/>
          </w:rPr>
          <w:t>5.3</w:t>
        </w:r>
        <w:r>
          <w:rPr>
            <w:rFonts w:asciiTheme="minorHAnsi" w:eastAsiaTheme="minorEastAsia" w:hAnsiTheme="minorHAnsi" w:cstheme="minorBidi"/>
            <w:noProof/>
            <w:kern w:val="2"/>
            <w:szCs w:val="24"/>
            <w14:ligatures w14:val="standardContextual"/>
          </w:rPr>
          <w:tab/>
        </w:r>
        <w:r w:rsidRPr="00C63F58">
          <w:rPr>
            <w:rStyle w:val="Hipervnculo"/>
            <w:noProof/>
          </w:rPr>
          <w:t>Vista desarrollo</w:t>
        </w:r>
        <w:r>
          <w:rPr>
            <w:noProof/>
            <w:webHidden/>
          </w:rPr>
          <w:tab/>
        </w:r>
        <w:r>
          <w:rPr>
            <w:noProof/>
            <w:webHidden/>
          </w:rPr>
          <w:fldChar w:fldCharType="begin"/>
        </w:r>
        <w:r>
          <w:rPr>
            <w:noProof/>
            <w:webHidden/>
          </w:rPr>
          <w:instrText xml:space="preserve"> PAGEREF _Toc213787129 \h </w:instrText>
        </w:r>
        <w:r>
          <w:rPr>
            <w:noProof/>
            <w:webHidden/>
          </w:rPr>
        </w:r>
        <w:r>
          <w:rPr>
            <w:noProof/>
            <w:webHidden/>
          </w:rPr>
          <w:fldChar w:fldCharType="separate"/>
        </w:r>
        <w:r>
          <w:rPr>
            <w:noProof/>
            <w:webHidden/>
          </w:rPr>
          <w:t>186</w:t>
        </w:r>
        <w:r>
          <w:rPr>
            <w:noProof/>
            <w:webHidden/>
          </w:rPr>
          <w:fldChar w:fldCharType="end"/>
        </w:r>
      </w:hyperlink>
    </w:p>
    <w:p w14:paraId="5EAD54E7" w14:textId="74A5B4EF" w:rsidR="00B01FCF" w:rsidRDefault="00B01FCF">
      <w:pPr>
        <w:pStyle w:val="TDC3"/>
        <w:rPr>
          <w:rFonts w:asciiTheme="minorHAnsi" w:eastAsiaTheme="minorEastAsia" w:hAnsiTheme="minorHAnsi" w:cstheme="minorBidi"/>
          <w:iCs w:val="0"/>
          <w:smallCaps w:val="0"/>
          <w:noProof/>
          <w:kern w:val="2"/>
          <w:sz w:val="24"/>
          <w:szCs w:val="24"/>
          <w14:ligatures w14:val="standardContextual"/>
        </w:rPr>
      </w:pPr>
      <w:hyperlink w:anchor="_Toc213787130" w:history="1">
        <w:r w:rsidRPr="00C63F58">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C63F58">
          <w:rPr>
            <w:rStyle w:val="Hipervnculo"/>
            <w:noProof/>
          </w:rPr>
          <w:t>Diagrama de componentes</w:t>
        </w:r>
        <w:r>
          <w:rPr>
            <w:noProof/>
            <w:webHidden/>
          </w:rPr>
          <w:tab/>
        </w:r>
        <w:r>
          <w:rPr>
            <w:noProof/>
            <w:webHidden/>
          </w:rPr>
          <w:fldChar w:fldCharType="begin"/>
        </w:r>
        <w:r>
          <w:rPr>
            <w:noProof/>
            <w:webHidden/>
          </w:rPr>
          <w:instrText xml:space="preserve"> PAGEREF _Toc213787130 \h </w:instrText>
        </w:r>
        <w:r>
          <w:rPr>
            <w:noProof/>
            <w:webHidden/>
          </w:rPr>
        </w:r>
        <w:r>
          <w:rPr>
            <w:noProof/>
            <w:webHidden/>
          </w:rPr>
          <w:fldChar w:fldCharType="separate"/>
        </w:r>
        <w:r>
          <w:rPr>
            <w:noProof/>
            <w:webHidden/>
          </w:rPr>
          <w:t>186</w:t>
        </w:r>
        <w:r>
          <w:rPr>
            <w:noProof/>
            <w:webHidden/>
          </w:rPr>
          <w:fldChar w:fldCharType="end"/>
        </w:r>
      </w:hyperlink>
    </w:p>
    <w:p w14:paraId="3A9F11DD" w14:textId="730D5C71" w:rsidR="00B01FCF" w:rsidRDefault="00B01FCF">
      <w:pPr>
        <w:pStyle w:val="TDC2"/>
        <w:rPr>
          <w:rFonts w:asciiTheme="minorHAnsi" w:eastAsiaTheme="minorEastAsia" w:hAnsiTheme="minorHAnsi" w:cstheme="minorBidi"/>
          <w:noProof/>
          <w:kern w:val="2"/>
          <w:szCs w:val="24"/>
          <w14:ligatures w14:val="standardContextual"/>
        </w:rPr>
      </w:pPr>
      <w:hyperlink w:anchor="_Toc213787131" w:history="1">
        <w:r w:rsidRPr="00C63F58">
          <w:rPr>
            <w:rStyle w:val="Hipervnculo"/>
            <w:noProof/>
          </w:rPr>
          <w:t>5.4</w:t>
        </w:r>
        <w:r>
          <w:rPr>
            <w:rFonts w:asciiTheme="minorHAnsi" w:eastAsiaTheme="minorEastAsia" w:hAnsiTheme="minorHAnsi" w:cstheme="minorBidi"/>
            <w:noProof/>
            <w:kern w:val="2"/>
            <w:szCs w:val="24"/>
            <w14:ligatures w14:val="standardContextual"/>
          </w:rPr>
          <w:tab/>
        </w:r>
        <w:r w:rsidRPr="00C63F58">
          <w:rPr>
            <w:rStyle w:val="Hipervnculo"/>
            <w:noProof/>
          </w:rPr>
          <w:t>Vista física</w:t>
        </w:r>
        <w:r>
          <w:rPr>
            <w:noProof/>
            <w:webHidden/>
          </w:rPr>
          <w:tab/>
        </w:r>
        <w:r>
          <w:rPr>
            <w:noProof/>
            <w:webHidden/>
          </w:rPr>
          <w:fldChar w:fldCharType="begin"/>
        </w:r>
        <w:r>
          <w:rPr>
            <w:noProof/>
            <w:webHidden/>
          </w:rPr>
          <w:instrText xml:space="preserve"> PAGEREF _Toc213787131 \h </w:instrText>
        </w:r>
        <w:r>
          <w:rPr>
            <w:noProof/>
            <w:webHidden/>
          </w:rPr>
        </w:r>
        <w:r>
          <w:rPr>
            <w:noProof/>
            <w:webHidden/>
          </w:rPr>
          <w:fldChar w:fldCharType="separate"/>
        </w:r>
        <w:r>
          <w:rPr>
            <w:noProof/>
            <w:webHidden/>
          </w:rPr>
          <w:t>187</w:t>
        </w:r>
        <w:r>
          <w:rPr>
            <w:noProof/>
            <w:webHidden/>
          </w:rPr>
          <w:fldChar w:fldCharType="end"/>
        </w:r>
      </w:hyperlink>
    </w:p>
    <w:p w14:paraId="037D0D00" w14:textId="3BBD0B17" w:rsidR="00B01FCF" w:rsidRDefault="00B01FCF">
      <w:pPr>
        <w:pStyle w:val="TDC3"/>
        <w:rPr>
          <w:rFonts w:asciiTheme="minorHAnsi" w:eastAsiaTheme="minorEastAsia" w:hAnsiTheme="minorHAnsi" w:cstheme="minorBidi"/>
          <w:iCs w:val="0"/>
          <w:smallCaps w:val="0"/>
          <w:noProof/>
          <w:kern w:val="2"/>
          <w:sz w:val="24"/>
          <w:szCs w:val="24"/>
          <w14:ligatures w14:val="standardContextual"/>
        </w:rPr>
      </w:pPr>
      <w:hyperlink w:anchor="_Toc213787132" w:history="1">
        <w:r w:rsidRPr="00C63F58">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C63F58">
          <w:rPr>
            <w:rStyle w:val="Hipervnculo"/>
            <w:noProof/>
          </w:rPr>
          <w:t>Diagrama de despliegue</w:t>
        </w:r>
        <w:r>
          <w:rPr>
            <w:noProof/>
            <w:webHidden/>
          </w:rPr>
          <w:tab/>
        </w:r>
        <w:r>
          <w:rPr>
            <w:noProof/>
            <w:webHidden/>
          </w:rPr>
          <w:fldChar w:fldCharType="begin"/>
        </w:r>
        <w:r>
          <w:rPr>
            <w:noProof/>
            <w:webHidden/>
          </w:rPr>
          <w:instrText xml:space="preserve"> PAGEREF _Toc213787132 \h </w:instrText>
        </w:r>
        <w:r>
          <w:rPr>
            <w:noProof/>
            <w:webHidden/>
          </w:rPr>
        </w:r>
        <w:r>
          <w:rPr>
            <w:noProof/>
            <w:webHidden/>
          </w:rPr>
          <w:fldChar w:fldCharType="separate"/>
        </w:r>
        <w:r>
          <w:rPr>
            <w:noProof/>
            <w:webHidden/>
          </w:rPr>
          <w:t>187</w:t>
        </w:r>
        <w:r>
          <w:rPr>
            <w:noProof/>
            <w:webHidden/>
          </w:rPr>
          <w:fldChar w:fldCharType="end"/>
        </w:r>
      </w:hyperlink>
    </w:p>
    <w:p w14:paraId="6F6877F0" w14:textId="06A9C7CD"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133" w:history="1">
        <w:r w:rsidRPr="00C63F58">
          <w:rPr>
            <w:rStyle w:val="Hipervnculo"/>
            <w:noProof/>
          </w:rPr>
          <w:t>6. MANUAL DE INSTALACIÓN Y NAVEGACIÓN</w:t>
        </w:r>
        <w:r>
          <w:rPr>
            <w:noProof/>
            <w:webHidden/>
          </w:rPr>
          <w:tab/>
        </w:r>
        <w:r>
          <w:rPr>
            <w:noProof/>
            <w:webHidden/>
          </w:rPr>
          <w:fldChar w:fldCharType="begin"/>
        </w:r>
        <w:r>
          <w:rPr>
            <w:noProof/>
            <w:webHidden/>
          </w:rPr>
          <w:instrText xml:space="preserve"> PAGEREF _Toc213787133 \h </w:instrText>
        </w:r>
        <w:r>
          <w:rPr>
            <w:noProof/>
            <w:webHidden/>
          </w:rPr>
        </w:r>
        <w:r>
          <w:rPr>
            <w:noProof/>
            <w:webHidden/>
          </w:rPr>
          <w:fldChar w:fldCharType="separate"/>
        </w:r>
        <w:r>
          <w:rPr>
            <w:noProof/>
            <w:webHidden/>
          </w:rPr>
          <w:t>189</w:t>
        </w:r>
        <w:r>
          <w:rPr>
            <w:noProof/>
            <w:webHidden/>
          </w:rPr>
          <w:fldChar w:fldCharType="end"/>
        </w:r>
      </w:hyperlink>
    </w:p>
    <w:p w14:paraId="15CE2235" w14:textId="76764C71" w:rsidR="00B01FCF" w:rsidRDefault="00B01FCF">
      <w:pPr>
        <w:pStyle w:val="TDC2"/>
        <w:rPr>
          <w:rFonts w:asciiTheme="minorHAnsi" w:eastAsiaTheme="minorEastAsia" w:hAnsiTheme="minorHAnsi" w:cstheme="minorBidi"/>
          <w:noProof/>
          <w:kern w:val="2"/>
          <w:szCs w:val="24"/>
          <w14:ligatures w14:val="standardContextual"/>
        </w:rPr>
      </w:pPr>
      <w:hyperlink w:anchor="_Toc213787134" w:history="1">
        <w:r w:rsidRPr="00C63F58">
          <w:rPr>
            <w:rStyle w:val="Hipervnculo"/>
            <w:noProof/>
          </w:rPr>
          <w:t>6.1</w:t>
        </w:r>
        <w:r>
          <w:rPr>
            <w:rFonts w:asciiTheme="minorHAnsi" w:eastAsiaTheme="minorEastAsia" w:hAnsiTheme="minorHAnsi" w:cstheme="minorBidi"/>
            <w:noProof/>
            <w:kern w:val="2"/>
            <w:szCs w:val="24"/>
            <w14:ligatures w14:val="standardContextual"/>
          </w:rPr>
          <w:tab/>
        </w:r>
        <w:r w:rsidRPr="00C63F58">
          <w:rPr>
            <w:rStyle w:val="Hipervnculo"/>
            <w:noProof/>
          </w:rPr>
          <w:t>Requisitos de hardware</w:t>
        </w:r>
        <w:r>
          <w:rPr>
            <w:noProof/>
            <w:webHidden/>
          </w:rPr>
          <w:tab/>
        </w:r>
        <w:r>
          <w:rPr>
            <w:noProof/>
            <w:webHidden/>
          </w:rPr>
          <w:fldChar w:fldCharType="begin"/>
        </w:r>
        <w:r>
          <w:rPr>
            <w:noProof/>
            <w:webHidden/>
          </w:rPr>
          <w:instrText xml:space="preserve"> PAGEREF _Toc213787134 \h </w:instrText>
        </w:r>
        <w:r>
          <w:rPr>
            <w:noProof/>
            <w:webHidden/>
          </w:rPr>
        </w:r>
        <w:r>
          <w:rPr>
            <w:noProof/>
            <w:webHidden/>
          </w:rPr>
          <w:fldChar w:fldCharType="separate"/>
        </w:r>
        <w:r>
          <w:rPr>
            <w:noProof/>
            <w:webHidden/>
          </w:rPr>
          <w:t>189</w:t>
        </w:r>
        <w:r>
          <w:rPr>
            <w:noProof/>
            <w:webHidden/>
          </w:rPr>
          <w:fldChar w:fldCharType="end"/>
        </w:r>
      </w:hyperlink>
    </w:p>
    <w:p w14:paraId="20031403" w14:textId="6FB0D97F" w:rsidR="00B01FCF" w:rsidRDefault="00B01FCF">
      <w:pPr>
        <w:pStyle w:val="TDC2"/>
        <w:rPr>
          <w:rFonts w:asciiTheme="minorHAnsi" w:eastAsiaTheme="minorEastAsia" w:hAnsiTheme="minorHAnsi" w:cstheme="minorBidi"/>
          <w:noProof/>
          <w:kern w:val="2"/>
          <w:szCs w:val="24"/>
          <w14:ligatures w14:val="standardContextual"/>
        </w:rPr>
      </w:pPr>
      <w:hyperlink w:anchor="_Toc213787135" w:history="1">
        <w:r w:rsidRPr="00C63F58">
          <w:rPr>
            <w:rStyle w:val="Hipervnculo"/>
            <w:noProof/>
          </w:rPr>
          <w:t>6.2</w:t>
        </w:r>
        <w:r>
          <w:rPr>
            <w:rFonts w:asciiTheme="minorHAnsi" w:eastAsiaTheme="minorEastAsia" w:hAnsiTheme="minorHAnsi" w:cstheme="minorBidi"/>
            <w:noProof/>
            <w:kern w:val="2"/>
            <w:szCs w:val="24"/>
            <w14:ligatures w14:val="standardContextual"/>
          </w:rPr>
          <w:tab/>
        </w:r>
        <w:r w:rsidRPr="00C63F58">
          <w:rPr>
            <w:rStyle w:val="Hipervnculo"/>
            <w:noProof/>
          </w:rPr>
          <w:t>Requisitos de Software</w:t>
        </w:r>
        <w:r>
          <w:rPr>
            <w:noProof/>
            <w:webHidden/>
          </w:rPr>
          <w:tab/>
        </w:r>
        <w:r>
          <w:rPr>
            <w:noProof/>
            <w:webHidden/>
          </w:rPr>
          <w:fldChar w:fldCharType="begin"/>
        </w:r>
        <w:r>
          <w:rPr>
            <w:noProof/>
            <w:webHidden/>
          </w:rPr>
          <w:instrText xml:space="preserve"> PAGEREF _Toc213787135 \h </w:instrText>
        </w:r>
        <w:r>
          <w:rPr>
            <w:noProof/>
            <w:webHidden/>
          </w:rPr>
        </w:r>
        <w:r>
          <w:rPr>
            <w:noProof/>
            <w:webHidden/>
          </w:rPr>
          <w:fldChar w:fldCharType="separate"/>
        </w:r>
        <w:r>
          <w:rPr>
            <w:noProof/>
            <w:webHidden/>
          </w:rPr>
          <w:t>189</w:t>
        </w:r>
        <w:r>
          <w:rPr>
            <w:noProof/>
            <w:webHidden/>
          </w:rPr>
          <w:fldChar w:fldCharType="end"/>
        </w:r>
      </w:hyperlink>
    </w:p>
    <w:p w14:paraId="312378E1" w14:textId="60B13C47" w:rsidR="00B01FCF" w:rsidRDefault="00B01FCF">
      <w:pPr>
        <w:pStyle w:val="TDC2"/>
        <w:rPr>
          <w:rFonts w:asciiTheme="minorHAnsi" w:eastAsiaTheme="minorEastAsia" w:hAnsiTheme="minorHAnsi" w:cstheme="minorBidi"/>
          <w:noProof/>
          <w:kern w:val="2"/>
          <w:szCs w:val="24"/>
          <w14:ligatures w14:val="standardContextual"/>
        </w:rPr>
      </w:pPr>
      <w:hyperlink w:anchor="_Toc213787136" w:history="1">
        <w:r w:rsidRPr="00C63F58">
          <w:rPr>
            <w:rStyle w:val="Hipervnculo"/>
            <w:noProof/>
          </w:rPr>
          <w:t>6.3</w:t>
        </w:r>
        <w:r>
          <w:rPr>
            <w:rFonts w:asciiTheme="minorHAnsi" w:eastAsiaTheme="minorEastAsia" w:hAnsiTheme="minorHAnsi" w:cstheme="minorBidi"/>
            <w:noProof/>
            <w:kern w:val="2"/>
            <w:szCs w:val="24"/>
            <w14:ligatures w14:val="standardContextual"/>
          </w:rPr>
          <w:tab/>
        </w:r>
        <w:r w:rsidRPr="00C63F58">
          <w:rPr>
            <w:rStyle w:val="Hipervnculo"/>
            <w:noProof/>
          </w:rPr>
          <w:t>Instalación de dependencias</w:t>
        </w:r>
        <w:r>
          <w:rPr>
            <w:noProof/>
            <w:webHidden/>
          </w:rPr>
          <w:tab/>
        </w:r>
        <w:r>
          <w:rPr>
            <w:noProof/>
            <w:webHidden/>
          </w:rPr>
          <w:fldChar w:fldCharType="begin"/>
        </w:r>
        <w:r>
          <w:rPr>
            <w:noProof/>
            <w:webHidden/>
          </w:rPr>
          <w:instrText xml:space="preserve"> PAGEREF _Toc213787136 \h </w:instrText>
        </w:r>
        <w:r>
          <w:rPr>
            <w:noProof/>
            <w:webHidden/>
          </w:rPr>
        </w:r>
        <w:r>
          <w:rPr>
            <w:noProof/>
            <w:webHidden/>
          </w:rPr>
          <w:fldChar w:fldCharType="separate"/>
        </w:r>
        <w:r>
          <w:rPr>
            <w:noProof/>
            <w:webHidden/>
          </w:rPr>
          <w:t>190</w:t>
        </w:r>
        <w:r>
          <w:rPr>
            <w:noProof/>
            <w:webHidden/>
          </w:rPr>
          <w:fldChar w:fldCharType="end"/>
        </w:r>
      </w:hyperlink>
    </w:p>
    <w:p w14:paraId="38E115A6" w14:textId="7B0DF6B9" w:rsidR="00B01FCF" w:rsidRDefault="00B01FCF">
      <w:pPr>
        <w:pStyle w:val="TDC2"/>
        <w:rPr>
          <w:rFonts w:asciiTheme="minorHAnsi" w:eastAsiaTheme="minorEastAsia" w:hAnsiTheme="minorHAnsi" w:cstheme="minorBidi"/>
          <w:noProof/>
          <w:kern w:val="2"/>
          <w:szCs w:val="24"/>
          <w14:ligatures w14:val="standardContextual"/>
        </w:rPr>
      </w:pPr>
      <w:hyperlink w:anchor="_Toc213787137" w:history="1">
        <w:r w:rsidRPr="00C63F58">
          <w:rPr>
            <w:rStyle w:val="Hipervnculo"/>
            <w:noProof/>
          </w:rPr>
          <w:t>6.4</w:t>
        </w:r>
        <w:r>
          <w:rPr>
            <w:rFonts w:asciiTheme="minorHAnsi" w:eastAsiaTheme="minorEastAsia" w:hAnsiTheme="minorHAnsi" w:cstheme="minorBidi"/>
            <w:noProof/>
            <w:kern w:val="2"/>
            <w:szCs w:val="24"/>
            <w14:ligatures w14:val="standardContextual"/>
          </w:rPr>
          <w:tab/>
        </w:r>
        <w:r w:rsidRPr="00C63F58">
          <w:rPr>
            <w:rStyle w:val="Hipervnculo"/>
            <w:noProof/>
          </w:rPr>
          <w:t>Pasos para la instalación</w:t>
        </w:r>
        <w:r>
          <w:rPr>
            <w:noProof/>
            <w:webHidden/>
          </w:rPr>
          <w:tab/>
        </w:r>
        <w:r>
          <w:rPr>
            <w:noProof/>
            <w:webHidden/>
          </w:rPr>
          <w:fldChar w:fldCharType="begin"/>
        </w:r>
        <w:r>
          <w:rPr>
            <w:noProof/>
            <w:webHidden/>
          </w:rPr>
          <w:instrText xml:space="preserve"> PAGEREF _Toc213787137 \h </w:instrText>
        </w:r>
        <w:r>
          <w:rPr>
            <w:noProof/>
            <w:webHidden/>
          </w:rPr>
        </w:r>
        <w:r>
          <w:rPr>
            <w:noProof/>
            <w:webHidden/>
          </w:rPr>
          <w:fldChar w:fldCharType="separate"/>
        </w:r>
        <w:r>
          <w:rPr>
            <w:noProof/>
            <w:webHidden/>
          </w:rPr>
          <w:t>191</w:t>
        </w:r>
        <w:r>
          <w:rPr>
            <w:noProof/>
            <w:webHidden/>
          </w:rPr>
          <w:fldChar w:fldCharType="end"/>
        </w:r>
      </w:hyperlink>
    </w:p>
    <w:p w14:paraId="2E0846D7" w14:textId="799338AA" w:rsidR="00B01FCF" w:rsidRDefault="00B01FCF">
      <w:pPr>
        <w:pStyle w:val="TDC2"/>
        <w:rPr>
          <w:rFonts w:asciiTheme="minorHAnsi" w:eastAsiaTheme="minorEastAsia" w:hAnsiTheme="minorHAnsi" w:cstheme="minorBidi"/>
          <w:noProof/>
          <w:kern w:val="2"/>
          <w:szCs w:val="24"/>
          <w14:ligatures w14:val="standardContextual"/>
        </w:rPr>
      </w:pPr>
      <w:hyperlink w:anchor="_Toc213787138" w:history="1">
        <w:r w:rsidRPr="00C63F58">
          <w:rPr>
            <w:rStyle w:val="Hipervnculo"/>
            <w:noProof/>
          </w:rPr>
          <w:t>6.5</w:t>
        </w:r>
        <w:r>
          <w:rPr>
            <w:rFonts w:asciiTheme="minorHAnsi" w:eastAsiaTheme="minorEastAsia" w:hAnsiTheme="minorHAnsi" w:cstheme="minorBidi"/>
            <w:noProof/>
            <w:kern w:val="2"/>
            <w:szCs w:val="24"/>
            <w14:ligatures w14:val="standardContextual"/>
          </w:rPr>
          <w:tab/>
        </w:r>
        <w:r w:rsidRPr="00C63F58">
          <w:rPr>
            <w:rStyle w:val="Hipervnculo"/>
            <w:noProof/>
          </w:rPr>
          <w:t>Ejecución del sistema</w:t>
        </w:r>
        <w:r>
          <w:rPr>
            <w:noProof/>
            <w:webHidden/>
          </w:rPr>
          <w:tab/>
        </w:r>
        <w:r>
          <w:rPr>
            <w:noProof/>
            <w:webHidden/>
          </w:rPr>
          <w:fldChar w:fldCharType="begin"/>
        </w:r>
        <w:r>
          <w:rPr>
            <w:noProof/>
            <w:webHidden/>
          </w:rPr>
          <w:instrText xml:space="preserve"> PAGEREF _Toc213787138 \h </w:instrText>
        </w:r>
        <w:r>
          <w:rPr>
            <w:noProof/>
            <w:webHidden/>
          </w:rPr>
        </w:r>
        <w:r>
          <w:rPr>
            <w:noProof/>
            <w:webHidden/>
          </w:rPr>
          <w:fldChar w:fldCharType="separate"/>
        </w:r>
        <w:r>
          <w:rPr>
            <w:noProof/>
            <w:webHidden/>
          </w:rPr>
          <w:t>191</w:t>
        </w:r>
        <w:r>
          <w:rPr>
            <w:noProof/>
            <w:webHidden/>
          </w:rPr>
          <w:fldChar w:fldCharType="end"/>
        </w:r>
      </w:hyperlink>
    </w:p>
    <w:p w14:paraId="0E926F2A" w14:textId="1CA5E9CE" w:rsidR="00B01FCF" w:rsidRDefault="00B01FCF">
      <w:pPr>
        <w:pStyle w:val="TDC2"/>
        <w:rPr>
          <w:rFonts w:asciiTheme="minorHAnsi" w:eastAsiaTheme="minorEastAsia" w:hAnsiTheme="minorHAnsi" w:cstheme="minorBidi"/>
          <w:noProof/>
          <w:kern w:val="2"/>
          <w:szCs w:val="24"/>
          <w14:ligatures w14:val="standardContextual"/>
        </w:rPr>
      </w:pPr>
      <w:hyperlink w:anchor="_Toc213787139" w:history="1">
        <w:r w:rsidRPr="00C63F58">
          <w:rPr>
            <w:rStyle w:val="Hipervnculo"/>
            <w:noProof/>
          </w:rPr>
          <w:t>6.6</w:t>
        </w:r>
        <w:r>
          <w:rPr>
            <w:rFonts w:asciiTheme="minorHAnsi" w:eastAsiaTheme="minorEastAsia" w:hAnsiTheme="minorHAnsi" w:cstheme="minorBidi"/>
            <w:noProof/>
            <w:kern w:val="2"/>
            <w:szCs w:val="24"/>
            <w14:ligatures w14:val="standardContextual"/>
          </w:rPr>
          <w:tab/>
        </w:r>
        <w:r w:rsidRPr="00C63F58">
          <w:rPr>
            <w:rStyle w:val="Hipervnculo"/>
            <w:noProof/>
          </w:rPr>
          <w:t>Solución de errores comunes</w:t>
        </w:r>
        <w:r>
          <w:rPr>
            <w:noProof/>
            <w:webHidden/>
          </w:rPr>
          <w:tab/>
        </w:r>
        <w:r>
          <w:rPr>
            <w:noProof/>
            <w:webHidden/>
          </w:rPr>
          <w:fldChar w:fldCharType="begin"/>
        </w:r>
        <w:r>
          <w:rPr>
            <w:noProof/>
            <w:webHidden/>
          </w:rPr>
          <w:instrText xml:space="preserve"> PAGEREF _Toc213787139 \h </w:instrText>
        </w:r>
        <w:r>
          <w:rPr>
            <w:noProof/>
            <w:webHidden/>
          </w:rPr>
        </w:r>
        <w:r>
          <w:rPr>
            <w:noProof/>
            <w:webHidden/>
          </w:rPr>
          <w:fldChar w:fldCharType="separate"/>
        </w:r>
        <w:r>
          <w:rPr>
            <w:noProof/>
            <w:webHidden/>
          </w:rPr>
          <w:t>192</w:t>
        </w:r>
        <w:r>
          <w:rPr>
            <w:noProof/>
            <w:webHidden/>
          </w:rPr>
          <w:fldChar w:fldCharType="end"/>
        </w:r>
      </w:hyperlink>
    </w:p>
    <w:p w14:paraId="22BF558F" w14:textId="48B8B1FF" w:rsidR="00B01FCF" w:rsidRDefault="00B01FCF">
      <w:pPr>
        <w:pStyle w:val="TDC2"/>
        <w:rPr>
          <w:rFonts w:asciiTheme="minorHAnsi" w:eastAsiaTheme="minorEastAsia" w:hAnsiTheme="minorHAnsi" w:cstheme="minorBidi"/>
          <w:noProof/>
          <w:kern w:val="2"/>
          <w:szCs w:val="24"/>
          <w14:ligatures w14:val="standardContextual"/>
        </w:rPr>
      </w:pPr>
      <w:hyperlink w:anchor="_Toc213787140" w:history="1">
        <w:r w:rsidRPr="00C63F58">
          <w:rPr>
            <w:rStyle w:val="Hipervnculo"/>
            <w:noProof/>
          </w:rPr>
          <w:t>6.7</w:t>
        </w:r>
        <w:r>
          <w:rPr>
            <w:rFonts w:asciiTheme="minorHAnsi" w:eastAsiaTheme="minorEastAsia" w:hAnsiTheme="minorHAnsi" w:cstheme="minorBidi"/>
            <w:noProof/>
            <w:kern w:val="2"/>
            <w:szCs w:val="24"/>
            <w14:ligatures w14:val="standardContextual"/>
          </w:rPr>
          <w:tab/>
        </w:r>
        <w:r w:rsidRPr="00C63F58">
          <w:rPr>
            <w:rStyle w:val="Hipervnculo"/>
            <w:noProof/>
          </w:rPr>
          <w:t>Árbol de navegación</w:t>
        </w:r>
        <w:r>
          <w:rPr>
            <w:noProof/>
            <w:webHidden/>
          </w:rPr>
          <w:tab/>
        </w:r>
        <w:r>
          <w:rPr>
            <w:noProof/>
            <w:webHidden/>
          </w:rPr>
          <w:fldChar w:fldCharType="begin"/>
        </w:r>
        <w:r>
          <w:rPr>
            <w:noProof/>
            <w:webHidden/>
          </w:rPr>
          <w:instrText xml:space="preserve"> PAGEREF _Toc213787140 \h </w:instrText>
        </w:r>
        <w:r>
          <w:rPr>
            <w:noProof/>
            <w:webHidden/>
          </w:rPr>
        </w:r>
        <w:r>
          <w:rPr>
            <w:noProof/>
            <w:webHidden/>
          </w:rPr>
          <w:fldChar w:fldCharType="separate"/>
        </w:r>
        <w:r>
          <w:rPr>
            <w:noProof/>
            <w:webHidden/>
          </w:rPr>
          <w:t>193</w:t>
        </w:r>
        <w:r>
          <w:rPr>
            <w:noProof/>
            <w:webHidden/>
          </w:rPr>
          <w:fldChar w:fldCharType="end"/>
        </w:r>
      </w:hyperlink>
    </w:p>
    <w:p w14:paraId="21420460" w14:textId="11F2D78F"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141" w:history="1">
        <w:r w:rsidRPr="00C63F58">
          <w:rPr>
            <w:rStyle w:val="Hipervnculo"/>
            <w:noProof/>
          </w:rPr>
          <w:t>7. PRUEBAS UNITARIAS</w:t>
        </w:r>
        <w:r>
          <w:rPr>
            <w:noProof/>
            <w:webHidden/>
          </w:rPr>
          <w:tab/>
        </w:r>
        <w:r>
          <w:rPr>
            <w:noProof/>
            <w:webHidden/>
          </w:rPr>
          <w:fldChar w:fldCharType="begin"/>
        </w:r>
        <w:r>
          <w:rPr>
            <w:noProof/>
            <w:webHidden/>
          </w:rPr>
          <w:instrText xml:space="preserve"> PAGEREF _Toc213787141 \h </w:instrText>
        </w:r>
        <w:r>
          <w:rPr>
            <w:noProof/>
            <w:webHidden/>
          </w:rPr>
        </w:r>
        <w:r>
          <w:rPr>
            <w:noProof/>
            <w:webHidden/>
          </w:rPr>
          <w:fldChar w:fldCharType="separate"/>
        </w:r>
        <w:r>
          <w:rPr>
            <w:noProof/>
            <w:webHidden/>
          </w:rPr>
          <w:t>195</w:t>
        </w:r>
        <w:r>
          <w:rPr>
            <w:noProof/>
            <w:webHidden/>
          </w:rPr>
          <w:fldChar w:fldCharType="end"/>
        </w:r>
      </w:hyperlink>
    </w:p>
    <w:p w14:paraId="7CAE9DE7" w14:textId="51366E9D" w:rsidR="00B01FCF" w:rsidRDefault="00B01FCF">
      <w:pPr>
        <w:pStyle w:val="TDC2"/>
        <w:rPr>
          <w:rFonts w:asciiTheme="minorHAnsi" w:eastAsiaTheme="minorEastAsia" w:hAnsiTheme="minorHAnsi" w:cstheme="minorBidi"/>
          <w:noProof/>
          <w:kern w:val="2"/>
          <w:szCs w:val="24"/>
          <w14:ligatures w14:val="standardContextual"/>
        </w:rPr>
      </w:pPr>
      <w:hyperlink w:anchor="_Toc213787142" w:history="1">
        <w:r w:rsidRPr="00C63F58">
          <w:rPr>
            <w:rStyle w:val="Hipervnculo"/>
            <w:noProof/>
          </w:rPr>
          <w:t>7.1</w:t>
        </w:r>
        <w:r>
          <w:rPr>
            <w:rFonts w:asciiTheme="minorHAnsi" w:eastAsiaTheme="minorEastAsia" w:hAnsiTheme="minorHAnsi" w:cstheme="minorBidi"/>
            <w:noProof/>
            <w:kern w:val="2"/>
            <w:szCs w:val="24"/>
            <w14:ligatures w14:val="standardContextual"/>
          </w:rPr>
          <w:tab/>
        </w:r>
        <w:r w:rsidRPr="00C63F58">
          <w:rPr>
            <w:rStyle w:val="Hipervnculo"/>
            <w:noProof/>
          </w:rPr>
          <w:t>Prueba Unitaria CU N°1.1</w:t>
        </w:r>
        <w:r>
          <w:rPr>
            <w:noProof/>
            <w:webHidden/>
          </w:rPr>
          <w:tab/>
        </w:r>
        <w:r>
          <w:rPr>
            <w:noProof/>
            <w:webHidden/>
          </w:rPr>
          <w:fldChar w:fldCharType="begin"/>
        </w:r>
        <w:r>
          <w:rPr>
            <w:noProof/>
            <w:webHidden/>
          </w:rPr>
          <w:instrText xml:space="preserve"> PAGEREF _Toc213787142 \h </w:instrText>
        </w:r>
        <w:r>
          <w:rPr>
            <w:noProof/>
            <w:webHidden/>
          </w:rPr>
        </w:r>
        <w:r>
          <w:rPr>
            <w:noProof/>
            <w:webHidden/>
          </w:rPr>
          <w:fldChar w:fldCharType="separate"/>
        </w:r>
        <w:r>
          <w:rPr>
            <w:noProof/>
            <w:webHidden/>
          </w:rPr>
          <w:t>195</w:t>
        </w:r>
        <w:r>
          <w:rPr>
            <w:noProof/>
            <w:webHidden/>
          </w:rPr>
          <w:fldChar w:fldCharType="end"/>
        </w:r>
      </w:hyperlink>
    </w:p>
    <w:p w14:paraId="51ECAE9D" w14:textId="6349D907" w:rsidR="00B01FCF" w:rsidRDefault="00B01FCF">
      <w:pPr>
        <w:pStyle w:val="TDC2"/>
        <w:rPr>
          <w:rFonts w:asciiTheme="minorHAnsi" w:eastAsiaTheme="minorEastAsia" w:hAnsiTheme="minorHAnsi" w:cstheme="minorBidi"/>
          <w:noProof/>
          <w:kern w:val="2"/>
          <w:szCs w:val="24"/>
          <w14:ligatures w14:val="standardContextual"/>
        </w:rPr>
      </w:pPr>
      <w:hyperlink w:anchor="_Toc213787143" w:history="1">
        <w:r w:rsidRPr="00C63F58">
          <w:rPr>
            <w:rStyle w:val="Hipervnculo"/>
            <w:noProof/>
          </w:rPr>
          <w:t>7.2</w:t>
        </w:r>
        <w:r>
          <w:rPr>
            <w:rFonts w:asciiTheme="minorHAnsi" w:eastAsiaTheme="minorEastAsia" w:hAnsiTheme="minorHAnsi" w:cstheme="minorBidi"/>
            <w:noProof/>
            <w:kern w:val="2"/>
            <w:szCs w:val="24"/>
            <w14:ligatures w14:val="standardContextual"/>
          </w:rPr>
          <w:tab/>
        </w:r>
        <w:r w:rsidRPr="00C63F58">
          <w:rPr>
            <w:rStyle w:val="Hipervnculo"/>
            <w:noProof/>
          </w:rPr>
          <w:t>Prueba Unitaria CU N°1.2</w:t>
        </w:r>
        <w:r>
          <w:rPr>
            <w:noProof/>
            <w:webHidden/>
          </w:rPr>
          <w:tab/>
        </w:r>
        <w:r>
          <w:rPr>
            <w:noProof/>
            <w:webHidden/>
          </w:rPr>
          <w:fldChar w:fldCharType="begin"/>
        </w:r>
        <w:r>
          <w:rPr>
            <w:noProof/>
            <w:webHidden/>
          </w:rPr>
          <w:instrText xml:space="preserve"> PAGEREF _Toc213787143 \h </w:instrText>
        </w:r>
        <w:r>
          <w:rPr>
            <w:noProof/>
            <w:webHidden/>
          </w:rPr>
        </w:r>
        <w:r>
          <w:rPr>
            <w:noProof/>
            <w:webHidden/>
          </w:rPr>
          <w:fldChar w:fldCharType="separate"/>
        </w:r>
        <w:r>
          <w:rPr>
            <w:noProof/>
            <w:webHidden/>
          </w:rPr>
          <w:t>198</w:t>
        </w:r>
        <w:r>
          <w:rPr>
            <w:noProof/>
            <w:webHidden/>
          </w:rPr>
          <w:fldChar w:fldCharType="end"/>
        </w:r>
      </w:hyperlink>
    </w:p>
    <w:p w14:paraId="7FF39513" w14:textId="625F5A8B" w:rsidR="00B01FCF" w:rsidRDefault="00B01FCF">
      <w:pPr>
        <w:pStyle w:val="TDC2"/>
        <w:rPr>
          <w:rFonts w:asciiTheme="minorHAnsi" w:eastAsiaTheme="minorEastAsia" w:hAnsiTheme="minorHAnsi" w:cstheme="minorBidi"/>
          <w:noProof/>
          <w:kern w:val="2"/>
          <w:szCs w:val="24"/>
          <w14:ligatures w14:val="standardContextual"/>
        </w:rPr>
      </w:pPr>
      <w:hyperlink w:anchor="_Toc213787144" w:history="1">
        <w:r w:rsidRPr="00C63F58">
          <w:rPr>
            <w:rStyle w:val="Hipervnculo"/>
            <w:noProof/>
          </w:rPr>
          <w:t>7.3</w:t>
        </w:r>
        <w:r>
          <w:rPr>
            <w:rFonts w:asciiTheme="minorHAnsi" w:eastAsiaTheme="minorEastAsia" w:hAnsiTheme="minorHAnsi" w:cstheme="minorBidi"/>
            <w:noProof/>
            <w:kern w:val="2"/>
            <w:szCs w:val="24"/>
            <w14:ligatures w14:val="standardContextual"/>
          </w:rPr>
          <w:tab/>
        </w:r>
        <w:r w:rsidRPr="00C63F58">
          <w:rPr>
            <w:rStyle w:val="Hipervnculo"/>
            <w:noProof/>
          </w:rPr>
          <w:t>Prueba Unitaria CU N°1.3.1</w:t>
        </w:r>
        <w:r>
          <w:rPr>
            <w:noProof/>
            <w:webHidden/>
          </w:rPr>
          <w:tab/>
        </w:r>
        <w:r>
          <w:rPr>
            <w:noProof/>
            <w:webHidden/>
          </w:rPr>
          <w:fldChar w:fldCharType="begin"/>
        </w:r>
        <w:r>
          <w:rPr>
            <w:noProof/>
            <w:webHidden/>
          </w:rPr>
          <w:instrText xml:space="preserve"> PAGEREF _Toc213787144 \h </w:instrText>
        </w:r>
        <w:r>
          <w:rPr>
            <w:noProof/>
            <w:webHidden/>
          </w:rPr>
        </w:r>
        <w:r>
          <w:rPr>
            <w:noProof/>
            <w:webHidden/>
          </w:rPr>
          <w:fldChar w:fldCharType="separate"/>
        </w:r>
        <w:r>
          <w:rPr>
            <w:noProof/>
            <w:webHidden/>
          </w:rPr>
          <w:t>201</w:t>
        </w:r>
        <w:r>
          <w:rPr>
            <w:noProof/>
            <w:webHidden/>
          </w:rPr>
          <w:fldChar w:fldCharType="end"/>
        </w:r>
      </w:hyperlink>
    </w:p>
    <w:p w14:paraId="3EAAE427" w14:textId="43E31694" w:rsidR="00B01FCF" w:rsidRDefault="00B01FCF">
      <w:pPr>
        <w:pStyle w:val="TDC2"/>
        <w:rPr>
          <w:rFonts w:asciiTheme="minorHAnsi" w:eastAsiaTheme="minorEastAsia" w:hAnsiTheme="minorHAnsi" w:cstheme="minorBidi"/>
          <w:noProof/>
          <w:kern w:val="2"/>
          <w:szCs w:val="24"/>
          <w14:ligatures w14:val="standardContextual"/>
        </w:rPr>
      </w:pPr>
      <w:hyperlink w:anchor="_Toc213787145" w:history="1">
        <w:r w:rsidRPr="00C63F58">
          <w:rPr>
            <w:rStyle w:val="Hipervnculo"/>
            <w:noProof/>
          </w:rPr>
          <w:t>7.4</w:t>
        </w:r>
        <w:r>
          <w:rPr>
            <w:rFonts w:asciiTheme="minorHAnsi" w:eastAsiaTheme="minorEastAsia" w:hAnsiTheme="minorHAnsi" w:cstheme="minorBidi"/>
            <w:noProof/>
            <w:kern w:val="2"/>
            <w:szCs w:val="24"/>
            <w14:ligatures w14:val="standardContextual"/>
          </w:rPr>
          <w:tab/>
        </w:r>
        <w:r w:rsidRPr="00C63F58">
          <w:rPr>
            <w:rStyle w:val="Hipervnculo"/>
            <w:noProof/>
          </w:rPr>
          <w:t>Prueba Unitaria CU N°1.3.2</w:t>
        </w:r>
        <w:r>
          <w:rPr>
            <w:noProof/>
            <w:webHidden/>
          </w:rPr>
          <w:tab/>
        </w:r>
        <w:r>
          <w:rPr>
            <w:noProof/>
            <w:webHidden/>
          </w:rPr>
          <w:fldChar w:fldCharType="begin"/>
        </w:r>
        <w:r>
          <w:rPr>
            <w:noProof/>
            <w:webHidden/>
          </w:rPr>
          <w:instrText xml:space="preserve"> PAGEREF _Toc213787145 \h </w:instrText>
        </w:r>
        <w:r>
          <w:rPr>
            <w:noProof/>
            <w:webHidden/>
          </w:rPr>
        </w:r>
        <w:r>
          <w:rPr>
            <w:noProof/>
            <w:webHidden/>
          </w:rPr>
          <w:fldChar w:fldCharType="separate"/>
        </w:r>
        <w:r>
          <w:rPr>
            <w:noProof/>
            <w:webHidden/>
          </w:rPr>
          <w:t>204</w:t>
        </w:r>
        <w:r>
          <w:rPr>
            <w:noProof/>
            <w:webHidden/>
          </w:rPr>
          <w:fldChar w:fldCharType="end"/>
        </w:r>
      </w:hyperlink>
    </w:p>
    <w:p w14:paraId="3CFF7586" w14:textId="09A84F04" w:rsidR="00B01FCF" w:rsidRDefault="00B01FCF">
      <w:pPr>
        <w:pStyle w:val="TDC2"/>
        <w:rPr>
          <w:rFonts w:asciiTheme="minorHAnsi" w:eastAsiaTheme="minorEastAsia" w:hAnsiTheme="minorHAnsi" w:cstheme="minorBidi"/>
          <w:noProof/>
          <w:kern w:val="2"/>
          <w:szCs w:val="24"/>
          <w14:ligatures w14:val="standardContextual"/>
        </w:rPr>
      </w:pPr>
      <w:hyperlink w:anchor="_Toc213787146" w:history="1">
        <w:r w:rsidRPr="00C63F58">
          <w:rPr>
            <w:rStyle w:val="Hipervnculo"/>
            <w:noProof/>
          </w:rPr>
          <w:t>7.5</w:t>
        </w:r>
        <w:r>
          <w:rPr>
            <w:rFonts w:asciiTheme="minorHAnsi" w:eastAsiaTheme="minorEastAsia" w:hAnsiTheme="minorHAnsi" w:cstheme="minorBidi"/>
            <w:noProof/>
            <w:kern w:val="2"/>
            <w:szCs w:val="24"/>
            <w14:ligatures w14:val="standardContextual"/>
          </w:rPr>
          <w:tab/>
        </w:r>
        <w:r w:rsidRPr="00C63F58">
          <w:rPr>
            <w:rStyle w:val="Hipervnculo"/>
            <w:noProof/>
          </w:rPr>
          <w:t>Prueba Unitaria CU N°1.4</w:t>
        </w:r>
        <w:r>
          <w:rPr>
            <w:noProof/>
            <w:webHidden/>
          </w:rPr>
          <w:tab/>
        </w:r>
        <w:r>
          <w:rPr>
            <w:noProof/>
            <w:webHidden/>
          </w:rPr>
          <w:fldChar w:fldCharType="begin"/>
        </w:r>
        <w:r>
          <w:rPr>
            <w:noProof/>
            <w:webHidden/>
          </w:rPr>
          <w:instrText xml:space="preserve"> PAGEREF _Toc213787146 \h </w:instrText>
        </w:r>
        <w:r>
          <w:rPr>
            <w:noProof/>
            <w:webHidden/>
          </w:rPr>
        </w:r>
        <w:r>
          <w:rPr>
            <w:noProof/>
            <w:webHidden/>
          </w:rPr>
          <w:fldChar w:fldCharType="separate"/>
        </w:r>
        <w:r>
          <w:rPr>
            <w:noProof/>
            <w:webHidden/>
          </w:rPr>
          <w:t>207</w:t>
        </w:r>
        <w:r>
          <w:rPr>
            <w:noProof/>
            <w:webHidden/>
          </w:rPr>
          <w:fldChar w:fldCharType="end"/>
        </w:r>
      </w:hyperlink>
    </w:p>
    <w:p w14:paraId="2F4C68DA" w14:textId="33050545" w:rsidR="00B01FCF" w:rsidRDefault="00B01FCF">
      <w:pPr>
        <w:pStyle w:val="TDC2"/>
        <w:rPr>
          <w:rFonts w:asciiTheme="minorHAnsi" w:eastAsiaTheme="minorEastAsia" w:hAnsiTheme="minorHAnsi" w:cstheme="minorBidi"/>
          <w:noProof/>
          <w:kern w:val="2"/>
          <w:szCs w:val="24"/>
          <w14:ligatures w14:val="standardContextual"/>
        </w:rPr>
      </w:pPr>
      <w:hyperlink w:anchor="_Toc213787147" w:history="1">
        <w:r w:rsidRPr="00C63F58">
          <w:rPr>
            <w:rStyle w:val="Hipervnculo"/>
            <w:noProof/>
          </w:rPr>
          <w:t>7.6</w:t>
        </w:r>
        <w:r>
          <w:rPr>
            <w:rFonts w:asciiTheme="minorHAnsi" w:eastAsiaTheme="minorEastAsia" w:hAnsiTheme="minorHAnsi" w:cstheme="minorBidi"/>
            <w:noProof/>
            <w:kern w:val="2"/>
            <w:szCs w:val="24"/>
            <w14:ligatures w14:val="standardContextual"/>
          </w:rPr>
          <w:tab/>
        </w:r>
        <w:r w:rsidRPr="00C63F58">
          <w:rPr>
            <w:rStyle w:val="Hipervnculo"/>
            <w:noProof/>
          </w:rPr>
          <w:t>Prueba Unitaria CU N°1.5</w:t>
        </w:r>
        <w:r>
          <w:rPr>
            <w:noProof/>
            <w:webHidden/>
          </w:rPr>
          <w:tab/>
        </w:r>
        <w:r>
          <w:rPr>
            <w:noProof/>
            <w:webHidden/>
          </w:rPr>
          <w:fldChar w:fldCharType="begin"/>
        </w:r>
        <w:r>
          <w:rPr>
            <w:noProof/>
            <w:webHidden/>
          </w:rPr>
          <w:instrText xml:space="preserve"> PAGEREF _Toc213787147 \h </w:instrText>
        </w:r>
        <w:r>
          <w:rPr>
            <w:noProof/>
            <w:webHidden/>
          </w:rPr>
        </w:r>
        <w:r>
          <w:rPr>
            <w:noProof/>
            <w:webHidden/>
          </w:rPr>
          <w:fldChar w:fldCharType="separate"/>
        </w:r>
        <w:r>
          <w:rPr>
            <w:noProof/>
            <w:webHidden/>
          </w:rPr>
          <w:t>210</w:t>
        </w:r>
        <w:r>
          <w:rPr>
            <w:noProof/>
            <w:webHidden/>
          </w:rPr>
          <w:fldChar w:fldCharType="end"/>
        </w:r>
      </w:hyperlink>
    </w:p>
    <w:p w14:paraId="215F3E80" w14:textId="5F83D3CD" w:rsidR="00B01FCF" w:rsidRDefault="00B01FCF">
      <w:pPr>
        <w:pStyle w:val="TDC2"/>
        <w:rPr>
          <w:rFonts w:asciiTheme="minorHAnsi" w:eastAsiaTheme="minorEastAsia" w:hAnsiTheme="minorHAnsi" w:cstheme="minorBidi"/>
          <w:noProof/>
          <w:kern w:val="2"/>
          <w:szCs w:val="24"/>
          <w14:ligatures w14:val="standardContextual"/>
        </w:rPr>
      </w:pPr>
      <w:hyperlink w:anchor="_Toc213787148" w:history="1">
        <w:r w:rsidRPr="00C63F58">
          <w:rPr>
            <w:rStyle w:val="Hipervnculo"/>
            <w:noProof/>
          </w:rPr>
          <w:t>7.7</w:t>
        </w:r>
        <w:r>
          <w:rPr>
            <w:rFonts w:asciiTheme="minorHAnsi" w:eastAsiaTheme="minorEastAsia" w:hAnsiTheme="minorHAnsi" w:cstheme="minorBidi"/>
            <w:noProof/>
            <w:kern w:val="2"/>
            <w:szCs w:val="24"/>
            <w14:ligatures w14:val="standardContextual"/>
          </w:rPr>
          <w:tab/>
        </w:r>
        <w:r w:rsidRPr="00C63F58">
          <w:rPr>
            <w:rStyle w:val="Hipervnculo"/>
            <w:noProof/>
          </w:rPr>
          <w:t>Prueba Unitaria CU N°1.6</w:t>
        </w:r>
        <w:r>
          <w:rPr>
            <w:noProof/>
            <w:webHidden/>
          </w:rPr>
          <w:tab/>
        </w:r>
        <w:r>
          <w:rPr>
            <w:noProof/>
            <w:webHidden/>
          </w:rPr>
          <w:fldChar w:fldCharType="begin"/>
        </w:r>
        <w:r>
          <w:rPr>
            <w:noProof/>
            <w:webHidden/>
          </w:rPr>
          <w:instrText xml:space="preserve"> PAGEREF _Toc213787148 \h </w:instrText>
        </w:r>
        <w:r>
          <w:rPr>
            <w:noProof/>
            <w:webHidden/>
          </w:rPr>
        </w:r>
        <w:r>
          <w:rPr>
            <w:noProof/>
            <w:webHidden/>
          </w:rPr>
          <w:fldChar w:fldCharType="separate"/>
        </w:r>
        <w:r>
          <w:rPr>
            <w:noProof/>
            <w:webHidden/>
          </w:rPr>
          <w:t>214</w:t>
        </w:r>
        <w:r>
          <w:rPr>
            <w:noProof/>
            <w:webHidden/>
          </w:rPr>
          <w:fldChar w:fldCharType="end"/>
        </w:r>
      </w:hyperlink>
    </w:p>
    <w:p w14:paraId="5DED7D07" w14:textId="3172F1A1" w:rsidR="00B01FCF" w:rsidRDefault="00B01FCF">
      <w:pPr>
        <w:pStyle w:val="TDC2"/>
        <w:rPr>
          <w:rFonts w:asciiTheme="minorHAnsi" w:eastAsiaTheme="minorEastAsia" w:hAnsiTheme="minorHAnsi" w:cstheme="minorBidi"/>
          <w:noProof/>
          <w:kern w:val="2"/>
          <w:szCs w:val="24"/>
          <w14:ligatures w14:val="standardContextual"/>
        </w:rPr>
      </w:pPr>
      <w:hyperlink w:anchor="_Toc213787149" w:history="1">
        <w:r w:rsidRPr="00C63F58">
          <w:rPr>
            <w:rStyle w:val="Hipervnculo"/>
            <w:noProof/>
          </w:rPr>
          <w:t>7.8</w:t>
        </w:r>
        <w:r>
          <w:rPr>
            <w:rFonts w:asciiTheme="minorHAnsi" w:eastAsiaTheme="minorEastAsia" w:hAnsiTheme="minorHAnsi" w:cstheme="minorBidi"/>
            <w:noProof/>
            <w:kern w:val="2"/>
            <w:szCs w:val="24"/>
            <w14:ligatures w14:val="standardContextual"/>
          </w:rPr>
          <w:tab/>
        </w:r>
        <w:r w:rsidRPr="00C63F58">
          <w:rPr>
            <w:rStyle w:val="Hipervnculo"/>
            <w:noProof/>
          </w:rPr>
          <w:t>Prueba Unitaria CU N°1. 7</w:t>
        </w:r>
        <w:r>
          <w:rPr>
            <w:noProof/>
            <w:webHidden/>
          </w:rPr>
          <w:tab/>
        </w:r>
        <w:r>
          <w:rPr>
            <w:noProof/>
            <w:webHidden/>
          </w:rPr>
          <w:fldChar w:fldCharType="begin"/>
        </w:r>
        <w:r>
          <w:rPr>
            <w:noProof/>
            <w:webHidden/>
          </w:rPr>
          <w:instrText xml:space="preserve"> PAGEREF _Toc213787149 \h </w:instrText>
        </w:r>
        <w:r>
          <w:rPr>
            <w:noProof/>
            <w:webHidden/>
          </w:rPr>
        </w:r>
        <w:r>
          <w:rPr>
            <w:noProof/>
            <w:webHidden/>
          </w:rPr>
          <w:fldChar w:fldCharType="separate"/>
        </w:r>
        <w:r>
          <w:rPr>
            <w:noProof/>
            <w:webHidden/>
          </w:rPr>
          <w:t>217</w:t>
        </w:r>
        <w:r>
          <w:rPr>
            <w:noProof/>
            <w:webHidden/>
          </w:rPr>
          <w:fldChar w:fldCharType="end"/>
        </w:r>
      </w:hyperlink>
    </w:p>
    <w:p w14:paraId="7AE26F26" w14:textId="7285B68C" w:rsidR="00B01FCF" w:rsidRDefault="00B01FCF">
      <w:pPr>
        <w:pStyle w:val="TDC2"/>
        <w:rPr>
          <w:rFonts w:asciiTheme="minorHAnsi" w:eastAsiaTheme="minorEastAsia" w:hAnsiTheme="minorHAnsi" w:cstheme="minorBidi"/>
          <w:noProof/>
          <w:kern w:val="2"/>
          <w:szCs w:val="24"/>
          <w14:ligatures w14:val="standardContextual"/>
        </w:rPr>
      </w:pPr>
      <w:hyperlink w:anchor="_Toc213787150" w:history="1">
        <w:r w:rsidRPr="00C63F58">
          <w:rPr>
            <w:rStyle w:val="Hipervnculo"/>
            <w:noProof/>
          </w:rPr>
          <w:t>7.9</w:t>
        </w:r>
        <w:r>
          <w:rPr>
            <w:rFonts w:asciiTheme="minorHAnsi" w:eastAsiaTheme="minorEastAsia" w:hAnsiTheme="minorHAnsi" w:cstheme="minorBidi"/>
            <w:noProof/>
            <w:kern w:val="2"/>
            <w:szCs w:val="24"/>
            <w14:ligatures w14:val="standardContextual"/>
          </w:rPr>
          <w:tab/>
          <w:t xml:space="preserve"> </w:t>
        </w:r>
        <w:r w:rsidRPr="00C63F58">
          <w:rPr>
            <w:rStyle w:val="Hipervnculo"/>
            <w:noProof/>
          </w:rPr>
          <w:t>Prueba Unitaria CU N°1.8</w:t>
        </w:r>
        <w:r>
          <w:rPr>
            <w:noProof/>
            <w:webHidden/>
          </w:rPr>
          <w:tab/>
        </w:r>
        <w:r>
          <w:rPr>
            <w:noProof/>
            <w:webHidden/>
          </w:rPr>
          <w:fldChar w:fldCharType="begin"/>
        </w:r>
        <w:r>
          <w:rPr>
            <w:noProof/>
            <w:webHidden/>
          </w:rPr>
          <w:instrText xml:space="preserve"> PAGEREF _Toc213787150 \h </w:instrText>
        </w:r>
        <w:r>
          <w:rPr>
            <w:noProof/>
            <w:webHidden/>
          </w:rPr>
        </w:r>
        <w:r>
          <w:rPr>
            <w:noProof/>
            <w:webHidden/>
          </w:rPr>
          <w:fldChar w:fldCharType="separate"/>
        </w:r>
        <w:r>
          <w:rPr>
            <w:noProof/>
            <w:webHidden/>
          </w:rPr>
          <w:t>220</w:t>
        </w:r>
        <w:r>
          <w:rPr>
            <w:noProof/>
            <w:webHidden/>
          </w:rPr>
          <w:fldChar w:fldCharType="end"/>
        </w:r>
      </w:hyperlink>
    </w:p>
    <w:p w14:paraId="5BCEFD70" w14:textId="6CC15B0B"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51" w:history="1">
        <w:r w:rsidRPr="00C63F58">
          <w:rPr>
            <w:rStyle w:val="Hipervnculo"/>
            <w:noProof/>
          </w:rPr>
          <w:t>7.10</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N°1.9</w:t>
        </w:r>
        <w:r>
          <w:rPr>
            <w:noProof/>
            <w:webHidden/>
          </w:rPr>
          <w:tab/>
        </w:r>
        <w:r>
          <w:rPr>
            <w:noProof/>
            <w:webHidden/>
          </w:rPr>
          <w:fldChar w:fldCharType="begin"/>
        </w:r>
        <w:r>
          <w:rPr>
            <w:noProof/>
            <w:webHidden/>
          </w:rPr>
          <w:instrText xml:space="preserve"> PAGEREF _Toc213787151 \h </w:instrText>
        </w:r>
        <w:r>
          <w:rPr>
            <w:noProof/>
            <w:webHidden/>
          </w:rPr>
        </w:r>
        <w:r>
          <w:rPr>
            <w:noProof/>
            <w:webHidden/>
          </w:rPr>
          <w:fldChar w:fldCharType="separate"/>
        </w:r>
        <w:r>
          <w:rPr>
            <w:noProof/>
            <w:webHidden/>
          </w:rPr>
          <w:t>224</w:t>
        </w:r>
        <w:r>
          <w:rPr>
            <w:noProof/>
            <w:webHidden/>
          </w:rPr>
          <w:fldChar w:fldCharType="end"/>
        </w:r>
      </w:hyperlink>
    </w:p>
    <w:p w14:paraId="2EDD9C9D" w14:textId="20728C3F"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52" w:history="1">
        <w:r w:rsidRPr="00C63F58">
          <w:rPr>
            <w:rStyle w:val="Hipervnculo"/>
            <w:noProof/>
          </w:rPr>
          <w:t>7.11</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N°1.10</w:t>
        </w:r>
        <w:r>
          <w:rPr>
            <w:noProof/>
            <w:webHidden/>
          </w:rPr>
          <w:tab/>
        </w:r>
        <w:r>
          <w:rPr>
            <w:noProof/>
            <w:webHidden/>
          </w:rPr>
          <w:fldChar w:fldCharType="begin"/>
        </w:r>
        <w:r>
          <w:rPr>
            <w:noProof/>
            <w:webHidden/>
          </w:rPr>
          <w:instrText xml:space="preserve"> PAGEREF _Toc213787152 \h </w:instrText>
        </w:r>
        <w:r>
          <w:rPr>
            <w:noProof/>
            <w:webHidden/>
          </w:rPr>
        </w:r>
        <w:r>
          <w:rPr>
            <w:noProof/>
            <w:webHidden/>
          </w:rPr>
          <w:fldChar w:fldCharType="separate"/>
        </w:r>
        <w:r>
          <w:rPr>
            <w:noProof/>
            <w:webHidden/>
          </w:rPr>
          <w:t>227</w:t>
        </w:r>
        <w:r>
          <w:rPr>
            <w:noProof/>
            <w:webHidden/>
          </w:rPr>
          <w:fldChar w:fldCharType="end"/>
        </w:r>
      </w:hyperlink>
    </w:p>
    <w:p w14:paraId="06CDEE3B" w14:textId="3C704E72"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53" w:history="1">
        <w:r w:rsidRPr="00C63F58">
          <w:rPr>
            <w:rStyle w:val="Hipervnculo"/>
            <w:noProof/>
          </w:rPr>
          <w:t>7.12</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N°1.11</w:t>
        </w:r>
        <w:r>
          <w:rPr>
            <w:noProof/>
            <w:webHidden/>
          </w:rPr>
          <w:tab/>
        </w:r>
        <w:r>
          <w:rPr>
            <w:noProof/>
            <w:webHidden/>
          </w:rPr>
          <w:fldChar w:fldCharType="begin"/>
        </w:r>
        <w:r>
          <w:rPr>
            <w:noProof/>
            <w:webHidden/>
          </w:rPr>
          <w:instrText xml:space="preserve"> PAGEREF _Toc213787153 \h </w:instrText>
        </w:r>
        <w:r>
          <w:rPr>
            <w:noProof/>
            <w:webHidden/>
          </w:rPr>
        </w:r>
        <w:r>
          <w:rPr>
            <w:noProof/>
            <w:webHidden/>
          </w:rPr>
          <w:fldChar w:fldCharType="separate"/>
        </w:r>
        <w:r>
          <w:rPr>
            <w:noProof/>
            <w:webHidden/>
          </w:rPr>
          <w:t>230</w:t>
        </w:r>
        <w:r>
          <w:rPr>
            <w:noProof/>
            <w:webHidden/>
          </w:rPr>
          <w:fldChar w:fldCharType="end"/>
        </w:r>
      </w:hyperlink>
    </w:p>
    <w:p w14:paraId="253913F1" w14:textId="7755F338"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54" w:history="1">
        <w:r w:rsidRPr="00C63F58">
          <w:rPr>
            <w:rStyle w:val="Hipervnculo"/>
            <w:noProof/>
          </w:rPr>
          <w:t>7.13</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N°1.12</w:t>
        </w:r>
        <w:r>
          <w:rPr>
            <w:noProof/>
            <w:webHidden/>
          </w:rPr>
          <w:tab/>
        </w:r>
        <w:r>
          <w:rPr>
            <w:noProof/>
            <w:webHidden/>
          </w:rPr>
          <w:fldChar w:fldCharType="begin"/>
        </w:r>
        <w:r>
          <w:rPr>
            <w:noProof/>
            <w:webHidden/>
          </w:rPr>
          <w:instrText xml:space="preserve"> PAGEREF _Toc213787154 \h </w:instrText>
        </w:r>
        <w:r>
          <w:rPr>
            <w:noProof/>
            <w:webHidden/>
          </w:rPr>
        </w:r>
        <w:r>
          <w:rPr>
            <w:noProof/>
            <w:webHidden/>
          </w:rPr>
          <w:fldChar w:fldCharType="separate"/>
        </w:r>
        <w:r>
          <w:rPr>
            <w:noProof/>
            <w:webHidden/>
          </w:rPr>
          <w:t>233</w:t>
        </w:r>
        <w:r>
          <w:rPr>
            <w:noProof/>
            <w:webHidden/>
          </w:rPr>
          <w:fldChar w:fldCharType="end"/>
        </w:r>
      </w:hyperlink>
    </w:p>
    <w:p w14:paraId="19BEDB78" w14:textId="136E0281"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55" w:history="1">
        <w:r w:rsidRPr="00C63F58">
          <w:rPr>
            <w:rStyle w:val="Hipervnculo"/>
            <w:noProof/>
          </w:rPr>
          <w:t>7.14</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N°1.13</w:t>
        </w:r>
        <w:r>
          <w:rPr>
            <w:noProof/>
            <w:webHidden/>
          </w:rPr>
          <w:tab/>
        </w:r>
        <w:r>
          <w:rPr>
            <w:noProof/>
            <w:webHidden/>
          </w:rPr>
          <w:fldChar w:fldCharType="begin"/>
        </w:r>
        <w:r>
          <w:rPr>
            <w:noProof/>
            <w:webHidden/>
          </w:rPr>
          <w:instrText xml:space="preserve"> PAGEREF _Toc213787155 \h </w:instrText>
        </w:r>
        <w:r>
          <w:rPr>
            <w:noProof/>
            <w:webHidden/>
          </w:rPr>
        </w:r>
        <w:r>
          <w:rPr>
            <w:noProof/>
            <w:webHidden/>
          </w:rPr>
          <w:fldChar w:fldCharType="separate"/>
        </w:r>
        <w:r>
          <w:rPr>
            <w:noProof/>
            <w:webHidden/>
          </w:rPr>
          <w:t>237</w:t>
        </w:r>
        <w:r>
          <w:rPr>
            <w:noProof/>
            <w:webHidden/>
          </w:rPr>
          <w:fldChar w:fldCharType="end"/>
        </w:r>
      </w:hyperlink>
    </w:p>
    <w:p w14:paraId="49F6590B" w14:textId="2C310784"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56" w:history="1">
        <w:r w:rsidRPr="00C63F58">
          <w:rPr>
            <w:rStyle w:val="Hipervnculo"/>
            <w:noProof/>
          </w:rPr>
          <w:t>7.15</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N°1.14</w:t>
        </w:r>
        <w:r>
          <w:rPr>
            <w:noProof/>
            <w:webHidden/>
          </w:rPr>
          <w:tab/>
        </w:r>
        <w:r>
          <w:rPr>
            <w:noProof/>
            <w:webHidden/>
          </w:rPr>
          <w:fldChar w:fldCharType="begin"/>
        </w:r>
        <w:r>
          <w:rPr>
            <w:noProof/>
            <w:webHidden/>
          </w:rPr>
          <w:instrText xml:space="preserve"> PAGEREF _Toc213787156 \h </w:instrText>
        </w:r>
        <w:r>
          <w:rPr>
            <w:noProof/>
            <w:webHidden/>
          </w:rPr>
        </w:r>
        <w:r>
          <w:rPr>
            <w:noProof/>
            <w:webHidden/>
          </w:rPr>
          <w:fldChar w:fldCharType="separate"/>
        </w:r>
        <w:r>
          <w:rPr>
            <w:noProof/>
            <w:webHidden/>
          </w:rPr>
          <w:t>241</w:t>
        </w:r>
        <w:r>
          <w:rPr>
            <w:noProof/>
            <w:webHidden/>
          </w:rPr>
          <w:fldChar w:fldCharType="end"/>
        </w:r>
      </w:hyperlink>
    </w:p>
    <w:p w14:paraId="0AC2DBA8" w14:textId="669EB294"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57" w:history="1">
        <w:r w:rsidRPr="00C63F58">
          <w:rPr>
            <w:rStyle w:val="Hipervnculo"/>
            <w:noProof/>
          </w:rPr>
          <w:t>7.16</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N°1.15</w:t>
        </w:r>
        <w:r>
          <w:rPr>
            <w:noProof/>
            <w:webHidden/>
          </w:rPr>
          <w:tab/>
        </w:r>
        <w:r>
          <w:rPr>
            <w:noProof/>
            <w:webHidden/>
          </w:rPr>
          <w:fldChar w:fldCharType="begin"/>
        </w:r>
        <w:r>
          <w:rPr>
            <w:noProof/>
            <w:webHidden/>
          </w:rPr>
          <w:instrText xml:space="preserve"> PAGEREF _Toc213787157 \h </w:instrText>
        </w:r>
        <w:r>
          <w:rPr>
            <w:noProof/>
            <w:webHidden/>
          </w:rPr>
        </w:r>
        <w:r>
          <w:rPr>
            <w:noProof/>
            <w:webHidden/>
          </w:rPr>
          <w:fldChar w:fldCharType="separate"/>
        </w:r>
        <w:r>
          <w:rPr>
            <w:noProof/>
            <w:webHidden/>
          </w:rPr>
          <w:t>245</w:t>
        </w:r>
        <w:r>
          <w:rPr>
            <w:noProof/>
            <w:webHidden/>
          </w:rPr>
          <w:fldChar w:fldCharType="end"/>
        </w:r>
      </w:hyperlink>
    </w:p>
    <w:p w14:paraId="70717BA5" w14:textId="369D39F1"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58" w:history="1">
        <w:r w:rsidRPr="00C63F58">
          <w:rPr>
            <w:rStyle w:val="Hipervnculo"/>
            <w:noProof/>
          </w:rPr>
          <w:t>7.17</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N°1.16</w:t>
        </w:r>
        <w:r>
          <w:rPr>
            <w:noProof/>
            <w:webHidden/>
          </w:rPr>
          <w:tab/>
        </w:r>
        <w:r>
          <w:rPr>
            <w:noProof/>
            <w:webHidden/>
          </w:rPr>
          <w:fldChar w:fldCharType="begin"/>
        </w:r>
        <w:r>
          <w:rPr>
            <w:noProof/>
            <w:webHidden/>
          </w:rPr>
          <w:instrText xml:space="preserve"> PAGEREF _Toc213787158 \h </w:instrText>
        </w:r>
        <w:r>
          <w:rPr>
            <w:noProof/>
            <w:webHidden/>
          </w:rPr>
        </w:r>
        <w:r>
          <w:rPr>
            <w:noProof/>
            <w:webHidden/>
          </w:rPr>
          <w:fldChar w:fldCharType="separate"/>
        </w:r>
        <w:r>
          <w:rPr>
            <w:noProof/>
            <w:webHidden/>
          </w:rPr>
          <w:t>248</w:t>
        </w:r>
        <w:r>
          <w:rPr>
            <w:noProof/>
            <w:webHidden/>
          </w:rPr>
          <w:fldChar w:fldCharType="end"/>
        </w:r>
      </w:hyperlink>
    </w:p>
    <w:p w14:paraId="4CA14AF2" w14:textId="3D4CBC09"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59" w:history="1">
        <w:r w:rsidRPr="00C63F58">
          <w:rPr>
            <w:rStyle w:val="Hipervnculo"/>
            <w:noProof/>
          </w:rPr>
          <w:t>7.18</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N°1.17</w:t>
        </w:r>
        <w:r>
          <w:rPr>
            <w:noProof/>
            <w:webHidden/>
          </w:rPr>
          <w:tab/>
        </w:r>
        <w:r>
          <w:rPr>
            <w:noProof/>
            <w:webHidden/>
          </w:rPr>
          <w:fldChar w:fldCharType="begin"/>
        </w:r>
        <w:r>
          <w:rPr>
            <w:noProof/>
            <w:webHidden/>
          </w:rPr>
          <w:instrText xml:space="preserve"> PAGEREF _Toc213787159 \h </w:instrText>
        </w:r>
        <w:r>
          <w:rPr>
            <w:noProof/>
            <w:webHidden/>
          </w:rPr>
        </w:r>
        <w:r>
          <w:rPr>
            <w:noProof/>
            <w:webHidden/>
          </w:rPr>
          <w:fldChar w:fldCharType="separate"/>
        </w:r>
        <w:r>
          <w:rPr>
            <w:noProof/>
            <w:webHidden/>
          </w:rPr>
          <w:t>251</w:t>
        </w:r>
        <w:r>
          <w:rPr>
            <w:noProof/>
            <w:webHidden/>
          </w:rPr>
          <w:fldChar w:fldCharType="end"/>
        </w:r>
      </w:hyperlink>
    </w:p>
    <w:p w14:paraId="62C5163B" w14:textId="13508F75"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60" w:history="1">
        <w:r w:rsidRPr="00C63F58">
          <w:rPr>
            <w:rStyle w:val="Hipervnculo"/>
            <w:noProof/>
          </w:rPr>
          <w:t>7.19</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N°1.18</w:t>
        </w:r>
        <w:r>
          <w:rPr>
            <w:noProof/>
            <w:webHidden/>
          </w:rPr>
          <w:tab/>
        </w:r>
        <w:r>
          <w:rPr>
            <w:noProof/>
            <w:webHidden/>
          </w:rPr>
          <w:fldChar w:fldCharType="begin"/>
        </w:r>
        <w:r>
          <w:rPr>
            <w:noProof/>
            <w:webHidden/>
          </w:rPr>
          <w:instrText xml:space="preserve"> PAGEREF _Toc213787160 \h </w:instrText>
        </w:r>
        <w:r>
          <w:rPr>
            <w:noProof/>
            <w:webHidden/>
          </w:rPr>
        </w:r>
        <w:r>
          <w:rPr>
            <w:noProof/>
            <w:webHidden/>
          </w:rPr>
          <w:fldChar w:fldCharType="separate"/>
        </w:r>
        <w:r>
          <w:rPr>
            <w:noProof/>
            <w:webHidden/>
          </w:rPr>
          <w:t>254</w:t>
        </w:r>
        <w:r>
          <w:rPr>
            <w:noProof/>
            <w:webHidden/>
          </w:rPr>
          <w:fldChar w:fldCharType="end"/>
        </w:r>
      </w:hyperlink>
    </w:p>
    <w:p w14:paraId="3DF2B9FD" w14:textId="4525377A"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61" w:history="1">
        <w:r w:rsidRPr="00C63F58">
          <w:rPr>
            <w:rStyle w:val="Hipervnculo"/>
            <w:noProof/>
          </w:rPr>
          <w:t>7.20</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N°1.19</w:t>
        </w:r>
        <w:r>
          <w:rPr>
            <w:noProof/>
            <w:webHidden/>
          </w:rPr>
          <w:tab/>
        </w:r>
        <w:r>
          <w:rPr>
            <w:noProof/>
            <w:webHidden/>
          </w:rPr>
          <w:fldChar w:fldCharType="begin"/>
        </w:r>
        <w:r>
          <w:rPr>
            <w:noProof/>
            <w:webHidden/>
          </w:rPr>
          <w:instrText xml:space="preserve"> PAGEREF _Toc213787161 \h </w:instrText>
        </w:r>
        <w:r>
          <w:rPr>
            <w:noProof/>
            <w:webHidden/>
          </w:rPr>
        </w:r>
        <w:r>
          <w:rPr>
            <w:noProof/>
            <w:webHidden/>
          </w:rPr>
          <w:fldChar w:fldCharType="separate"/>
        </w:r>
        <w:r>
          <w:rPr>
            <w:noProof/>
            <w:webHidden/>
          </w:rPr>
          <w:t>256</w:t>
        </w:r>
        <w:r>
          <w:rPr>
            <w:noProof/>
            <w:webHidden/>
          </w:rPr>
          <w:fldChar w:fldCharType="end"/>
        </w:r>
      </w:hyperlink>
    </w:p>
    <w:p w14:paraId="23D5EF9C" w14:textId="63E2214D"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62" w:history="1">
        <w:r w:rsidRPr="00C63F58">
          <w:rPr>
            <w:rStyle w:val="Hipervnculo"/>
            <w:noProof/>
          </w:rPr>
          <w:t>7.21</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N°1.20</w:t>
        </w:r>
        <w:r>
          <w:rPr>
            <w:noProof/>
            <w:webHidden/>
          </w:rPr>
          <w:tab/>
        </w:r>
        <w:r>
          <w:rPr>
            <w:noProof/>
            <w:webHidden/>
          </w:rPr>
          <w:fldChar w:fldCharType="begin"/>
        </w:r>
        <w:r>
          <w:rPr>
            <w:noProof/>
            <w:webHidden/>
          </w:rPr>
          <w:instrText xml:space="preserve"> PAGEREF _Toc213787162 \h </w:instrText>
        </w:r>
        <w:r>
          <w:rPr>
            <w:noProof/>
            <w:webHidden/>
          </w:rPr>
        </w:r>
        <w:r>
          <w:rPr>
            <w:noProof/>
            <w:webHidden/>
          </w:rPr>
          <w:fldChar w:fldCharType="separate"/>
        </w:r>
        <w:r>
          <w:rPr>
            <w:noProof/>
            <w:webHidden/>
          </w:rPr>
          <w:t>260</w:t>
        </w:r>
        <w:r>
          <w:rPr>
            <w:noProof/>
            <w:webHidden/>
          </w:rPr>
          <w:fldChar w:fldCharType="end"/>
        </w:r>
      </w:hyperlink>
    </w:p>
    <w:p w14:paraId="6155FF33" w14:textId="148824DA"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63" w:history="1">
        <w:r w:rsidRPr="00C63F58">
          <w:rPr>
            <w:rStyle w:val="Hipervnculo"/>
            <w:noProof/>
          </w:rPr>
          <w:t>7.22</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N°1.21</w:t>
        </w:r>
        <w:r>
          <w:rPr>
            <w:noProof/>
            <w:webHidden/>
          </w:rPr>
          <w:tab/>
        </w:r>
        <w:r>
          <w:rPr>
            <w:noProof/>
            <w:webHidden/>
          </w:rPr>
          <w:fldChar w:fldCharType="begin"/>
        </w:r>
        <w:r>
          <w:rPr>
            <w:noProof/>
            <w:webHidden/>
          </w:rPr>
          <w:instrText xml:space="preserve"> PAGEREF _Toc213787163 \h </w:instrText>
        </w:r>
        <w:r>
          <w:rPr>
            <w:noProof/>
            <w:webHidden/>
          </w:rPr>
        </w:r>
        <w:r>
          <w:rPr>
            <w:noProof/>
            <w:webHidden/>
          </w:rPr>
          <w:fldChar w:fldCharType="separate"/>
        </w:r>
        <w:r>
          <w:rPr>
            <w:noProof/>
            <w:webHidden/>
          </w:rPr>
          <w:t>263</w:t>
        </w:r>
        <w:r>
          <w:rPr>
            <w:noProof/>
            <w:webHidden/>
          </w:rPr>
          <w:fldChar w:fldCharType="end"/>
        </w:r>
      </w:hyperlink>
    </w:p>
    <w:p w14:paraId="3B2C24F7" w14:textId="34F3F7D0"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64" w:history="1">
        <w:r w:rsidRPr="00C63F58">
          <w:rPr>
            <w:rStyle w:val="Hipervnculo"/>
            <w:noProof/>
          </w:rPr>
          <w:t>7.23</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N°2.1</w:t>
        </w:r>
        <w:r>
          <w:rPr>
            <w:noProof/>
            <w:webHidden/>
          </w:rPr>
          <w:tab/>
        </w:r>
        <w:r>
          <w:rPr>
            <w:noProof/>
            <w:webHidden/>
          </w:rPr>
          <w:fldChar w:fldCharType="begin"/>
        </w:r>
        <w:r>
          <w:rPr>
            <w:noProof/>
            <w:webHidden/>
          </w:rPr>
          <w:instrText xml:space="preserve"> PAGEREF _Toc213787164 \h </w:instrText>
        </w:r>
        <w:r>
          <w:rPr>
            <w:noProof/>
            <w:webHidden/>
          </w:rPr>
        </w:r>
        <w:r>
          <w:rPr>
            <w:noProof/>
            <w:webHidden/>
          </w:rPr>
          <w:fldChar w:fldCharType="separate"/>
        </w:r>
        <w:r>
          <w:rPr>
            <w:noProof/>
            <w:webHidden/>
          </w:rPr>
          <w:t>265</w:t>
        </w:r>
        <w:r>
          <w:rPr>
            <w:noProof/>
            <w:webHidden/>
          </w:rPr>
          <w:fldChar w:fldCharType="end"/>
        </w:r>
      </w:hyperlink>
    </w:p>
    <w:p w14:paraId="2792DE9D" w14:textId="7944E92D"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65" w:history="1">
        <w:r w:rsidRPr="00C63F58">
          <w:rPr>
            <w:rStyle w:val="Hipervnculo"/>
            <w:noProof/>
          </w:rPr>
          <w:t>7.24</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N°2.2</w:t>
        </w:r>
        <w:r>
          <w:rPr>
            <w:noProof/>
            <w:webHidden/>
          </w:rPr>
          <w:tab/>
        </w:r>
        <w:r>
          <w:rPr>
            <w:noProof/>
            <w:webHidden/>
          </w:rPr>
          <w:fldChar w:fldCharType="begin"/>
        </w:r>
        <w:r>
          <w:rPr>
            <w:noProof/>
            <w:webHidden/>
          </w:rPr>
          <w:instrText xml:space="preserve"> PAGEREF _Toc213787165 \h </w:instrText>
        </w:r>
        <w:r>
          <w:rPr>
            <w:noProof/>
            <w:webHidden/>
          </w:rPr>
        </w:r>
        <w:r>
          <w:rPr>
            <w:noProof/>
            <w:webHidden/>
          </w:rPr>
          <w:fldChar w:fldCharType="separate"/>
        </w:r>
        <w:r>
          <w:rPr>
            <w:noProof/>
            <w:webHidden/>
          </w:rPr>
          <w:t>269</w:t>
        </w:r>
        <w:r>
          <w:rPr>
            <w:noProof/>
            <w:webHidden/>
          </w:rPr>
          <w:fldChar w:fldCharType="end"/>
        </w:r>
      </w:hyperlink>
    </w:p>
    <w:p w14:paraId="4873006E" w14:textId="4F4B56D4"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66" w:history="1">
        <w:r w:rsidRPr="00C63F58">
          <w:rPr>
            <w:rStyle w:val="Hipervnculo"/>
            <w:noProof/>
          </w:rPr>
          <w:t>7.25</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N°2.3</w:t>
        </w:r>
        <w:r>
          <w:rPr>
            <w:noProof/>
            <w:webHidden/>
          </w:rPr>
          <w:tab/>
        </w:r>
        <w:r>
          <w:rPr>
            <w:noProof/>
            <w:webHidden/>
          </w:rPr>
          <w:fldChar w:fldCharType="begin"/>
        </w:r>
        <w:r>
          <w:rPr>
            <w:noProof/>
            <w:webHidden/>
          </w:rPr>
          <w:instrText xml:space="preserve"> PAGEREF _Toc213787166 \h </w:instrText>
        </w:r>
        <w:r>
          <w:rPr>
            <w:noProof/>
            <w:webHidden/>
          </w:rPr>
        </w:r>
        <w:r>
          <w:rPr>
            <w:noProof/>
            <w:webHidden/>
          </w:rPr>
          <w:fldChar w:fldCharType="separate"/>
        </w:r>
        <w:r>
          <w:rPr>
            <w:noProof/>
            <w:webHidden/>
          </w:rPr>
          <w:t>273</w:t>
        </w:r>
        <w:r>
          <w:rPr>
            <w:noProof/>
            <w:webHidden/>
          </w:rPr>
          <w:fldChar w:fldCharType="end"/>
        </w:r>
      </w:hyperlink>
    </w:p>
    <w:p w14:paraId="7EE45C2A" w14:textId="260B1D42"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67" w:history="1">
        <w:r w:rsidRPr="00C63F58">
          <w:rPr>
            <w:rStyle w:val="Hipervnculo"/>
            <w:noProof/>
          </w:rPr>
          <w:t>7.26</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N°2.4</w:t>
        </w:r>
        <w:r>
          <w:rPr>
            <w:noProof/>
            <w:webHidden/>
          </w:rPr>
          <w:tab/>
        </w:r>
        <w:r>
          <w:rPr>
            <w:noProof/>
            <w:webHidden/>
          </w:rPr>
          <w:fldChar w:fldCharType="begin"/>
        </w:r>
        <w:r>
          <w:rPr>
            <w:noProof/>
            <w:webHidden/>
          </w:rPr>
          <w:instrText xml:space="preserve"> PAGEREF _Toc213787167 \h </w:instrText>
        </w:r>
        <w:r>
          <w:rPr>
            <w:noProof/>
            <w:webHidden/>
          </w:rPr>
        </w:r>
        <w:r>
          <w:rPr>
            <w:noProof/>
            <w:webHidden/>
          </w:rPr>
          <w:fldChar w:fldCharType="separate"/>
        </w:r>
        <w:r>
          <w:rPr>
            <w:noProof/>
            <w:webHidden/>
          </w:rPr>
          <w:t>276</w:t>
        </w:r>
        <w:r>
          <w:rPr>
            <w:noProof/>
            <w:webHidden/>
          </w:rPr>
          <w:fldChar w:fldCharType="end"/>
        </w:r>
      </w:hyperlink>
    </w:p>
    <w:p w14:paraId="19B0C028" w14:textId="03333011"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68" w:history="1">
        <w:r w:rsidRPr="00C63F58">
          <w:rPr>
            <w:rStyle w:val="Hipervnculo"/>
            <w:noProof/>
          </w:rPr>
          <w:t>7.27</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 xml:space="preserve">Prueba Unitaria </w:t>
        </w:r>
        <w:r w:rsidRPr="00C63F58">
          <w:rPr>
            <w:rStyle w:val="Hipervnculo"/>
            <w:noProof/>
          </w:rPr>
          <w:t>C</w:t>
        </w:r>
        <w:r w:rsidRPr="00C63F58">
          <w:rPr>
            <w:rStyle w:val="Hipervnculo"/>
            <w:noProof/>
          </w:rPr>
          <w:t>U N°2.5</w:t>
        </w:r>
        <w:r>
          <w:rPr>
            <w:noProof/>
            <w:webHidden/>
          </w:rPr>
          <w:tab/>
        </w:r>
        <w:r>
          <w:rPr>
            <w:noProof/>
            <w:webHidden/>
          </w:rPr>
          <w:fldChar w:fldCharType="begin"/>
        </w:r>
        <w:r>
          <w:rPr>
            <w:noProof/>
            <w:webHidden/>
          </w:rPr>
          <w:instrText xml:space="preserve"> PAGEREF _Toc213787168 \h </w:instrText>
        </w:r>
        <w:r>
          <w:rPr>
            <w:noProof/>
            <w:webHidden/>
          </w:rPr>
        </w:r>
        <w:r>
          <w:rPr>
            <w:noProof/>
            <w:webHidden/>
          </w:rPr>
          <w:fldChar w:fldCharType="separate"/>
        </w:r>
        <w:r>
          <w:rPr>
            <w:noProof/>
            <w:webHidden/>
          </w:rPr>
          <w:t>279</w:t>
        </w:r>
        <w:r>
          <w:rPr>
            <w:noProof/>
            <w:webHidden/>
          </w:rPr>
          <w:fldChar w:fldCharType="end"/>
        </w:r>
      </w:hyperlink>
    </w:p>
    <w:p w14:paraId="2CC86C9D" w14:textId="4FEF93BF"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69" w:history="1">
        <w:r w:rsidRPr="00C63F58">
          <w:rPr>
            <w:rStyle w:val="Hipervnculo"/>
            <w:noProof/>
          </w:rPr>
          <w:t>7.28</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N°2.6.1</w:t>
        </w:r>
        <w:r>
          <w:rPr>
            <w:noProof/>
            <w:webHidden/>
          </w:rPr>
          <w:tab/>
        </w:r>
        <w:r>
          <w:rPr>
            <w:noProof/>
            <w:webHidden/>
          </w:rPr>
          <w:fldChar w:fldCharType="begin"/>
        </w:r>
        <w:r>
          <w:rPr>
            <w:noProof/>
            <w:webHidden/>
          </w:rPr>
          <w:instrText xml:space="preserve"> PAGEREF _Toc213787169 \h </w:instrText>
        </w:r>
        <w:r>
          <w:rPr>
            <w:noProof/>
            <w:webHidden/>
          </w:rPr>
        </w:r>
        <w:r>
          <w:rPr>
            <w:noProof/>
            <w:webHidden/>
          </w:rPr>
          <w:fldChar w:fldCharType="separate"/>
        </w:r>
        <w:r>
          <w:rPr>
            <w:noProof/>
            <w:webHidden/>
          </w:rPr>
          <w:t>283</w:t>
        </w:r>
        <w:r>
          <w:rPr>
            <w:noProof/>
            <w:webHidden/>
          </w:rPr>
          <w:fldChar w:fldCharType="end"/>
        </w:r>
      </w:hyperlink>
    </w:p>
    <w:p w14:paraId="1FFB91B6" w14:textId="74053CFA"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70" w:history="1">
        <w:r w:rsidRPr="00C63F58">
          <w:rPr>
            <w:rStyle w:val="Hipervnculo"/>
            <w:noProof/>
          </w:rPr>
          <w:t>7.29</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N°2.6.2</w:t>
        </w:r>
        <w:r>
          <w:rPr>
            <w:noProof/>
            <w:webHidden/>
          </w:rPr>
          <w:tab/>
        </w:r>
        <w:r>
          <w:rPr>
            <w:noProof/>
            <w:webHidden/>
          </w:rPr>
          <w:fldChar w:fldCharType="begin"/>
        </w:r>
        <w:r>
          <w:rPr>
            <w:noProof/>
            <w:webHidden/>
          </w:rPr>
          <w:instrText xml:space="preserve"> PAGEREF _Toc213787170 \h </w:instrText>
        </w:r>
        <w:r>
          <w:rPr>
            <w:noProof/>
            <w:webHidden/>
          </w:rPr>
        </w:r>
        <w:r>
          <w:rPr>
            <w:noProof/>
            <w:webHidden/>
          </w:rPr>
          <w:fldChar w:fldCharType="separate"/>
        </w:r>
        <w:r>
          <w:rPr>
            <w:noProof/>
            <w:webHidden/>
          </w:rPr>
          <w:t>286</w:t>
        </w:r>
        <w:r>
          <w:rPr>
            <w:noProof/>
            <w:webHidden/>
          </w:rPr>
          <w:fldChar w:fldCharType="end"/>
        </w:r>
      </w:hyperlink>
    </w:p>
    <w:p w14:paraId="1111C252" w14:textId="31476804"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71" w:history="1">
        <w:r w:rsidRPr="00C63F58">
          <w:rPr>
            <w:rStyle w:val="Hipervnculo"/>
            <w:noProof/>
          </w:rPr>
          <w:t>7.30</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N°3.1.1</w:t>
        </w:r>
        <w:r>
          <w:rPr>
            <w:noProof/>
            <w:webHidden/>
          </w:rPr>
          <w:tab/>
        </w:r>
        <w:r>
          <w:rPr>
            <w:noProof/>
            <w:webHidden/>
          </w:rPr>
          <w:fldChar w:fldCharType="begin"/>
        </w:r>
        <w:r>
          <w:rPr>
            <w:noProof/>
            <w:webHidden/>
          </w:rPr>
          <w:instrText xml:space="preserve"> PAGEREF _Toc213787171 \h </w:instrText>
        </w:r>
        <w:r>
          <w:rPr>
            <w:noProof/>
            <w:webHidden/>
          </w:rPr>
        </w:r>
        <w:r>
          <w:rPr>
            <w:noProof/>
            <w:webHidden/>
          </w:rPr>
          <w:fldChar w:fldCharType="separate"/>
        </w:r>
        <w:r>
          <w:rPr>
            <w:noProof/>
            <w:webHidden/>
          </w:rPr>
          <w:t>289</w:t>
        </w:r>
        <w:r>
          <w:rPr>
            <w:noProof/>
            <w:webHidden/>
          </w:rPr>
          <w:fldChar w:fldCharType="end"/>
        </w:r>
      </w:hyperlink>
    </w:p>
    <w:p w14:paraId="7158770A" w14:textId="6EF3DD45"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72" w:history="1">
        <w:r w:rsidRPr="00C63F58">
          <w:rPr>
            <w:rStyle w:val="Hipervnculo"/>
            <w:noProof/>
          </w:rPr>
          <w:t>7.31</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N°3.1.2</w:t>
        </w:r>
        <w:r>
          <w:rPr>
            <w:noProof/>
            <w:webHidden/>
          </w:rPr>
          <w:tab/>
        </w:r>
        <w:r>
          <w:rPr>
            <w:noProof/>
            <w:webHidden/>
          </w:rPr>
          <w:fldChar w:fldCharType="begin"/>
        </w:r>
        <w:r>
          <w:rPr>
            <w:noProof/>
            <w:webHidden/>
          </w:rPr>
          <w:instrText xml:space="preserve"> PAGEREF _Toc213787172 \h </w:instrText>
        </w:r>
        <w:r>
          <w:rPr>
            <w:noProof/>
            <w:webHidden/>
          </w:rPr>
        </w:r>
        <w:r>
          <w:rPr>
            <w:noProof/>
            <w:webHidden/>
          </w:rPr>
          <w:fldChar w:fldCharType="separate"/>
        </w:r>
        <w:r>
          <w:rPr>
            <w:noProof/>
            <w:webHidden/>
          </w:rPr>
          <w:t>293</w:t>
        </w:r>
        <w:r>
          <w:rPr>
            <w:noProof/>
            <w:webHidden/>
          </w:rPr>
          <w:fldChar w:fldCharType="end"/>
        </w:r>
      </w:hyperlink>
    </w:p>
    <w:p w14:paraId="69DB9DC3" w14:textId="70F58D3A"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73" w:history="1">
        <w:r w:rsidRPr="00C63F58">
          <w:rPr>
            <w:rStyle w:val="Hipervnculo"/>
            <w:noProof/>
          </w:rPr>
          <w:t>7.32</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N°3.2</w:t>
        </w:r>
        <w:r>
          <w:rPr>
            <w:noProof/>
            <w:webHidden/>
          </w:rPr>
          <w:tab/>
        </w:r>
        <w:r>
          <w:rPr>
            <w:noProof/>
            <w:webHidden/>
          </w:rPr>
          <w:fldChar w:fldCharType="begin"/>
        </w:r>
        <w:r>
          <w:rPr>
            <w:noProof/>
            <w:webHidden/>
          </w:rPr>
          <w:instrText xml:space="preserve"> PAGEREF _Toc213787173 \h </w:instrText>
        </w:r>
        <w:r>
          <w:rPr>
            <w:noProof/>
            <w:webHidden/>
          </w:rPr>
        </w:r>
        <w:r>
          <w:rPr>
            <w:noProof/>
            <w:webHidden/>
          </w:rPr>
          <w:fldChar w:fldCharType="separate"/>
        </w:r>
        <w:r>
          <w:rPr>
            <w:noProof/>
            <w:webHidden/>
          </w:rPr>
          <w:t>296</w:t>
        </w:r>
        <w:r>
          <w:rPr>
            <w:noProof/>
            <w:webHidden/>
          </w:rPr>
          <w:fldChar w:fldCharType="end"/>
        </w:r>
      </w:hyperlink>
    </w:p>
    <w:p w14:paraId="294027AB" w14:textId="547A0FE7"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74" w:history="1">
        <w:r w:rsidRPr="00C63F58">
          <w:rPr>
            <w:rStyle w:val="Hipervnculo"/>
            <w:noProof/>
          </w:rPr>
          <w:t>7.33</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N°3.3</w:t>
        </w:r>
        <w:r>
          <w:rPr>
            <w:noProof/>
            <w:webHidden/>
          </w:rPr>
          <w:tab/>
        </w:r>
        <w:r>
          <w:rPr>
            <w:noProof/>
            <w:webHidden/>
          </w:rPr>
          <w:fldChar w:fldCharType="begin"/>
        </w:r>
        <w:r>
          <w:rPr>
            <w:noProof/>
            <w:webHidden/>
          </w:rPr>
          <w:instrText xml:space="preserve"> PAGEREF _Toc213787174 \h </w:instrText>
        </w:r>
        <w:r>
          <w:rPr>
            <w:noProof/>
            <w:webHidden/>
          </w:rPr>
        </w:r>
        <w:r>
          <w:rPr>
            <w:noProof/>
            <w:webHidden/>
          </w:rPr>
          <w:fldChar w:fldCharType="separate"/>
        </w:r>
        <w:r>
          <w:rPr>
            <w:noProof/>
            <w:webHidden/>
          </w:rPr>
          <w:t>299</w:t>
        </w:r>
        <w:r>
          <w:rPr>
            <w:noProof/>
            <w:webHidden/>
          </w:rPr>
          <w:fldChar w:fldCharType="end"/>
        </w:r>
      </w:hyperlink>
    </w:p>
    <w:p w14:paraId="1D3E9F31" w14:textId="27E412B2"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75" w:history="1">
        <w:r w:rsidRPr="00C63F58">
          <w:rPr>
            <w:rStyle w:val="Hipervnculo"/>
            <w:noProof/>
          </w:rPr>
          <w:t>7.34</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N°3.4</w:t>
        </w:r>
        <w:r>
          <w:rPr>
            <w:noProof/>
            <w:webHidden/>
          </w:rPr>
          <w:tab/>
        </w:r>
        <w:r>
          <w:rPr>
            <w:noProof/>
            <w:webHidden/>
          </w:rPr>
          <w:fldChar w:fldCharType="begin"/>
        </w:r>
        <w:r>
          <w:rPr>
            <w:noProof/>
            <w:webHidden/>
          </w:rPr>
          <w:instrText xml:space="preserve"> PAGEREF _Toc213787175 \h </w:instrText>
        </w:r>
        <w:r>
          <w:rPr>
            <w:noProof/>
            <w:webHidden/>
          </w:rPr>
        </w:r>
        <w:r>
          <w:rPr>
            <w:noProof/>
            <w:webHidden/>
          </w:rPr>
          <w:fldChar w:fldCharType="separate"/>
        </w:r>
        <w:r>
          <w:rPr>
            <w:noProof/>
            <w:webHidden/>
          </w:rPr>
          <w:t>302</w:t>
        </w:r>
        <w:r>
          <w:rPr>
            <w:noProof/>
            <w:webHidden/>
          </w:rPr>
          <w:fldChar w:fldCharType="end"/>
        </w:r>
      </w:hyperlink>
    </w:p>
    <w:p w14:paraId="066DED00" w14:textId="7454FDB8"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76" w:history="1">
        <w:r w:rsidRPr="00C63F58">
          <w:rPr>
            <w:rStyle w:val="Hipervnculo"/>
            <w:noProof/>
          </w:rPr>
          <w:t>7.35</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N°3.5</w:t>
        </w:r>
        <w:r>
          <w:rPr>
            <w:noProof/>
            <w:webHidden/>
          </w:rPr>
          <w:tab/>
        </w:r>
        <w:r>
          <w:rPr>
            <w:noProof/>
            <w:webHidden/>
          </w:rPr>
          <w:fldChar w:fldCharType="begin"/>
        </w:r>
        <w:r>
          <w:rPr>
            <w:noProof/>
            <w:webHidden/>
          </w:rPr>
          <w:instrText xml:space="preserve"> PAGEREF _Toc213787176 \h </w:instrText>
        </w:r>
        <w:r>
          <w:rPr>
            <w:noProof/>
            <w:webHidden/>
          </w:rPr>
        </w:r>
        <w:r>
          <w:rPr>
            <w:noProof/>
            <w:webHidden/>
          </w:rPr>
          <w:fldChar w:fldCharType="separate"/>
        </w:r>
        <w:r>
          <w:rPr>
            <w:noProof/>
            <w:webHidden/>
          </w:rPr>
          <w:t>305</w:t>
        </w:r>
        <w:r>
          <w:rPr>
            <w:noProof/>
            <w:webHidden/>
          </w:rPr>
          <w:fldChar w:fldCharType="end"/>
        </w:r>
      </w:hyperlink>
    </w:p>
    <w:p w14:paraId="4229D671" w14:textId="547B48A0"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77" w:history="1">
        <w:r w:rsidRPr="00C63F58">
          <w:rPr>
            <w:rStyle w:val="Hipervnculo"/>
            <w:noProof/>
          </w:rPr>
          <w:t>7.36</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N°3.6</w:t>
        </w:r>
        <w:r>
          <w:rPr>
            <w:noProof/>
            <w:webHidden/>
          </w:rPr>
          <w:tab/>
        </w:r>
        <w:r>
          <w:rPr>
            <w:noProof/>
            <w:webHidden/>
          </w:rPr>
          <w:fldChar w:fldCharType="begin"/>
        </w:r>
        <w:r>
          <w:rPr>
            <w:noProof/>
            <w:webHidden/>
          </w:rPr>
          <w:instrText xml:space="preserve"> PAGEREF _Toc213787177 \h </w:instrText>
        </w:r>
        <w:r>
          <w:rPr>
            <w:noProof/>
            <w:webHidden/>
          </w:rPr>
        </w:r>
        <w:r>
          <w:rPr>
            <w:noProof/>
            <w:webHidden/>
          </w:rPr>
          <w:fldChar w:fldCharType="separate"/>
        </w:r>
        <w:r>
          <w:rPr>
            <w:noProof/>
            <w:webHidden/>
          </w:rPr>
          <w:t>308</w:t>
        </w:r>
        <w:r>
          <w:rPr>
            <w:noProof/>
            <w:webHidden/>
          </w:rPr>
          <w:fldChar w:fldCharType="end"/>
        </w:r>
      </w:hyperlink>
    </w:p>
    <w:p w14:paraId="5A1484CA" w14:textId="02DA61BF"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78" w:history="1">
        <w:r w:rsidRPr="00C63F58">
          <w:rPr>
            <w:rStyle w:val="Hipervnculo"/>
            <w:noProof/>
          </w:rPr>
          <w:t>7.37</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N°3.7</w:t>
        </w:r>
        <w:r>
          <w:rPr>
            <w:noProof/>
            <w:webHidden/>
          </w:rPr>
          <w:tab/>
        </w:r>
        <w:r>
          <w:rPr>
            <w:noProof/>
            <w:webHidden/>
          </w:rPr>
          <w:fldChar w:fldCharType="begin"/>
        </w:r>
        <w:r>
          <w:rPr>
            <w:noProof/>
            <w:webHidden/>
          </w:rPr>
          <w:instrText xml:space="preserve"> PAGEREF _Toc213787178 \h </w:instrText>
        </w:r>
        <w:r>
          <w:rPr>
            <w:noProof/>
            <w:webHidden/>
          </w:rPr>
        </w:r>
        <w:r>
          <w:rPr>
            <w:noProof/>
            <w:webHidden/>
          </w:rPr>
          <w:fldChar w:fldCharType="separate"/>
        </w:r>
        <w:r>
          <w:rPr>
            <w:noProof/>
            <w:webHidden/>
          </w:rPr>
          <w:t>311</w:t>
        </w:r>
        <w:r>
          <w:rPr>
            <w:noProof/>
            <w:webHidden/>
          </w:rPr>
          <w:fldChar w:fldCharType="end"/>
        </w:r>
      </w:hyperlink>
    </w:p>
    <w:p w14:paraId="60372E1F" w14:textId="729515C4"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79" w:history="1">
        <w:r w:rsidRPr="00C63F58">
          <w:rPr>
            <w:rStyle w:val="Hipervnculo"/>
            <w:noProof/>
          </w:rPr>
          <w:t>7.38</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N°4.1.1</w:t>
        </w:r>
        <w:r>
          <w:rPr>
            <w:noProof/>
            <w:webHidden/>
          </w:rPr>
          <w:tab/>
        </w:r>
        <w:r>
          <w:rPr>
            <w:noProof/>
            <w:webHidden/>
          </w:rPr>
          <w:fldChar w:fldCharType="begin"/>
        </w:r>
        <w:r>
          <w:rPr>
            <w:noProof/>
            <w:webHidden/>
          </w:rPr>
          <w:instrText xml:space="preserve"> PAGEREF _Toc213787179 \h </w:instrText>
        </w:r>
        <w:r>
          <w:rPr>
            <w:noProof/>
            <w:webHidden/>
          </w:rPr>
        </w:r>
        <w:r>
          <w:rPr>
            <w:noProof/>
            <w:webHidden/>
          </w:rPr>
          <w:fldChar w:fldCharType="separate"/>
        </w:r>
        <w:r>
          <w:rPr>
            <w:noProof/>
            <w:webHidden/>
          </w:rPr>
          <w:t>314</w:t>
        </w:r>
        <w:r>
          <w:rPr>
            <w:noProof/>
            <w:webHidden/>
          </w:rPr>
          <w:fldChar w:fldCharType="end"/>
        </w:r>
      </w:hyperlink>
    </w:p>
    <w:p w14:paraId="3FF134F4" w14:textId="740A200B"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80" w:history="1">
        <w:r w:rsidRPr="00C63F58">
          <w:rPr>
            <w:rStyle w:val="Hipervnculo"/>
            <w:noProof/>
          </w:rPr>
          <w:t>7.39</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N°4.1.2</w:t>
        </w:r>
        <w:r>
          <w:rPr>
            <w:noProof/>
            <w:webHidden/>
          </w:rPr>
          <w:tab/>
        </w:r>
        <w:r>
          <w:rPr>
            <w:noProof/>
            <w:webHidden/>
          </w:rPr>
          <w:fldChar w:fldCharType="begin"/>
        </w:r>
        <w:r>
          <w:rPr>
            <w:noProof/>
            <w:webHidden/>
          </w:rPr>
          <w:instrText xml:space="preserve"> PAGEREF _Toc213787180 \h </w:instrText>
        </w:r>
        <w:r>
          <w:rPr>
            <w:noProof/>
            <w:webHidden/>
          </w:rPr>
        </w:r>
        <w:r>
          <w:rPr>
            <w:noProof/>
            <w:webHidden/>
          </w:rPr>
          <w:fldChar w:fldCharType="separate"/>
        </w:r>
        <w:r>
          <w:rPr>
            <w:noProof/>
            <w:webHidden/>
          </w:rPr>
          <w:t>317</w:t>
        </w:r>
        <w:r>
          <w:rPr>
            <w:noProof/>
            <w:webHidden/>
          </w:rPr>
          <w:fldChar w:fldCharType="end"/>
        </w:r>
      </w:hyperlink>
    </w:p>
    <w:p w14:paraId="23893861" w14:textId="0FA11B3E"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81" w:history="1">
        <w:r w:rsidRPr="00C63F58">
          <w:rPr>
            <w:rStyle w:val="Hipervnculo"/>
            <w:noProof/>
          </w:rPr>
          <w:t>7.40</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N°4.2</w:t>
        </w:r>
        <w:r>
          <w:rPr>
            <w:noProof/>
            <w:webHidden/>
          </w:rPr>
          <w:tab/>
        </w:r>
        <w:r>
          <w:rPr>
            <w:noProof/>
            <w:webHidden/>
          </w:rPr>
          <w:fldChar w:fldCharType="begin"/>
        </w:r>
        <w:r>
          <w:rPr>
            <w:noProof/>
            <w:webHidden/>
          </w:rPr>
          <w:instrText xml:space="preserve"> PAGEREF _Toc213787181 \h </w:instrText>
        </w:r>
        <w:r>
          <w:rPr>
            <w:noProof/>
            <w:webHidden/>
          </w:rPr>
        </w:r>
        <w:r>
          <w:rPr>
            <w:noProof/>
            <w:webHidden/>
          </w:rPr>
          <w:fldChar w:fldCharType="separate"/>
        </w:r>
        <w:r>
          <w:rPr>
            <w:noProof/>
            <w:webHidden/>
          </w:rPr>
          <w:t>320</w:t>
        </w:r>
        <w:r>
          <w:rPr>
            <w:noProof/>
            <w:webHidden/>
          </w:rPr>
          <w:fldChar w:fldCharType="end"/>
        </w:r>
      </w:hyperlink>
    </w:p>
    <w:p w14:paraId="62449C81" w14:textId="1344D27E"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82" w:history="1">
        <w:r w:rsidRPr="00C63F58">
          <w:rPr>
            <w:rStyle w:val="Hipervnculo"/>
            <w:noProof/>
          </w:rPr>
          <w:t>7.41</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N°4.3</w:t>
        </w:r>
        <w:r>
          <w:rPr>
            <w:noProof/>
            <w:webHidden/>
          </w:rPr>
          <w:tab/>
        </w:r>
        <w:r>
          <w:rPr>
            <w:noProof/>
            <w:webHidden/>
          </w:rPr>
          <w:fldChar w:fldCharType="begin"/>
        </w:r>
        <w:r>
          <w:rPr>
            <w:noProof/>
            <w:webHidden/>
          </w:rPr>
          <w:instrText xml:space="preserve"> PAGEREF _Toc213787182 \h </w:instrText>
        </w:r>
        <w:r>
          <w:rPr>
            <w:noProof/>
            <w:webHidden/>
          </w:rPr>
        </w:r>
        <w:r>
          <w:rPr>
            <w:noProof/>
            <w:webHidden/>
          </w:rPr>
          <w:fldChar w:fldCharType="separate"/>
        </w:r>
        <w:r>
          <w:rPr>
            <w:noProof/>
            <w:webHidden/>
          </w:rPr>
          <w:t>324</w:t>
        </w:r>
        <w:r>
          <w:rPr>
            <w:noProof/>
            <w:webHidden/>
          </w:rPr>
          <w:fldChar w:fldCharType="end"/>
        </w:r>
      </w:hyperlink>
    </w:p>
    <w:p w14:paraId="7D34F4B3" w14:textId="432DD285"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83" w:history="1">
        <w:r w:rsidRPr="00C63F58">
          <w:rPr>
            <w:rStyle w:val="Hipervnculo"/>
            <w:noProof/>
          </w:rPr>
          <w:t>7.42</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N°4.4</w:t>
        </w:r>
        <w:r>
          <w:rPr>
            <w:noProof/>
            <w:webHidden/>
          </w:rPr>
          <w:tab/>
        </w:r>
        <w:r>
          <w:rPr>
            <w:noProof/>
            <w:webHidden/>
          </w:rPr>
          <w:fldChar w:fldCharType="begin"/>
        </w:r>
        <w:r>
          <w:rPr>
            <w:noProof/>
            <w:webHidden/>
          </w:rPr>
          <w:instrText xml:space="preserve"> PAGEREF _Toc213787183 \h </w:instrText>
        </w:r>
        <w:r>
          <w:rPr>
            <w:noProof/>
            <w:webHidden/>
          </w:rPr>
        </w:r>
        <w:r>
          <w:rPr>
            <w:noProof/>
            <w:webHidden/>
          </w:rPr>
          <w:fldChar w:fldCharType="separate"/>
        </w:r>
        <w:r>
          <w:rPr>
            <w:noProof/>
            <w:webHidden/>
          </w:rPr>
          <w:t>327</w:t>
        </w:r>
        <w:r>
          <w:rPr>
            <w:noProof/>
            <w:webHidden/>
          </w:rPr>
          <w:fldChar w:fldCharType="end"/>
        </w:r>
      </w:hyperlink>
    </w:p>
    <w:p w14:paraId="739C702F" w14:textId="119E9D83"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84" w:history="1">
        <w:r w:rsidRPr="00C63F58">
          <w:rPr>
            <w:rStyle w:val="Hipervnculo"/>
            <w:noProof/>
          </w:rPr>
          <w:t>7.43Prueba Unitaria CU N°4.5</w:t>
        </w:r>
        <w:r>
          <w:rPr>
            <w:noProof/>
            <w:webHidden/>
          </w:rPr>
          <w:tab/>
        </w:r>
        <w:r>
          <w:rPr>
            <w:noProof/>
            <w:webHidden/>
          </w:rPr>
          <w:fldChar w:fldCharType="begin"/>
        </w:r>
        <w:r>
          <w:rPr>
            <w:noProof/>
            <w:webHidden/>
          </w:rPr>
          <w:instrText xml:space="preserve"> PAGEREF _Toc213787184 \h </w:instrText>
        </w:r>
        <w:r>
          <w:rPr>
            <w:noProof/>
            <w:webHidden/>
          </w:rPr>
        </w:r>
        <w:r>
          <w:rPr>
            <w:noProof/>
            <w:webHidden/>
          </w:rPr>
          <w:fldChar w:fldCharType="separate"/>
        </w:r>
        <w:r>
          <w:rPr>
            <w:noProof/>
            <w:webHidden/>
          </w:rPr>
          <w:t>330</w:t>
        </w:r>
        <w:r>
          <w:rPr>
            <w:noProof/>
            <w:webHidden/>
          </w:rPr>
          <w:fldChar w:fldCharType="end"/>
        </w:r>
      </w:hyperlink>
    </w:p>
    <w:p w14:paraId="5388B056" w14:textId="56AD4F06"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85" w:history="1">
        <w:r w:rsidRPr="00C63F58">
          <w:rPr>
            <w:rStyle w:val="Hipervnculo"/>
            <w:noProof/>
          </w:rPr>
          <w:t>7.44</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N°4.6</w:t>
        </w:r>
        <w:r>
          <w:rPr>
            <w:noProof/>
            <w:webHidden/>
          </w:rPr>
          <w:tab/>
        </w:r>
        <w:r>
          <w:rPr>
            <w:noProof/>
            <w:webHidden/>
          </w:rPr>
          <w:fldChar w:fldCharType="begin"/>
        </w:r>
        <w:r>
          <w:rPr>
            <w:noProof/>
            <w:webHidden/>
          </w:rPr>
          <w:instrText xml:space="preserve"> PAGEREF _Toc213787185 \h </w:instrText>
        </w:r>
        <w:r>
          <w:rPr>
            <w:noProof/>
            <w:webHidden/>
          </w:rPr>
        </w:r>
        <w:r>
          <w:rPr>
            <w:noProof/>
            <w:webHidden/>
          </w:rPr>
          <w:fldChar w:fldCharType="separate"/>
        </w:r>
        <w:r>
          <w:rPr>
            <w:noProof/>
            <w:webHidden/>
          </w:rPr>
          <w:t>333</w:t>
        </w:r>
        <w:r>
          <w:rPr>
            <w:noProof/>
            <w:webHidden/>
          </w:rPr>
          <w:fldChar w:fldCharType="end"/>
        </w:r>
      </w:hyperlink>
    </w:p>
    <w:p w14:paraId="3DE1B76C" w14:textId="6FEECA93"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86" w:history="1">
        <w:r w:rsidRPr="00C63F58">
          <w:rPr>
            <w:rStyle w:val="Hipervnculo"/>
            <w:noProof/>
          </w:rPr>
          <w:t>7.45</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N°4.7</w:t>
        </w:r>
        <w:r>
          <w:rPr>
            <w:noProof/>
            <w:webHidden/>
          </w:rPr>
          <w:tab/>
        </w:r>
        <w:r>
          <w:rPr>
            <w:noProof/>
            <w:webHidden/>
          </w:rPr>
          <w:fldChar w:fldCharType="begin"/>
        </w:r>
        <w:r>
          <w:rPr>
            <w:noProof/>
            <w:webHidden/>
          </w:rPr>
          <w:instrText xml:space="preserve"> PAGEREF _Toc213787186 \h </w:instrText>
        </w:r>
        <w:r>
          <w:rPr>
            <w:noProof/>
            <w:webHidden/>
          </w:rPr>
        </w:r>
        <w:r>
          <w:rPr>
            <w:noProof/>
            <w:webHidden/>
          </w:rPr>
          <w:fldChar w:fldCharType="separate"/>
        </w:r>
        <w:r>
          <w:rPr>
            <w:noProof/>
            <w:webHidden/>
          </w:rPr>
          <w:t>336</w:t>
        </w:r>
        <w:r>
          <w:rPr>
            <w:noProof/>
            <w:webHidden/>
          </w:rPr>
          <w:fldChar w:fldCharType="end"/>
        </w:r>
      </w:hyperlink>
    </w:p>
    <w:p w14:paraId="17467E75" w14:textId="0CAE9AAF"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87" w:history="1">
        <w:r w:rsidRPr="00C63F58">
          <w:rPr>
            <w:rStyle w:val="Hipervnculo"/>
            <w:noProof/>
          </w:rPr>
          <w:t>7.46</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N°5.1</w:t>
        </w:r>
        <w:r>
          <w:rPr>
            <w:noProof/>
            <w:webHidden/>
          </w:rPr>
          <w:tab/>
        </w:r>
        <w:r>
          <w:rPr>
            <w:noProof/>
            <w:webHidden/>
          </w:rPr>
          <w:fldChar w:fldCharType="begin"/>
        </w:r>
        <w:r>
          <w:rPr>
            <w:noProof/>
            <w:webHidden/>
          </w:rPr>
          <w:instrText xml:space="preserve"> PAGEREF _Toc213787187 \h </w:instrText>
        </w:r>
        <w:r>
          <w:rPr>
            <w:noProof/>
            <w:webHidden/>
          </w:rPr>
        </w:r>
        <w:r>
          <w:rPr>
            <w:noProof/>
            <w:webHidden/>
          </w:rPr>
          <w:fldChar w:fldCharType="separate"/>
        </w:r>
        <w:r>
          <w:rPr>
            <w:noProof/>
            <w:webHidden/>
          </w:rPr>
          <w:t>339</w:t>
        </w:r>
        <w:r>
          <w:rPr>
            <w:noProof/>
            <w:webHidden/>
          </w:rPr>
          <w:fldChar w:fldCharType="end"/>
        </w:r>
      </w:hyperlink>
    </w:p>
    <w:p w14:paraId="066E0847" w14:textId="026BE46D"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88" w:history="1">
        <w:r w:rsidRPr="00C63F58">
          <w:rPr>
            <w:rStyle w:val="Hipervnculo"/>
            <w:noProof/>
          </w:rPr>
          <w:t>7.47</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N°5.2</w:t>
        </w:r>
        <w:r>
          <w:rPr>
            <w:noProof/>
            <w:webHidden/>
          </w:rPr>
          <w:tab/>
        </w:r>
        <w:r>
          <w:rPr>
            <w:noProof/>
            <w:webHidden/>
          </w:rPr>
          <w:fldChar w:fldCharType="begin"/>
        </w:r>
        <w:r>
          <w:rPr>
            <w:noProof/>
            <w:webHidden/>
          </w:rPr>
          <w:instrText xml:space="preserve"> PAGEREF _Toc213787188 \h </w:instrText>
        </w:r>
        <w:r>
          <w:rPr>
            <w:noProof/>
            <w:webHidden/>
          </w:rPr>
        </w:r>
        <w:r>
          <w:rPr>
            <w:noProof/>
            <w:webHidden/>
          </w:rPr>
          <w:fldChar w:fldCharType="separate"/>
        </w:r>
        <w:r>
          <w:rPr>
            <w:noProof/>
            <w:webHidden/>
          </w:rPr>
          <w:t>342</w:t>
        </w:r>
        <w:r>
          <w:rPr>
            <w:noProof/>
            <w:webHidden/>
          </w:rPr>
          <w:fldChar w:fldCharType="end"/>
        </w:r>
      </w:hyperlink>
    </w:p>
    <w:p w14:paraId="464040FE" w14:textId="6B35F385"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89" w:history="1">
        <w:r w:rsidRPr="00C63F58">
          <w:rPr>
            <w:rStyle w:val="Hipervnculo"/>
            <w:noProof/>
          </w:rPr>
          <w:t>7.48</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N°5.3</w:t>
        </w:r>
        <w:r>
          <w:rPr>
            <w:noProof/>
            <w:webHidden/>
          </w:rPr>
          <w:tab/>
        </w:r>
        <w:r>
          <w:rPr>
            <w:noProof/>
            <w:webHidden/>
          </w:rPr>
          <w:fldChar w:fldCharType="begin"/>
        </w:r>
        <w:r>
          <w:rPr>
            <w:noProof/>
            <w:webHidden/>
          </w:rPr>
          <w:instrText xml:space="preserve"> PAGEREF _Toc213787189 \h </w:instrText>
        </w:r>
        <w:r>
          <w:rPr>
            <w:noProof/>
            <w:webHidden/>
          </w:rPr>
        </w:r>
        <w:r>
          <w:rPr>
            <w:noProof/>
            <w:webHidden/>
          </w:rPr>
          <w:fldChar w:fldCharType="separate"/>
        </w:r>
        <w:r>
          <w:rPr>
            <w:noProof/>
            <w:webHidden/>
          </w:rPr>
          <w:t>345</w:t>
        </w:r>
        <w:r>
          <w:rPr>
            <w:noProof/>
            <w:webHidden/>
          </w:rPr>
          <w:fldChar w:fldCharType="end"/>
        </w:r>
      </w:hyperlink>
    </w:p>
    <w:p w14:paraId="2A0A28C4" w14:textId="232044B7"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90" w:history="1">
        <w:r w:rsidRPr="00C63F58">
          <w:rPr>
            <w:rStyle w:val="Hipervnculo"/>
            <w:noProof/>
          </w:rPr>
          <w:t>7.49</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N°5.4</w:t>
        </w:r>
        <w:r>
          <w:rPr>
            <w:noProof/>
            <w:webHidden/>
          </w:rPr>
          <w:tab/>
        </w:r>
        <w:r>
          <w:rPr>
            <w:noProof/>
            <w:webHidden/>
          </w:rPr>
          <w:fldChar w:fldCharType="begin"/>
        </w:r>
        <w:r>
          <w:rPr>
            <w:noProof/>
            <w:webHidden/>
          </w:rPr>
          <w:instrText xml:space="preserve"> PAGEREF _Toc213787190 \h </w:instrText>
        </w:r>
        <w:r>
          <w:rPr>
            <w:noProof/>
            <w:webHidden/>
          </w:rPr>
        </w:r>
        <w:r>
          <w:rPr>
            <w:noProof/>
            <w:webHidden/>
          </w:rPr>
          <w:fldChar w:fldCharType="separate"/>
        </w:r>
        <w:r>
          <w:rPr>
            <w:noProof/>
            <w:webHidden/>
          </w:rPr>
          <w:t>348</w:t>
        </w:r>
        <w:r>
          <w:rPr>
            <w:noProof/>
            <w:webHidden/>
          </w:rPr>
          <w:fldChar w:fldCharType="end"/>
        </w:r>
      </w:hyperlink>
    </w:p>
    <w:p w14:paraId="62CAAE88" w14:textId="117D7D72"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91" w:history="1">
        <w:r w:rsidRPr="00C63F58">
          <w:rPr>
            <w:rStyle w:val="Hipervnculo"/>
            <w:noProof/>
          </w:rPr>
          <w:t>7.50</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N°5.5</w:t>
        </w:r>
        <w:r>
          <w:rPr>
            <w:noProof/>
            <w:webHidden/>
          </w:rPr>
          <w:tab/>
        </w:r>
        <w:r>
          <w:rPr>
            <w:noProof/>
            <w:webHidden/>
          </w:rPr>
          <w:fldChar w:fldCharType="begin"/>
        </w:r>
        <w:r>
          <w:rPr>
            <w:noProof/>
            <w:webHidden/>
          </w:rPr>
          <w:instrText xml:space="preserve"> PAGEREF _Toc213787191 \h </w:instrText>
        </w:r>
        <w:r>
          <w:rPr>
            <w:noProof/>
            <w:webHidden/>
          </w:rPr>
        </w:r>
        <w:r>
          <w:rPr>
            <w:noProof/>
            <w:webHidden/>
          </w:rPr>
          <w:fldChar w:fldCharType="separate"/>
        </w:r>
        <w:r>
          <w:rPr>
            <w:noProof/>
            <w:webHidden/>
          </w:rPr>
          <w:t>351</w:t>
        </w:r>
        <w:r>
          <w:rPr>
            <w:noProof/>
            <w:webHidden/>
          </w:rPr>
          <w:fldChar w:fldCharType="end"/>
        </w:r>
      </w:hyperlink>
    </w:p>
    <w:p w14:paraId="1496949D" w14:textId="0397F3FB"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92" w:history="1">
        <w:r w:rsidRPr="00C63F58">
          <w:rPr>
            <w:rStyle w:val="Hipervnculo"/>
            <w:noProof/>
          </w:rPr>
          <w:t>7.51</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N°5.6</w:t>
        </w:r>
        <w:r>
          <w:rPr>
            <w:noProof/>
            <w:webHidden/>
          </w:rPr>
          <w:tab/>
        </w:r>
        <w:r>
          <w:rPr>
            <w:noProof/>
            <w:webHidden/>
          </w:rPr>
          <w:fldChar w:fldCharType="begin"/>
        </w:r>
        <w:r>
          <w:rPr>
            <w:noProof/>
            <w:webHidden/>
          </w:rPr>
          <w:instrText xml:space="preserve"> PAGEREF _Toc213787192 \h </w:instrText>
        </w:r>
        <w:r>
          <w:rPr>
            <w:noProof/>
            <w:webHidden/>
          </w:rPr>
        </w:r>
        <w:r>
          <w:rPr>
            <w:noProof/>
            <w:webHidden/>
          </w:rPr>
          <w:fldChar w:fldCharType="separate"/>
        </w:r>
        <w:r>
          <w:rPr>
            <w:noProof/>
            <w:webHidden/>
          </w:rPr>
          <w:t>354</w:t>
        </w:r>
        <w:r>
          <w:rPr>
            <w:noProof/>
            <w:webHidden/>
          </w:rPr>
          <w:fldChar w:fldCharType="end"/>
        </w:r>
      </w:hyperlink>
    </w:p>
    <w:p w14:paraId="6FD01284" w14:textId="4038F4A1"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93" w:history="1">
        <w:r w:rsidRPr="00C63F58">
          <w:rPr>
            <w:rStyle w:val="Hipervnculo"/>
            <w:noProof/>
          </w:rPr>
          <w:t>7.52</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N°5.7</w:t>
        </w:r>
        <w:r>
          <w:rPr>
            <w:noProof/>
            <w:webHidden/>
          </w:rPr>
          <w:tab/>
        </w:r>
        <w:r>
          <w:rPr>
            <w:noProof/>
            <w:webHidden/>
          </w:rPr>
          <w:fldChar w:fldCharType="begin"/>
        </w:r>
        <w:r>
          <w:rPr>
            <w:noProof/>
            <w:webHidden/>
          </w:rPr>
          <w:instrText xml:space="preserve"> PAGEREF _Toc213787193 \h </w:instrText>
        </w:r>
        <w:r>
          <w:rPr>
            <w:noProof/>
            <w:webHidden/>
          </w:rPr>
        </w:r>
        <w:r>
          <w:rPr>
            <w:noProof/>
            <w:webHidden/>
          </w:rPr>
          <w:fldChar w:fldCharType="separate"/>
        </w:r>
        <w:r>
          <w:rPr>
            <w:noProof/>
            <w:webHidden/>
          </w:rPr>
          <w:t>358</w:t>
        </w:r>
        <w:r>
          <w:rPr>
            <w:noProof/>
            <w:webHidden/>
          </w:rPr>
          <w:fldChar w:fldCharType="end"/>
        </w:r>
      </w:hyperlink>
    </w:p>
    <w:p w14:paraId="1C6336BC" w14:textId="79E74987"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94" w:history="1">
        <w:r w:rsidRPr="00C63F58">
          <w:rPr>
            <w:rStyle w:val="Hipervnculo"/>
            <w:noProof/>
          </w:rPr>
          <w:t>7.53</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N°5.8</w:t>
        </w:r>
        <w:r>
          <w:rPr>
            <w:noProof/>
            <w:webHidden/>
          </w:rPr>
          <w:tab/>
        </w:r>
        <w:r>
          <w:rPr>
            <w:noProof/>
            <w:webHidden/>
          </w:rPr>
          <w:fldChar w:fldCharType="begin"/>
        </w:r>
        <w:r>
          <w:rPr>
            <w:noProof/>
            <w:webHidden/>
          </w:rPr>
          <w:instrText xml:space="preserve"> PAGEREF _Toc213787194 \h </w:instrText>
        </w:r>
        <w:r>
          <w:rPr>
            <w:noProof/>
            <w:webHidden/>
          </w:rPr>
        </w:r>
        <w:r>
          <w:rPr>
            <w:noProof/>
            <w:webHidden/>
          </w:rPr>
          <w:fldChar w:fldCharType="separate"/>
        </w:r>
        <w:r>
          <w:rPr>
            <w:noProof/>
            <w:webHidden/>
          </w:rPr>
          <w:t>362</w:t>
        </w:r>
        <w:r>
          <w:rPr>
            <w:noProof/>
            <w:webHidden/>
          </w:rPr>
          <w:fldChar w:fldCharType="end"/>
        </w:r>
      </w:hyperlink>
    </w:p>
    <w:p w14:paraId="2537899D" w14:textId="541A3A9D"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95" w:history="1">
        <w:r w:rsidRPr="00C63F58">
          <w:rPr>
            <w:rStyle w:val="Hipervnculo"/>
            <w:noProof/>
          </w:rPr>
          <w:t>7.54</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N°6.1</w:t>
        </w:r>
        <w:r>
          <w:rPr>
            <w:noProof/>
            <w:webHidden/>
          </w:rPr>
          <w:tab/>
        </w:r>
        <w:r>
          <w:rPr>
            <w:noProof/>
            <w:webHidden/>
          </w:rPr>
          <w:fldChar w:fldCharType="begin"/>
        </w:r>
        <w:r>
          <w:rPr>
            <w:noProof/>
            <w:webHidden/>
          </w:rPr>
          <w:instrText xml:space="preserve"> PAGEREF _Toc213787195 \h </w:instrText>
        </w:r>
        <w:r>
          <w:rPr>
            <w:noProof/>
            <w:webHidden/>
          </w:rPr>
        </w:r>
        <w:r>
          <w:rPr>
            <w:noProof/>
            <w:webHidden/>
          </w:rPr>
          <w:fldChar w:fldCharType="separate"/>
        </w:r>
        <w:r>
          <w:rPr>
            <w:noProof/>
            <w:webHidden/>
          </w:rPr>
          <w:t>365</w:t>
        </w:r>
        <w:r>
          <w:rPr>
            <w:noProof/>
            <w:webHidden/>
          </w:rPr>
          <w:fldChar w:fldCharType="end"/>
        </w:r>
      </w:hyperlink>
    </w:p>
    <w:p w14:paraId="5EA7122B" w14:textId="0BFD0B4C"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96" w:history="1">
        <w:r w:rsidRPr="00C63F58">
          <w:rPr>
            <w:rStyle w:val="Hipervnculo"/>
            <w:noProof/>
          </w:rPr>
          <w:t>7.55</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N°6.2</w:t>
        </w:r>
        <w:r>
          <w:rPr>
            <w:noProof/>
            <w:webHidden/>
          </w:rPr>
          <w:tab/>
        </w:r>
        <w:r>
          <w:rPr>
            <w:noProof/>
            <w:webHidden/>
          </w:rPr>
          <w:fldChar w:fldCharType="begin"/>
        </w:r>
        <w:r>
          <w:rPr>
            <w:noProof/>
            <w:webHidden/>
          </w:rPr>
          <w:instrText xml:space="preserve"> PAGEREF _Toc213787196 \h </w:instrText>
        </w:r>
        <w:r>
          <w:rPr>
            <w:noProof/>
            <w:webHidden/>
          </w:rPr>
        </w:r>
        <w:r>
          <w:rPr>
            <w:noProof/>
            <w:webHidden/>
          </w:rPr>
          <w:fldChar w:fldCharType="separate"/>
        </w:r>
        <w:r>
          <w:rPr>
            <w:noProof/>
            <w:webHidden/>
          </w:rPr>
          <w:t>369</w:t>
        </w:r>
        <w:r>
          <w:rPr>
            <w:noProof/>
            <w:webHidden/>
          </w:rPr>
          <w:fldChar w:fldCharType="end"/>
        </w:r>
      </w:hyperlink>
    </w:p>
    <w:p w14:paraId="4A70D60F" w14:textId="75BF3EE5"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97" w:history="1">
        <w:r w:rsidRPr="00C63F58">
          <w:rPr>
            <w:rStyle w:val="Hipervnculo"/>
            <w:noProof/>
          </w:rPr>
          <w:t>7.56</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N°6.3</w:t>
        </w:r>
        <w:r>
          <w:rPr>
            <w:noProof/>
            <w:webHidden/>
          </w:rPr>
          <w:tab/>
        </w:r>
        <w:r>
          <w:rPr>
            <w:noProof/>
            <w:webHidden/>
          </w:rPr>
          <w:fldChar w:fldCharType="begin"/>
        </w:r>
        <w:r>
          <w:rPr>
            <w:noProof/>
            <w:webHidden/>
          </w:rPr>
          <w:instrText xml:space="preserve"> PAGEREF _Toc213787197 \h </w:instrText>
        </w:r>
        <w:r>
          <w:rPr>
            <w:noProof/>
            <w:webHidden/>
          </w:rPr>
        </w:r>
        <w:r>
          <w:rPr>
            <w:noProof/>
            <w:webHidden/>
          </w:rPr>
          <w:fldChar w:fldCharType="separate"/>
        </w:r>
        <w:r>
          <w:rPr>
            <w:noProof/>
            <w:webHidden/>
          </w:rPr>
          <w:t>373</w:t>
        </w:r>
        <w:r>
          <w:rPr>
            <w:noProof/>
            <w:webHidden/>
          </w:rPr>
          <w:fldChar w:fldCharType="end"/>
        </w:r>
      </w:hyperlink>
    </w:p>
    <w:p w14:paraId="65D0E081" w14:textId="656004F5"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98" w:history="1">
        <w:r w:rsidRPr="00C63F58">
          <w:rPr>
            <w:rStyle w:val="Hipervnculo"/>
            <w:noProof/>
          </w:rPr>
          <w:t>7.57</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N°6.4</w:t>
        </w:r>
        <w:r>
          <w:rPr>
            <w:noProof/>
            <w:webHidden/>
          </w:rPr>
          <w:tab/>
        </w:r>
        <w:r>
          <w:rPr>
            <w:noProof/>
            <w:webHidden/>
          </w:rPr>
          <w:fldChar w:fldCharType="begin"/>
        </w:r>
        <w:r>
          <w:rPr>
            <w:noProof/>
            <w:webHidden/>
          </w:rPr>
          <w:instrText xml:space="preserve"> PAGEREF _Toc213787198 \h </w:instrText>
        </w:r>
        <w:r>
          <w:rPr>
            <w:noProof/>
            <w:webHidden/>
          </w:rPr>
        </w:r>
        <w:r>
          <w:rPr>
            <w:noProof/>
            <w:webHidden/>
          </w:rPr>
          <w:fldChar w:fldCharType="separate"/>
        </w:r>
        <w:r>
          <w:rPr>
            <w:noProof/>
            <w:webHidden/>
          </w:rPr>
          <w:t>376</w:t>
        </w:r>
        <w:r>
          <w:rPr>
            <w:noProof/>
            <w:webHidden/>
          </w:rPr>
          <w:fldChar w:fldCharType="end"/>
        </w:r>
      </w:hyperlink>
    </w:p>
    <w:p w14:paraId="194193A6" w14:textId="543B06B6"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199" w:history="1">
        <w:r w:rsidRPr="00C63F58">
          <w:rPr>
            <w:rStyle w:val="Hipervnculo"/>
            <w:noProof/>
          </w:rPr>
          <w:t>7.58</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N°6.5</w:t>
        </w:r>
        <w:r>
          <w:rPr>
            <w:noProof/>
            <w:webHidden/>
          </w:rPr>
          <w:tab/>
        </w:r>
        <w:r>
          <w:rPr>
            <w:noProof/>
            <w:webHidden/>
          </w:rPr>
          <w:fldChar w:fldCharType="begin"/>
        </w:r>
        <w:r>
          <w:rPr>
            <w:noProof/>
            <w:webHidden/>
          </w:rPr>
          <w:instrText xml:space="preserve"> PAGEREF _Toc213787199 \h </w:instrText>
        </w:r>
        <w:r>
          <w:rPr>
            <w:noProof/>
            <w:webHidden/>
          </w:rPr>
        </w:r>
        <w:r>
          <w:rPr>
            <w:noProof/>
            <w:webHidden/>
          </w:rPr>
          <w:fldChar w:fldCharType="separate"/>
        </w:r>
        <w:r>
          <w:rPr>
            <w:noProof/>
            <w:webHidden/>
          </w:rPr>
          <w:t>379</w:t>
        </w:r>
        <w:r>
          <w:rPr>
            <w:noProof/>
            <w:webHidden/>
          </w:rPr>
          <w:fldChar w:fldCharType="end"/>
        </w:r>
      </w:hyperlink>
    </w:p>
    <w:p w14:paraId="03CA1888" w14:textId="1CEDE423"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200" w:history="1">
        <w:r w:rsidRPr="00C63F58">
          <w:rPr>
            <w:rStyle w:val="Hipervnculo"/>
            <w:noProof/>
          </w:rPr>
          <w:t>7.59</w:t>
        </w:r>
        <w:r>
          <w:rPr>
            <w:rStyle w:val="Hipervnculo"/>
            <w:noProof/>
          </w:rPr>
          <w:t xml:space="preserve"> </w:t>
        </w:r>
        <w:r w:rsidRPr="00C63F58">
          <w:rPr>
            <w:rStyle w:val="Hipervnculo"/>
            <w:noProof/>
          </w:rPr>
          <w:t>Prueba Unitaria CU N°6.6</w:t>
        </w:r>
        <w:r>
          <w:rPr>
            <w:noProof/>
            <w:webHidden/>
          </w:rPr>
          <w:tab/>
        </w:r>
        <w:r>
          <w:rPr>
            <w:noProof/>
            <w:webHidden/>
          </w:rPr>
          <w:fldChar w:fldCharType="begin"/>
        </w:r>
        <w:r>
          <w:rPr>
            <w:noProof/>
            <w:webHidden/>
          </w:rPr>
          <w:instrText xml:space="preserve"> PAGEREF _Toc213787200 \h </w:instrText>
        </w:r>
        <w:r>
          <w:rPr>
            <w:noProof/>
            <w:webHidden/>
          </w:rPr>
        </w:r>
        <w:r>
          <w:rPr>
            <w:noProof/>
            <w:webHidden/>
          </w:rPr>
          <w:fldChar w:fldCharType="separate"/>
        </w:r>
        <w:r>
          <w:rPr>
            <w:noProof/>
            <w:webHidden/>
          </w:rPr>
          <w:t>382</w:t>
        </w:r>
        <w:r>
          <w:rPr>
            <w:noProof/>
            <w:webHidden/>
          </w:rPr>
          <w:fldChar w:fldCharType="end"/>
        </w:r>
      </w:hyperlink>
    </w:p>
    <w:p w14:paraId="7B1BC8FC" w14:textId="0ECF1568"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201" w:history="1">
        <w:r w:rsidRPr="00C63F58">
          <w:rPr>
            <w:rStyle w:val="Hipervnculo"/>
            <w:noProof/>
          </w:rPr>
          <w:t>7.60</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N°6.7</w:t>
        </w:r>
        <w:r>
          <w:rPr>
            <w:noProof/>
            <w:webHidden/>
          </w:rPr>
          <w:tab/>
        </w:r>
        <w:r>
          <w:rPr>
            <w:noProof/>
            <w:webHidden/>
          </w:rPr>
          <w:fldChar w:fldCharType="begin"/>
        </w:r>
        <w:r>
          <w:rPr>
            <w:noProof/>
            <w:webHidden/>
          </w:rPr>
          <w:instrText xml:space="preserve"> PAGEREF _Toc213787201 \h </w:instrText>
        </w:r>
        <w:r>
          <w:rPr>
            <w:noProof/>
            <w:webHidden/>
          </w:rPr>
        </w:r>
        <w:r>
          <w:rPr>
            <w:noProof/>
            <w:webHidden/>
          </w:rPr>
          <w:fldChar w:fldCharType="separate"/>
        </w:r>
        <w:r>
          <w:rPr>
            <w:noProof/>
            <w:webHidden/>
          </w:rPr>
          <w:t>386</w:t>
        </w:r>
        <w:r>
          <w:rPr>
            <w:noProof/>
            <w:webHidden/>
          </w:rPr>
          <w:fldChar w:fldCharType="end"/>
        </w:r>
      </w:hyperlink>
    </w:p>
    <w:p w14:paraId="73FA527F" w14:textId="56DE258B"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202" w:history="1">
        <w:r w:rsidRPr="00C63F58">
          <w:rPr>
            <w:rStyle w:val="Hipervnculo"/>
            <w:noProof/>
          </w:rPr>
          <w:t>7.61</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N°6.8</w:t>
        </w:r>
        <w:r>
          <w:rPr>
            <w:noProof/>
            <w:webHidden/>
          </w:rPr>
          <w:tab/>
        </w:r>
        <w:r>
          <w:rPr>
            <w:noProof/>
            <w:webHidden/>
          </w:rPr>
          <w:fldChar w:fldCharType="begin"/>
        </w:r>
        <w:r>
          <w:rPr>
            <w:noProof/>
            <w:webHidden/>
          </w:rPr>
          <w:instrText xml:space="preserve"> PAGEREF _Toc213787202 \h </w:instrText>
        </w:r>
        <w:r>
          <w:rPr>
            <w:noProof/>
            <w:webHidden/>
          </w:rPr>
        </w:r>
        <w:r>
          <w:rPr>
            <w:noProof/>
            <w:webHidden/>
          </w:rPr>
          <w:fldChar w:fldCharType="separate"/>
        </w:r>
        <w:r>
          <w:rPr>
            <w:noProof/>
            <w:webHidden/>
          </w:rPr>
          <w:t>390</w:t>
        </w:r>
        <w:r>
          <w:rPr>
            <w:noProof/>
            <w:webHidden/>
          </w:rPr>
          <w:fldChar w:fldCharType="end"/>
        </w:r>
      </w:hyperlink>
    </w:p>
    <w:p w14:paraId="653BC227" w14:textId="469B3B47"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203" w:history="1">
        <w:r w:rsidRPr="00C63F58">
          <w:rPr>
            <w:rStyle w:val="Hipervnculo"/>
            <w:noProof/>
          </w:rPr>
          <w:t>7.62</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N°7.1</w:t>
        </w:r>
        <w:r>
          <w:rPr>
            <w:noProof/>
            <w:webHidden/>
          </w:rPr>
          <w:tab/>
        </w:r>
        <w:r>
          <w:rPr>
            <w:noProof/>
            <w:webHidden/>
          </w:rPr>
          <w:fldChar w:fldCharType="begin"/>
        </w:r>
        <w:r>
          <w:rPr>
            <w:noProof/>
            <w:webHidden/>
          </w:rPr>
          <w:instrText xml:space="preserve"> PAGEREF _Toc213787203 \h </w:instrText>
        </w:r>
        <w:r>
          <w:rPr>
            <w:noProof/>
            <w:webHidden/>
          </w:rPr>
        </w:r>
        <w:r>
          <w:rPr>
            <w:noProof/>
            <w:webHidden/>
          </w:rPr>
          <w:fldChar w:fldCharType="separate"/>
        </w:r>
        <w:r>
          <w:rPr>
            <w:noProof/>
            <w:webHidden/>
          </w:rPr>
          <w:t>394</w:t>
        </w:r>
        <w:r>
          <w:rPr>
            <w:noProof/>
            <w:webHidden/>
          </w:rPr>
          <w:fldChar w:fldCharType="end"/>
        </w:r>
      </w:hyperlink>
    </w:p>
    <w:p w14:paraId="40944149" w14:textId="7D69E301"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204" w:history="1">
        <w:r w:rsidRPr="00C63F58">
          <w:rPr>
            <w:rStyle w:val="Hipervnculo"/>
            <w:noProof/>
          </w:rPr>
          <w:t>7.63</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N°7.2</w:t>
        </w:r>
        <w:r>
          <w:rPr>
            <w:noProof/>
            <w:webHidden/>
          </w:rPr>
          <w:tab/>
        </w:r>
        <w:r>
          <w:rPr>
            <w:noProof/>
            <w:webHidden/>
          </w:rPr>
          <w:fldChar w:fldCharType="begin"/>
        </w:r>
        <w:r>
          <w:rPr>
            <w:noProof/>
            <w:webHidden/>
          </w:rPr>
          <w:instrText xml:space="preserve"> PAGEREF _Toc213787204 \h </w:instrText>
        </w:r>
        <w:r>
          <w:rPr>
            <w:noProof/>
            <w:webHidden/>
          </w:rPr>
        </w:r>
        <w:r>
          <w:rPr>
            <w:noProof/>
            <w:webHidden/>
          </w:rPr>
          <w:fldChar w:fldCharType="separate"/>
        </w:r>
        <w:r>
          <w:rPr>
            <w:noProof/>
            <w:webHidden/>
          </w:rPr>
          <w:t>396</w:t>
        </w:r>
        <w:r>
          <w:rPr>
            <w:noProof/>
            <w:webHidden/>
          </w:rPr>
          <w:fldChar w:fldCharType="end"/>
        </w:r>
      </w:hyperlink>
    </w:p>
    <w:p w14:paraId="129975AC" w14:textId="64645421"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205" w:history="1">
        <w:r w:rsidRPr="00C63F58">
          <w:rPr>
            <w:rStyle w:val="Hipervnculo"/>
            <w:noProof/>
          </w:rPr>
          <w:t>7.64</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N°7.3</w:t>
        </w:r>
        <w:r>
          <w:rPr>
            <w:noProof/>
            <w:webHidden/>
          </w:rPr>
          <w:tab/>
        </w:r>
        <w:r>
          <w:rPr>
            <w:noProof/>
            <w:webHidden/>
          </w:rPr>
          <w:fldChar w:fldCharType="begin"/>
        </w:r>
        <w:r>
          <w:rPr>
            <w:noProof/>
            <w:webHidden/>
          </w:rPr>
          <w:instrText xml:space="preserve"> PAGEREF _Toc213787205 \h </w:instrText>
        </w:r>
        <w:r>
          <w:rPr>
            <w:noProof/>
            <w:webHidden/>
          </w:rPr>
        </w:r>
        <w:r>
          <w:rPr>
            <w:noProof/>
            <w:webHidden/>
          </w:rPr>
          <w:fldChar w:fldCharType="separate"/>
        </w:r>
        <w:r>
          <w:rPr>
            <w:noProof/>
            <w:webHidden/>
          </w:rPr>
          <w:t>400</w:t>
        </w:r>
        <w:r>
          <w:rPr>
            <w:noProof/>
            <w:webHidden/>
          </w:rPr>
          <w:fldChar w:fldCharType="end"/>
        </w:r>
      </w:hyperlink>
    </w:p>
    <w:p w14:paraId="24440D65" w14:textId="261C235A"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206" w:history="1">
        <w:r w:rsidRPr="00C63F58">
          <w:rPr>
            <w:rStyle w:val="Hipervnculo"/>
            <w:noProof/>
          </w:rPr>
          <w:t>7.65</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N°7.4</w:t>
        </w:r>
        <w:r>
          <w:rPr>
            <w:noProof/>
            <w:webHidden/>
          </w:rPr>
          <w:tab/>
        </w:r>
        <w:r>
          <w:rPr>
            <w:noProof/>
            <w:webHidden/>
          </w:rPr>
          <w:fldChar w:fldCharType="begin"/>
        </w:r>
        <w:r>
          <w:rPr>
            <w:noProof/>
            <w:webHidden/>
          </w:rPr>
          <w:instrText xml:space="preserve"> PAGEREF _Toc213787206 \h </w:instrText>
        </w:r>
        <w:r>
          <w:rPr>
            <w:noProof/>
            <w:webHidden/>
          </w:rPr>
        </w:r>
        <w:r>
          <w:rPr>
            <w:noProof/>
            <w:webHidden/>
          </w:rPr>
          <w:fldChar w:fldCharType="separate"/>
        </w:r>
        <w:r>
          <w:rPr>
            <w:noProof/>
            <w:webHidden/>
          </w:rPr>
          <w:t>403</w:t>
        </w:r>
        <w:r>
          <w:rPr>
            <w:noProof/>
            <w:webHidden/>
          </w:rPr>
          <w:fldChar w:fldCharType="end"/>
        </w:r>
      </w:hyperlink>
    </w:p>
    <w:p w14:paraId="61C2A139" w14:textId="29D2A48C" w:rsidR="00B01FCF" w:rsidRDefault="00B01FCF">
      <w:pPr>
        <w:pStyle w:val="TDC2"/>
        <w:tabs>
          <w:tab w:val="left" w:pos="1200"/>
        </w:tabs>
        <w:rPr>
          <w:rFonts w:asciiTheme="minorHAnsi" w:eastAsiaTheme="minorEastAsia" w:hAnsiTheme="minorHAnsi" w:cstheme="minorBidi"/>
          <w:noProof/>
          <w:kern w:val="2"/>
          <w:szCs w:val="24"/>
          <w14:ligatures w14:val="standardContextual"/>
        </w:rPr>
      </w:pPr>
      <w:hyperlink w:anchor="_Toc213787207" w:history="1">
        <w:r w:rsidRPr="00C63F58">
          <w:rPr>
            <w:rStyle w:val="Hipervnculo"/>
            <w:noProof/>
          </w:rPr>
          <w:t>7.66</w:t>
        </w:r>
        <w:r>
          <w:rPr>
            <w:rFonts w:asciiTheme="minorHAnsi" w:eastAsiaTheme="minorEastAsia" w:hAnsiTheme="minorHAnsi" w:cstheme="minorBidi"/>
            <w:noProof/>
            <w:kern w:val="2"/>
            <w:szCs w:val="24"/>
            <w14:ligatures w14:val="standardContextual"/>
          </w:rPr>
          <w:t xml:space="preserve"> </w:t>
        </w:r>
        <w:r w:rsidRPr="00C63F58">
          <w:rPr>
            <w:rStyle w:val="Hipervnculo"/>
            <w:noProof/>
          </w:rPr>
          <w:t>Prueba Unitaria CU N°7.5</w:t>
        </w:r>
        <w:r>
          <w:rPr>
            <w:noProof/>
            <w:webHidden/>
          </w:rPr>
          <w:tab/>
        </w:r>
        <w:r>
          <w:rPr>
            <w:noProof/>
            <w:webHidden/>
          </w:rPr>
          <w:fldChar w:fldCharType="begin"/>
        </w:r>
        <w:r>
          <w:rPr>
            <w:noProof/>
            <w:webHidden/>
          </w:rPr>
          <w:instrText xml:space="preserve"> PAGEREF _Toc213787207 \h </w:instrText>
        </w:r>
        <w:r>
          <w:rPr>
            <w:noProof/>
            <w:webHidden/>
          </w:rPr>
        </w:r>
        <w:r>
          <w:rPr>
            <w:noProof/>
            <w:webHidden/>
          </w:rPr>
          <w:fldChar w:fldCharType="separate"/>
        </w:r>
        <w:r>
          <w:rPr>
            <w:noProof/>
            <w:webHidden/>
          </w:rPr>
          <w:t>406</w:t>
        </w:r>
        <w:r>
          <w:rPr>
            <w:noProof/>
            <w:webHidden/>
          </w:rPr>
          <w:fldChar w:fldCharType="end"/>
        </w:r>
      </w:hyperlink>
    </w:p>
    <w:p w14:paraId="02AFF721" w14:textId="3188AAE4"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208" w:history="1">
        <w:r w:rsidRPr="00C63F58">
          <w:rPr>
            <w:rStyle w:val="Hipervnculo"/>
            <w:noProof/>
          </w:rPr>
          <w:t>8. SPRINT REVIEW</w:t>
        </w:r>
        <w:r>
          <w:rPr>
            <w:noProof/>
            <w:webHidden/>
          </w:rPr>
          <w:tab/>
        </w:r>
        <w:r>
          <w:rPr>
            <w:noProof/>
            <w:webHidden/>
          </w:rPr>
          <w:fldChar w:fldCharType="begin"/>
        </w:r>
        <w:r>
          <w:rPr>
            <w:noProof/>
            <w:webHidden/>
          </w:rPr>
          <w:instrText xml:space="preserve"> PAGEREF _Toc213787208 \h </w:instrText>
        </w:r>
        <w:r>
          <w:rPr>
            <w:noProof/>
            <w:webHidden/>
          </w:rPr>
        </w:r>
        <w:r>
          <w:rPr>
            <w:noProof/>
            <w:webHidden/>
          </w:rPr>
          <w:fldChar w:fldCharType="separate"/>
        </w:r>
        <w:r>
          <w:rPr>
            <w:noProof/>
            <w:webHidden/>
          </w:rPr>
          <w:t>409</w:t>
        </w:r>
        <w:r>
          <w:rPr>
            <w:noProof/>
            <w:webHidden/>
          </w:rPr>
          <w:fldChar w:fldCharType="end"/>
        </w:r>
      </w:hyperlink>
    </w:p>
    <w:p w14:paraId="33A86449" w14:textId="12AB81F0" w:rsidR="00B01FCF" w:rsidRDefault="00B01FCF">
      <w:pPr>
        <w:pStyle w:val="TDC2"/>
        <w:rPr>
          <w:rFonts w:asciiTheme="minorHAnsi" w:eastAsiaTheme="minorEastAsia" w:hAnsiTheme="minorHAnsi" w:cstheme="minorBidi"/>
          <w:noProof/>
          <w:kern w:val="2"/>
          <w:szCs w:val="24"/>
          <w14:ligatures w14:val="standardContextual"/>
        </w:rPr>
      </w:pPr>
      <w:hyperlink w:anchor="_Toc213787209" w:history="1">
        <w:r w:rsidRPr="00C63F58">
          <w:rPr>
            <w:rStyle w:val="Hipervnculo"/>
            <w:noProof/>
          </w:rPr>
          <w:t>8.1</w:t>
        </w:r>
        <w:r>
          <w:rPr>
            <w:rFonts w:asciiTheme="minorHAnsi" w:eastAsiaTheme="minorEastAsia" w:hAnsiTheme="minorHAnsi" w:cstheme="minorBidi"/>
            <w:noProof/>
            <w:kern w:val="2"/>
            <w:szCs w:val="24"/>
            <w14:ligatures w14:val="standardContextual"/>
          </w:rPr>
          <w:tab/>
        </w:r>
        <w:r w:rsidRPr="00C63F58">
          <w:rPr>
            <w:rStyle w:val="Hipervnculo"/>
            <w:noProof/>
          </w:rPr>
          <w:t>Backlog Review</w:t>
        </w:r>
        <w:r>
          <w:rPr>
            <w:noProof/>
            <w:webHidden/>
          </w:rPr>
          <w:tab/>
        </w:r>
        <w:r>
          <w:rPr>
            <w:noProof/>
            <w:webHidden/>
          </w:rPr>
          <w:fldChar w:fldCharType="begin"/>
        </w:r>
        <w:r>
          <w:rPr>
            <w:noProof/>
            <w:webHidden/>
          </w:rPr>
          <w:instrText xml:space="preserve"> PAGEREF _Toc213787209 \h </w:instrText>
        </w:r>
        <w:r>
          <w:rPr>
            <w:noProof/>
            <w:webHidden/>
          </w:rPr>
        </w:r>
        <w:r>
          <w:rPr>
            <w:noProof/>
            <w:webHidden/>
          </w:rPr>
          <w:fldChar w:fldCharType="separate"/>
        </w:r>
        <w:r>
          <w:rPr>
            <w:noProof/>
            <w:webHidden/>
          </w:rPr>
          <w:t>409</w:t>
        </w:r>
        <w:r>
          <w:rPr>
            <w:noProof/>
            <w:webHidden/>
          </w:rPr>
          <w:fldChar w:fldCharType="end"/>
        </w:r>
      </w:hyperlink>
    </w:p>
    <w:p w14:paraId="5E1C204F" w14:textId="3CF4FF69" w:rsidR="00B01FCF" w:rsidRDefault="00B01FCF">
      <w:pPr>
        <w:pStyle w:val="TDC2"/>
        <w:rPr>
          <w:rFonts w:asciiTheme="minorHAnsi" w:eastAsiaTheme="minorEastAsia" w:hAnsiTheme="minorHAnsi" w:cstheme="minorBidi"/>
          <w:noProof/>
          <w:kern w:val="2"/>
          <w:szCs w:val="24"/>
          <w14:ligatures w14:val="standardContextual"/>
        </w:rPr>
      </w:pPr>
      <w:hyperlink w:anchor="_Toc213787210" w:history="1">
        <w:r w:rsidRPr="00C63F58">
          <w:rPr>
            <w:rStyle w:val="Hipervnculo"/>
            <w:noProof/>
          </w:rPr>
          <w:t>8.2</w:t>
        </w:r>
        <w:r>
          <w:rPr>
            <w:rFonts w:asciiTheme="minorHAnsi" w:eastAsiaTheme="minorEastAsia" w:hAnsiTheme="minorHAnsi" w:cstheme="minorBidi"/>
            <w:noProof/>
            <w:kern w:val="2"/>
            <w:szCs w:val="24"/>
            <w14:ligatures w14:val="standardContextual"/>
          </w:rPr>
          <w:tab/>
        </w:r>
        <w:r w:rsidRPr="00C63F58">
          <w:rPr>
            <w:rStyle w:val="Hipervnculo"/>
            <w:noProof/>
          </w:rPr>
          <w:t>Tabla de esfuerzo</w:t>
        </w:r>
        <w:r>
          <w:rPr>
            <w:noProof/>
            <w:webHidden/>
          </w:rPr>
          <w:tab/>
        </w:r>
        <w:r>
          <w:rPr>
            <w:noProof/>
            <w:webHidden/>
          </w:rPr>
          <w:fldChar w:fldCharType="begin"/>
        </w:r>
        <w:r>
          <w:rPr>
            <w:noProof/>
            <w:webHidden/>
          </w:rPr>
          <w:instrText xml:space="preserve"> PAGEREF _Toc213787210 \h </w:instrText>
        </w:r>
        <w:r>
          <w:rPr>
            <w:noProof/>
            <w:webHidden/>
          </w:rPr>
        </w:r>
        <w:r>
          <w:rPr>
            <w:noProof/>
            <w:webHidden/>
          </w:rPr>
          <w:fldChar w:fldCharType="separate"/>
        </w:r>
        <w:r>
          <w:rPr>
            <w:noProof/>
            <w:webHidden/>
          </w:rPr>
          <w:t>410</w:t>
        </w:r>
        <w:r>
          <w:rPr>
            <w:noProof/>
            <w:webHidden/>
          </w:rPr>
          <w:fldChar w:fldCharType="end"/>
        </w:r>
      </w:hyperlink>
    </w:p>
    <w:p w14:paraId="781054BB" w14:textId="2F8E7604" w:rsidR="00B01FCF" w:rsidRDefault="00B01FCF">
      <w:pPr>
        <w:pStyle w:val="TDC2"/>
        <w:rPr>
          <w:rFonts w:asciiTheme="minorHAnsi" w:eastAsiaTheme="minorEastAsia" w:hAnsiTheme="minorHAnsi" w:cstheme="minorBidi"/>
          <w:noProof/>
          <w:kern w:val="2"/>
          <w:szCs w:val="24"/>
          <w14:ligatures w14:val="standardContextual"/>
        </w:rPr>
      </w:pPr>
      <w:hyperlink w:anchor="_Toc213787211" w:history="1">
        <w:r w:rsidRPr="00C63F58">
          <w:rPr>
            <w:rStyle w:val="Hipervnculo"/>
            <w:noProof/>
          </w:rPr>
          <w:t>8.3</w:t>
        </w:r>
        <w:r>
          <w:rPr>
            <w:rFonts w:asciiTheme="minorHAnsi" w:eastAsiaTheme="minorEastAsia" w:hAnsiTheme="minorHAnsi" w:cstheme="minorBidi"/>
            <w:noProof/>
            <w:kern w:val="2"/>
            <w:szCs w:val="24"/>
            <w14:ligatures w14:val="standardContextual"/>
          </w:rPr>
          <w:tab/>
        </w:r>
        <w:r w:rsidRPr="00C63F58">
          <w:rPr>
            <w:rStyle w:val="Hipervnculo"/>
            <w:noProof/>
          </w:rPr>
          <w:t>Gráficos de seguimiento</w:t>
        </w:r>
        <w:r>
          <w:rPr>
            <w:noProof/>
            <w:webHidden/>
          </w:rPr>
          <w:tab/>
        </w:r>
        <w:r>
          <w:rPr>
            <w:noProof/>
            <w:webHidden/>
          </w:rPr>
          <w:fldChar w:fldCharType="begin"/>
        </w:r>
        <w:r>
          <w:rPr>
            <w:noProof/>
            <w:webHidden/>
          </w:rPr>
          <w:instrText xml:space="preserve"> PAGEREF _Toc213787211 \h </w:instrText>
        </w:r>
        <w:r>
          <w:rPr>
            <w:noProof/>
            <w:webHidden/>
          </w:rPr>
        </w:r>
        <w:r>
          <w:rPr>
            <w:noProof/>
            <w:webHidden/>
          </w:rPr>
          <w:fldChar w:fldCharType="separate"/>
        </w:r>
        <w:r>
          <w:rPr>
            <w:noProof/>
            <w:webHidden/>
          </w:rPr>
          <w:t>411</w:t>
        </w:r>
        <w:r>
          <w:rPr>
            <w:noProof/>
            <w:webHidden/>
          </w:rPr>
          <w:fldChar w:fldCharType="end"/>
        </w:r>
      </w:hyperlink>
    </w:p>
    <w:p w14:paraId="258F8890" w14:textId="77F4EABB" w:rsidR="00B01FCF" w:rsidRDefault="00B01FCF">
      <w:pPr>
        <w:pStyle w:val="TDC3"/>
        <w:rPr>
          <w:rFonts w:asciiTheme="minorHAnsi" w:eastAsiaTheme="minorEastAsia" w:hAnsiTheme="minorHAnsi" w:cstheme="minorBidi"/>
          <w:iCs w:val="0"/>
          <w:smallCaps w:val="0"/>
          <w:noProof/>
          <w:kern w:val="2"/>
          <w:sz w:val="24"/>
          <w:szCs w:val="24"/>
          <w14:ligatures w14:val="standardContextual"/>
        </w:rPr>
      </w:pPr>
      <w:hyperlink w:anchor="_Toc213787212" w:history="1">
        <w:r w:rsidRPr="00C63F58">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C63F58">
          <w:rPr>
            <w:rStyle w:val="Hipervnculo"/>
            <w:noProof/>
          </w:rPr>
          <w:t>Burn down chart</w:t>
        </w:r>
        <w:r>
          <w:rPr>
            <w:noProof/>
            <w:webHidden/>
          </w:rPr>
          <w:tab/>
        </w:r>
        <w:r>
          <w:rPr>
            <w:noProof/>
            <w:webHidden/>
          </w:rPr>
          <w:fldChar w:fldCharType="begin"/>
        </w:r>
        <w:r>
          <w:rPr>
            <w:noProof/>
            <w:webHidden/>
          </w:rPr>
          <w:instrText xml:space="preserve"> PAGEREF _Toc213787212 \h </w:instrText>
        </w:r>
        <w:r>
          <w:rPr>
            <w:noProof/>
            <w:webHidden/>
          </w:rPr>
        </w:r>
        <w:r>
          <w:rPr>
            <w:noProof/>
            <w:webHidden/>
          </w:rPr>
          <w:fldChar w:fldCharType="separate"/>
        </w:r>
        <w:r>
          <w:rPr>
            <w:noProof/>
            <w:webHidden/>
          </w:rPr>
          <w:t>412</w:t>
        </w:r>
        <w:r>
          <w:rPr>
            <w:noProof/>
            <w:webHidden/>
          </w:rPr>
          <w:fldChar w:fldCharType="end"/>
        </w:r>
      </w:hyperlink>
    </w:p>
    <w:p w14:paraId="0E76D541" w14:textId="253300BE" w:rsidR="00B01FCF" w:rsidRDefault="00B01FCF">
      <w:pPr>
        <w:pStyle w:val="TDC3"/>
        <w:rPr>
          <w:rFonts w:asciiTheme="minorHAnsi" w:eastAsiaTheme="minorEastAsia" w:hAnsiTheme="minorHAnsi" w:cstheme="minorBidi"/>
          <w:iCs w:val="0"/>
          <w:smallCaps w:val="0"/>
          <w:noProof/>
          <w:kern w:val="2"/>
          <w:sz w:val="24"/>
          <w:szCs w:val="24"/>
          <w14:ligatures w14:val="standardContextual"/>
        </w:rPr>
      </w:pPr>
      <w:hyperlink w:anchor="_Toc213787213" w:history="1">
        <w:r w:rsidRPr="00C63F58">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C63F58">
          <w:rPr>
            <w:rStyle w:val="Hipervnculo"/>
            <w:noProof/>
          </w:rPr>
          <w:t>Burn Up chart</w:t>
        </w:r>
        <w:r>
          <w:rPr>
            <w:noProof/>
            <w:webHidden/>
          </w:rPr>
          <w:tab/>
        </w:r>
        <w:r>
          <w:rPr>
            <w:noProof/>
            <w:webHidden/>
          </w:rPr>
          <w:fldChar w:fldCharType="begin"/>
        </w:r>
        <w:r>
          <w:rPr>
            <w:noProof/>
            <w:webHidden/>
          </w:rPr>
          <w:instrText xml:space="preserve"> PAGEREF _Toc213787213 \h </w:instrText>
        </w:r>
        <w:r>
          <w:rPr>
            <w:noProof/>
            <w:webHidden/>
          </w:rPr>
        </w:r>
        <w:r>
          <w:rPr>
            <w:noProof/>
            <w:webHidden/>
          </w:rPr>
          <w:fldChar w:fldCharType="separate"/>
        </w:r>
        <w:r>
          <w:rPr>
            <w:noProof/>
            <w:webHidden/>
          </w:rPr>
          <w:t>412</w:t>
        </w:r>
        <w:r>
          <w:rPr>
            <w:noProof/>
            <w:webHidden/>
          </w:rPr>
          <w:fldChar w:fldCharType="end"/>
        </w:r>
      </w:hyperlink>
    </w:p>
    <w:p w14:paraId="7FDFE963" w14:textId="71EA1932" w:rsidR="00B01FCF" w:rsidRDefault="00B01FCF">
      <w:pPr>
        <w:pStyle w:val="TDC3"/>
        <w:rPr>
          <w:rFonts w:asciiTheme="minorHAnsi" w:eastAsiaTheme="minorEastAsia" w:hAnsiTheme="minorHAnsi" w:cstheme="minorBidi"/>
          <w:iCs w:val="0"/>
          <w:smallCaps w:val="0"/>
          <w:noProof/>
          <w:kern w:val="2"/>
          <w:sz w:val="24"/>
          <w:szCs w:val="24"/>
          <w14:ligatures w14:val="standardContextual"/>
        </w:rPr>
      </w:pPr>
      <w:hyperlink w:anchor="_Toc213787214" w:history="1">
        <w:r w:rsidRPr="00C63F58">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C63F58">
          <w:rPr>
            <w:rStyle w:val="Hipervnculo"/>
            <w:noProof/>
          </w:rPr>
          <w:t>Velocidad del equipó</w:t>
        </w:r>
        <w:r>
          <w:rPr>
            <w:noProof/>
            <w:webHidden/>
          </w:rPr>
          <w:tab/>
        </w:r>
        <w:r>
          <w:rPr>
            <w:noProof/>
            <w:webHidden/>
          </w:rPr>
          <w:fldChar w:fldCharType="begin"/>
        </w:r>
        <w:r>
          <w:rPr>
            <w:noProof/>
            <w:webHidden/>
          </w:rPr>
          <w:instrText xml:space="preserve"> PAGEREF _Toc213787214 \h </w:instrText>
        </w:r>
        <w:r>
          <w:rPr>
            <w:noProof/>
            <w:webHidden/>
          </w:rPr>
        </w:r>
        <w:r>
          <w:rPr>
            <w:noProof/>
            <w:webHidden/>
          </w:rPr>
          <w:fldChar w:fldCharType="separate"/>
        </w:r>
        <w:r>
          <w:rPr>
            <w:noProof/>
            <w:webHidden/>
          </w:rPr>
          <w:t>413</w:t>
        </w:r>
        <w:r>
          <w:rPr>
            <w:noProof/>
            <w:webHidden/>
          </w:rPr>
          <w:fldChar w:fldCharType="end"/>
        </w:r>
      </w:hyperlink>
    </w:p>
    <w:p w14:paraId="4C0985CE" w14:textId="65BD4EC3" w:rsidR="00B01FCF" w:rsidRDefault="00B01FCF">
      <w:pPr>
        <w:pStyle w:val="TDC2"/>
        <w:rPr>
          <w:rFonts w:asciiTheme="minorHAnsi" w:eastAsiaTheme="minorEastAsia" w:hAnsiTheme="minorHAnsi" w:cstheme="minorBidi"/>
          <w:noProof/>
          <w:kern w:val="2"/>
          <w:szCs w:val="24"/>
          <w14:ligatures w14:val="standardContextual"/>
        </w:rPr>
      </w:pPr>
      <w:hyperlink w:anchor="_Toc213787215" w:history="1">
        <w:r w:rsidRPr="00C63F58">
          <w:rPr>
            <w:rStyle w:val="Hipervnculo"/>
            <w:noProof/>
          </w:rPr>
          <w:t>8.4</w:t>
        </w:r>
        <w:r>
          <w:rPr>
            <w:rFonts w:asciiTheme="minorHAnsi" w:eastAsiaTheme="minorEastAsia" w:hAnsiTheme="minorHAnsi" w:cstheme="minorBidi"/>
            <w:noProof/>
            <w:kern w:val="2"/>
            <w:szCs w:val="24"/>
            <w14:ligatures w14:val="standardContextual"/>
          </w:rPr>
          <w:tab/>
        </w:r>
        <w:r w:rsidRPr="00C63F58">
          <w:rPr>
            <w:rStyle w:val="Hipervnculo"/>
            <w:noProof/>
          </w:rPr>
          <w:t>Retrospectiva</w:t>
        </w:r>
        <w:r>
          <w:rPr>
            <w:noProof/>
            <w:webHidden/>
          </w:rPr>
          <w:tab/>
        </w:r>
        <w:r>
          <w:rPr>
            <w:noProof/>
            <w:webHidden/>
          </w:rPr>
          <w:fldChar w:fldCharType="begin"/>
        </w:r>
        <w:r>
          <w:rPr>
            <w:noProof/>
            <w:webHidden/>
          </w:rPr>
          <w:instrText xml:space="preserve"> PAGEREF _Toc213787215 \h </w:instrText>
        </w:r>
        <w:r>
          <w:rPr>
            <w:noProof/>
            <w:webHidden/>
          </w:rPr>
        </w:r>
        <w:r>
          <w:rPr>
            <w:noProof/>
            <w:webHidden/>
          </w:rPr>
          <w:fldChar w:fldCharType="separate"/>
        </w:r>
        <w:r>
          <w:rPr>
            <w:noProof/>
            <w:webHidden/>
          </w:rPr>
          <w:t>415</w:t>
        </w:r>
        <w:r>
          <w:rPr>
            <w:noProof/>
            <w:webHidden/>
          </w:rPr>
          <w:fldChar w:fldCharType="end"/>
        </w:r>
      </w:hyperlink>
    </w:p>
    <w:p w14:paraId="245F2001" w14:textId="11532A5B" w:rsidR="00B01FCF" w:rsidRDefault="00B01FCF">
      <w:pPr>
        <w:pStyle w:val="TDC3"/>
        <w:rPr>
          <w:rFonts w:asciiTheme="minorHAnsi" w:eastAsiaTheme="minorEastAsia" w:hAnsiTheme="minorHAnsi" w:cstheme="minorBidi"/>
          <w:iCs w:val="0"/>
          <w:smallCaps w:val="0"/>
          <w:noProof/>
          <w:kern w:val="2"/>
          <w:sz w:val="24"/>
          <w:szCs w:val="24"/>
          <w14:ligatures w14:val="standardContextual"/>
        </w:rPr>
      </w:pPr>
      <w:hyperlink w:anchor="_Toc213787216" w:history="1">
        <w:r w:rsidRPr="00C63F58">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C63F58">
          <w:rPr>
            <w:rStyle w:val="Hipervnculo"/>
            <w:noProof/>
          </w:rPr>
          <w:t>Plan de mejora</w:t>
        </w:r>
        <w:r>
          <w:rPr>
            <w:noProof/>
            <w:webHidden/>
          </w:rPr>
          <w:tab/>
        </w:r>
        <w:r>
          <w:rPr>
            <w:noProof/>
            <w:webHidden/>
          </w:rPr>
          <w:fldChar w:fldCharType="begin"/>
        </w:r>
        <w:r>
          <w:rPr>
            <w:noProof/>
            <w:webHidden/>
          </w:rPr>
          <w:instrText xml:space="preserve"> PAGEREF _Toc213787216 \h </w:instrText>
        </w:r>
        <w:r>
          <w:rPr>
            <w:noProof/>
            <w:webHidden/>
          </w:rPr>
        </w:r>
        <w:r>
          <w:rPr>
            <w:noProof/>
            <w:webHidden/>
          </w:rPr>
          <w:fldChar w:fldCharType="separate"/>
        </w:r>
        <w:r>
          <w:rPr>
            <w:noProof/>
            <w:webHidden/>
          </w:rPr>
          <w:t>415</w:t>
        </w:r>
        <w:r>
          <w:rPr>
            <w:noProof/>
            <w:webHidden/>
          </w:rPr>
          <w:fldChar w:fldCharType="end"/>
        </w:r>
      </w:hyperlink>
    </w:p>
    <w:p w14:paraId="705B9CFA" w14:textId="3487DD23"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217" w:history="1">
        <w:r w:rsidRPr="00C63F58">
          <w:rPr>
            <w:rStyle w:val="Hipervnculo"/>
            <w:noProof/>
          </w:rPr>
          <w:t>9. ANEXO</w:t>
        </w:r>
        <w:r>
          <w:rPr>
            <w:noProof/>
            <w:webHidden/>
          </w:rPr>
          <w:tab/>
        </w:r>
        <w:r w:rsidRPr="00B01FCF">
          <w:rPr>
            <w:noProof/>
            <w:webHidden/>
          </w:rPr>
          <w:tab/>
        </w:r>
        <w:r>
          <w:rPr>
            <w:noProof/>
            <w:webHidden/>
          </w:rPr>
          <w:fldChar w:fldCharType="begin"/>
        </w:r>
        <w:r>
          <w:rPr>
            <w:noProof/>
            <w:webHidden/>
          </w:rPr>
          <w:instrText xml:space="preserve"> PAGEREF _Toc213787217 \h </w:instrText>
        </w:r>
        <w:r>
          <w:rPr>
            <w:noProof/>
            <w:webHidden/>
          </w:rPr>
        </w:r>
        <w:r>
          <w:rPr>
            <w:noProof/>
            <w:webHidden/>
          </w:rPr>
          <w:fldChar w:fldCharType="separate"/>
        </w:r>
        <w:r>
          <w:rPr>
            <w:noProof/>
            <w:webHidden/>
          </w:rPr>
          <w:t>417</w:t>
        </w:r>
        <w:r>
          <w:rPr>
            <w:noProof/>
            <w:webHidden/>
          </w:rPr>
          <w:fldChar w:fldCharType="end"/>
        </w:r>
      </w:hyperlink>
    </w:p>
    <w:p w14:paraId="05A22221" w14:textId="10CF6E1D" w:rsidR="00B01FCF" w:rsidRDefault="00B01FCF">
      <w:pPr>
        <w:pStyle w:val="TDC2"/>
        <w:rPr>
          <w:rFonts w:asciiTheme="minorHAnsi" w:eastAsiaTheme="minorEastAsia" w:hAnsiTheme="minorHAnsi" w:cstheme="minorBidi"/>
          <w:noProof/>
          <w:kern w:val="2"/>
          <w:szCs w:val="24"/>
          <w14:ligatures w14:val="standardContextual"/>
        </w:rPr>
      </w:pPr>
      <w:hyperlink w:anchor="_Toc213787218" w:history="1">
        <w:r w:rsidRPr="00C63F58">
          <w:rPr>
            <w:rStyle w:val="Hipervnculo"/>
            <w:noProof/>
          </w:rPr>
          <w:t>9.1</w:t>
        </w:r>
        <w:r>
          <w:rPr>
            <w:rFonts w:asciiTheme="minorHAnsi" w:eastAsiaTheme="minorEastAsia" w:hAnsiTheme="minorHAnsi" w:cstheme="minorBidi"/>
            <w:noProof/>
            <w:kern w:val="2"/>
            <w:szCs w:val="24"/>
            <w14:ligatures w14:val="standardContextual"/>
          </w:rPr>
          <w:tab/>
        </w:r>
        <w:r w:rsidRPr="00C63F58">
          <w:rPr>
            <w:rStyle w:val="Hipervnculo"/>
            <w:noProof/>
          </w:rPr>
          <w:t>Propuesta de solución detallada</w:t>
        </w:r>
        <w:r>
          <w:rPr>
            <w:noProof/>
            <w:webHidden/>
          </w:rPr>
          <w:tab/>
        </w:r>
        <w:r>
          <w:rPr>
            <w:noProof/>
            <w:webHidden/>
          </w:rPr>
          <w:fldChar w:fldCharType="begin"/>
        </w:r>
        <w:r>
          <w:rPr>
            <w:noProof/>
            <w:webHidden/>
          </w:rPr>
          <w:instrText xml:space="preserve"> PAGEREF _Toc213787218 \h </w:instrText>
        </w:r>
        <w:r>
          <w:rPr>
            <w:noProof/>
            <w:webHidden/>
          </w:rPr>
        </w:r>
        <w:r>
          <w:rPr>
            <w:noProof/>
            <w:webHidden/>
          </w:rPr>
          <w:fldChar w:fldCharType="separate"/>
        </w:r>
        <w:r>
          <w:rPr>
            <w:noProof/>
            <w:webHidden/>
          </w:rPr>
          <w:t>417</w:t>
        </w:r>
        <w:r>
          <w:rPr>
            <w:noProof/>
            <w:webHidden/>
          </w:rPr>
          <w:fldChar w:fldCharType="end"/>
        </w:r>
      </w:hyperlink>
    </w:p>
    <w:p w14:paraId="3803F07B" w14:textId="625ED025" w:rsidR="00B01FCF" w:rsidRDefault="00B01FCF">
      <w:pPr>
        <w:pStyle w:val="TDC3"/>
        <w:rPr>
          <w:rFonts w:asciiTheme="minorHAnsi" w:eastAsiaTheme="minorEastAsia" w:hAnsiTheme="minorHAnsi" w:cstheme="minorBidi"/>
          <w:iCs w:val="0"/>
          <w:smallCaps w:val="0"/>
          <w:noProof/>
          <w:kern w:val="2"/>
          <w:sz w:val="24"/>
          <w:szCs w:val="24"/>
          <w14:ligatures w14:val="standardContextual"/>
        </w:rPr>
      </w:pPr>
      <w:hyperlink w:anchor="_Toc213787219" w:history="1">
        <w:r w:rsidRPr="00C63F58">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C63F58">
          <w:rPr>
            <w:rStyle w:val="Hipervnculo"/>
            <w:noProof/>
          </w:rPr>
          <w:t>Pila Tecnológica</w:t>
        </w:r>
        <w:r>
          <w:rPr>
            <w:noProof/>
            <w:webHidden/>
          </w:rPr>
          <w:tab/>
        </w:r>
        <w:r>
          <w:rPr>
            <w:noProof/>
            <w:webHidden/>
          </w:rPr>
          <w:fldChar w:fldCharType="begin"/>
        </w:r>
        <w:r>
          <w:rPr>
            <w:noProof/>
            <w:webHidden/>
          </w:rPr>
          <w:instrText xml:space="preserve"> PAGEREF _Toc213787219 \h </w:instrText>
        </w:r>
        <w:r>
          <w:rPr>
            <w:noProof/>
            <w:webHidden/>
          </w:rPr>
        </w:r>
        <w:r>
          <w:rPr>
            <w:noProof/>
            <w:webHidden/>
          </w:rPr>
          <w:fldChar w:fldCharType="separate"/>
        </w:r>
        <w:r>
          <w:rPr>
            <w:noProof/>
            <w:webHidden/>
          </w:rPr>
          <w:t>418</w:t>
        </w:r>
        <w:r>
          <w:rPr>
            <w:noProof/>
            <w:webHidden/>
          </w:rPr>
          <w:fldChar w:fldCharType="end"/>
        </w:r>
      </w:hyperlink>
    </w:p>
    <w:p w14:paraId="0A2D63C5" w14:textId="1CA8100A" w:rsidR="00B01FCF" w:rsidRDefault="00B01FCF">
      <w:pPr>
        <w:pStyle w:val="TDC2"/>
        <w:rPr>
          <w:rFonts w:asciiTheme="minorHAnsi" w:eastAsiaTheme="minorEastAsia" w:hAnsiTheme="minorHAnsi" w:cstheme="minorBidi"/>
          <w:noProof/>
          <w:kern w:val="2"/>
          <w:szCs w:val="24"/>
          <w14:ligatures w14:val="standardContextual"/>
        </w:rPr>
      </w:pPr>
      <w:hyperlink w:anchor="_Toc213787220" w:history="1">
        <w:r w:rsidRPr="00C63F58">
          <w:rPr>
            <w:rStyle w:val="Hipervnculo"/>
            <w:noProof/>
          </w:rPr>
          <w:t>9.2</w:t>
        </w:r>
        <w:r>
          <w:rPr>
            <w:rFonts w:asciiTheme="minorHAnsi" w:eastAsiaTheme="minorEastAsia" w:hAnsiTheme="minorHAnsi" w:cstheme="minorBidi"/>
            <w:noProof/>
            <w:kern w:val="2"/>
            <w:szCs w:val="24"/>
            <w14:ligatures w14:val="standardContextual"/>
          </w:rPr>
          <w:tab/>
        </w:r>
        <w:r w:rsidRPr="00C63F58">
          <w:rPr>
            <w:rStyle w:val="Hipervnculo"/>
            <w:noProof/>
          </w:rPr>
          <w:t>Vista de proceso</w:t>
        </w:r>
        <w:r>
          <w:rPr>
            <w:noProof/>
            <w:webHidden/>
          </w:rPr>
          <w:tab/>
        </w:r>
        <w:r>
          <w:rPr>
            <w:noProof/>
            <w:webHidden/>
          </w:rPr>
          <w:fldChar w:fldCharType="begin"/>
        </w:r>
        <w:r>
          <w:rPr>
            <w:noProof/>
            <w:webHidden/>
          </w:rPr>
          <w:instrText xml:space="preserve"> PAGEREF _Toc213787220 \h </w:instrText>
        </w:r>
        <w:r>
          <w:rPr>
            <w:noProof/>
            <w:webHidden/>
          </w:rPr>
        </w:r>
        <w:r>
          <w:rPr>
            <w:noProof/>
            <w:webHidden/>
          </w:rPr>
          <w:fldChar w:fldCharType="separate"/>
        </w:r>
        <w:r>
          <w:rPr>
            <w:noProof/>
            <w:webHidden/>
          </w:rPr>
          <w:t>419</w:t>
        </w:r>
        <w:r>
          <w:rPr>
            <w:noProof/>
            <w:webHidden/>
          </w:rPr>
          <w:fldChar w:fldCharType="end"/>
        </w:r>
      </w:hyperlink>
    </w:p>
    <w:p w14:paraId="0A59422E" w14:textId="0EDAD77C" w:rsidR="00B01FCF" w:rsidRDefault="00B01FCF">
      <w:pPr>
        <w:pStyle w:val="TDC2"/>
        <w:rPr>
          <w:rFonts w:asciiTheme="minorHAnsi" w:eastAsiaTheme="minorEastAsia" w:hAnsiTheme="minorHAnsi" w:cstheme="minorBidi"/>
          <w:noProof/>
          <w:kern w:val="2"/>
          <w:szCs w:val="24"/>
          <w14:ligatures w14:val="standardContextual"/>
        </w:rPr>
      </w:pPr>
      <w:hyperlink w:anchor="_Toc213787221" w:history="1">
        <w:r w:rsidRPr="00C63F58">
          <w:rPr>
            <w:rStyle w:val="Hipervnculo"/>
            <w:noProof/>
          </w:rPr>
          <w:t>9.3</w:t>
        </w:r>
        <w:r>
          <w:rPr>
            <w:rFonts w:asciiTheme="minorHAnsi" w:eastAsiaTheme="minorEastAsia" w:hAnsiTheme="minorHAnsi" w:cstheme="minorBidi"/>
            <w:noProof/>
            <w:kern w:val="2"/>
            <w:szCs w:val="24"/>
            <w14:ligatures w14:val="standardContextual"/>
          </w:rPr>
          <w:tab/>
        </w:r>
        <w:r w:rsidRPr="00C63F58">
          <w:rPr>
            <w:rStyle w:val="Hipervnculo"/>
            <w:noProof/>
          </w:rPr>
          <w:t>Vista componentes</w:t>
        </w:r>
        <w:r>
          <w:rPr>
            <w:noProof/>
            <w:webHidden/>
          </w:rPr>
          <w:tab/>
        </w:r>
        <w:r>
          <w:rPr>
            <w:noProof/>
            <w:webHidden/>
          </w:rPr>
          <w:fldChar w:fldCharType="begin"/>
        </w:r>
        <w:r>
          <w:rPr>
            <w:noProof/>
            <w:webHidden/>
          </w:rPr>
          <w:instrText xml:space="preserve"> PAGEREF _Toc213787221 \h </w:instrText>
        </w:r>
        <w:r>
          <w:rPr>
            <w:noProof/>
            <w:webHidden/>
          </w:rPr>
        </w:r>
        <w:r>
          <w:rPr>
            <w:noProof/>
            <w:webHidden/>
          </w:rPr>
          <w:fldChar w:fldCharType="separate"/>
        </w:r>
        <w:r>
          <w:rPr>
            <w:noProof/>
            <w:webHidden/>
          </w:rPr>
          <w:t>419</w:t>
        </w:r>
        <w:r>
          <w:rPr>
            <w:noProof/>
            <w:webHidden/>
          </w:rPr>
          <w:fldChar w:fldCharType="end"/>
        </w:r>
      </w:hyperlink>
    </w:p>
    <w:p w14:paraId="1D4C8860" w14:textId="3EDB506B" w:rsidR="00B01FCF" w:rsidRDefault="00B01FCF">
      <w:pPr>
        <w:pStyle w:val="TDC2"/>
        <w:rPr>
          <w:rFonts w:asciiTheme="minorHAnsi" w:eastAsiaTheme="minorEastAsia" w:hAnsiTheme="minorHAnsi" w:cstheme="minorBidi"/>
          <w:noProof/>
          <w:kern w:val="2"/>
          <w:szCs w:val="24"/>
          <w14:ligatures w14:val="standardContextual"/>
        </w:rPr>
      </w:pPr>
      <w:hyperlink w:anchor="_Toc213787222" w:history="1">
        <w:r w:rsidRPr="00C63F58">
          <w:rPr>
            <w:rStyle w:val="Hipervnculo"/>
            <w:noProof/>
          </w:rPr>
          <w:t>9.4</w:t>
        </w:r>
        <w:r>
          <w:rPr>
            <w:rFonts w:asciiTheme="minorHAnsi" w:eastAsiaTheme="minorEastAsia" w:hAnsiTheme="minorHAnsi" w:cstheme="minorBidi"/>
            <w:noProof/>
            <w:kern w:val="2"/>
            <w:szCs w:val="24"/>
            <w14:ligatures w14:val="standardContextual"/>
          </w:rPr>
          <w:tab/>
        </w:r>
        <w:r w:rsidRPr="00C63F58">
          <w:rPr>
            <w:rStyle w:val="Hipervnculo"/>
            <w:noProof/>
          </w:rPr>
          <w:t>Diagrama de clases y modelado de datos</w:t>
        </w:r>
        <w:r>
          <w:rPr>
            <w:noProof/>
            <w:webHidden/>
          </w:rPr>
          <w:tab/>
        </w:r>
        <w:r>
          <w:rPr>
            <w:noProof/>
            <w:webHidden/>
          </w:rPr>
          <w:fldChar w:fldCharType="begin"/>
        </w:r>
        <w:r>
          <w:rPr>
            <w:noProof/>
            <w:webHidden/>
          </w:rPr>
          <w:instrText xml:space="preserve"> PAGEREF _Toc213787222 \h </w:instrText>
        </w:r>
        <w:r>
          <w:rPr>
            <w:noProof/>
            <w:webHidden/>
          </w:rPr>
        </w:r>
        <w:r>
          <w:rPr>
            <w:noProof/>
            <w:webHidden/>
          </w:rPr>
          <w:fldChar w:fldCharType="separate"/>
        </w:r>
        <w:r>
          <w:rPr>
            <w:noProof/>
            <w:webHidden/>
          </w:rPr>
          <w:t>419</w:t>
        </w:r>
        <w:r>
          <w:rPr>
            <w:noProof/>
            <w:webHidden/>
          </w:rPr>
          <w:fldChar w:fldCharType="end"/>
        </w:r>
      </w:hyperlink>
    </w:p>
    <w:p w14:paraId="1C187E0E" w14:textId="33E3F13D" w:rsidR="00B01FCF" w:rsidRDefault="00B01FCF">
      <w:pPr>
        <w:pStyle w:val="TDC2"/>
        <w:rPr>
          <w:rFonts w:asciiTheme="minorHAnsi" w:eastAsiaTheme="minorEastAsia" w:hAnsiTheme="minorHAnsi" w:cstheme="minorBidi"/>
          <w:noProof/>
          <w:kern w:val="2"/>
          <w:szCs w:val="24"/>
          <w14:ligatures w14:val="standardContextual"/>
        </w:rPr>
      </w:pPr>
      <w:hyperlink w:anchor="_Toc213787223" w:history="1">
        <w:r w:rsidRPr="00C63F58">
          <w:rPr>
            <w:rStyle w:val="Hipervnculo"/>
            <w:noProof/>
          </w:rPr>
          <w:t>9.5</w:t>
        </w:r>
        <w:r>
          <w:rPr>
            <w:rFonts w:asciiTheme="minorHAnsi" w:eastAsiaTheme="minorEastAsia" w:hAnsiTheme="minorHAnsi" w:cstheme="minorBidi"/>
            <w:noProof/>
            <w:kern w:val="2"/>
            <w:szCs w:val="24"/>
            <w14:ligatures w14:val="standardContextual"/>
          </w:rPr>
          <w:tab/>
        </w:r>
        <w:r w:rsidRPr="00C63F58">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_Toc213787223 \h </w:instrText>
        </w:r>
        <w:r>
          <w:rPr>
            <w:noProof/>
            <w:webHidden/>
          </w:rPr>
        </w:r>
        <w:r>
          <w:rPr>
            <w:noProof/>
            <w:webHidden/>
          </w:rPr>
          <w:fldChar w:fldCharType="separate"/>
        </w:r>
        <w:r>
          <w:rPr>
            <w:noProof/>
            <w:webHidden/>
          </w:rPr>
          <w:t>420</w:t>
        </w:r>
        <w:r>
          <w:rPr>
            <w:noProof/>
            <w:webHidden/>
          </w:rPr>
          <w:fldChar w:fldCharType="end"/>
        </w:r>
      </w:hyperlink>
    </w:p>
    <w:p w14:paraId="72A894E2" w14:textId="074802DB" w:rsidR="00B01FCF" w:rsidRDefault="00B01FCF">
      <w:pPr>
        <w:pStyle w:val="TDC2"/>
        <w:rPr>
          <w:rFonts w:asciiTheme="minorHAnsi" w:eastAsiaTheme="minorEastAsia" w:hAnsiTheme="minorHAnsi" w:cstheme="minorBidi"/>
          <w:noProof/>
          <w:kern w:val="2"/>
          <w:szCs w:val="24"/>
          <w14:ligatures w14:val="standardContextual"/>
        </w:rPr>
      </w:pPr>
      <w:hyperlink w:anchor="_Toc213787224" w:history="1">
        <w:r w:rsidRPr="00C63F58">
          <w:rPr>
            <w:rStyle w:val="Hipervnculo"/>
            <w:noProof/>
          </w:rPr>
          <w:t>9.6</w:t>
        </w:r>
        <w:r>
          <w:rPr>
            <w:rFonts w:asciiTheme="minorHAnsi" w:eastAsiaTheme="minorEastAsia" w:hAnsiTheme="minorHAnsi" w:cstheme="minorBidi"/>
            <w:noProof/>
            <w:kern w:val="2"/>
            <w:szCs w:val="24"/>
            <w14:ligatures w14:val="standardContextual"/>
          </w:rPr>
          <w:tab/>
        </w:r>
        <w:r w:rsidRPr="00C63F58">
          <w:rPr>
            <w:rStyle w:val="Hipervnculo"/>
            <w:noProof/>
          </w:rPr>
          <w:t>Tabla de esfuerzo</w:t>
        </w:r>
        <w:r>
          <w:rPr>
            <w:noProof/>
            <w:webHidden/>
          </w:rPr>
          <w:tab/>
        </w:r>
        <w:r>
          <w:rPr>
            <w:noProof/>
            <w:webHidden/>
          </w:rPr>
          <w:fldChar w:fldCharType="begin"/>
        </w:r>
        <w:r>
          <w:rPr>
            <w:noProof/>
            <w:webHidden/>
          </w:rPr>
          <w:instrText xml:space="preserve"> PAGEREF _Toc213787224 \h </w:instrText>
        </w:r>
        <w:r>
          <w:rPr>
            <w:noProof/>
            <w:webHidden/>
          </w:rPr>
        </w:r>
        <w:r>
          <w:rPr>
            <w:noProof/>
            <w:webHidden/>
          </w:rPr>
          <w:fldChar w:fldCharType="separate"/>
        </w:r>
        <w:r>
          <w:rPr>
            <w:noProof/>
            <w:webHidden/>
          </w:rPr>
          <w:t>421</w:t>
        </w:r>
        <w:r>
          <w:rPr>
            <w:noProof/>
            <w:webHidden/>
          </w:rPr>
          <w:fldChar w:fldCharType="end"/>
        </w:r>
      </w:hyperlink>
    </w:p>
    <w:p w14:paraId="48648BFA" w14:textId="197063EE" w:rsidR="00B01FCF" w:rsidRDefault="00B01FCF">
      <w:pPr>
        <w:pStyle w:val="TDC2"/>
        <w:rPr>
          <w:rFonts w:asciiTheme="minorHAnsi" w:eastAsiaTheme="minorEastAsia" w:hAnsiTheme="minorHAnsi" w:cstheme="minorBidi"/>
          <w:noProof/>
          <w:kern w:val="2"/>
          <w:szCs w:val="24"/>
          <w14:ligatures w14:val="standardContextual"/>
        </w:rPr>
      </w:pPr>
      <w:hyperlink w:anchor="_Toc213787225" w:history="1">
        <w:r w:rsidRPr="00C63F58">
          <w:rPr>
            <w:rStyle w:val="Hipervnculo"/>
            <w:noProof/>
          </w:rPr>
          <w:t>9.7</w:t>
        </w:r>
        <w:r>
          <w:rPr>
            <w:rFonts w:asciiTheme="minorHAnsi" w:eastAsiaTheme="minorEastAsia" w:hAnsiTheme="minorHAnsi" w:cstheme="minorBidi"/>
            <w:noProof/>
            <w:kern w:val="2"/>
            <w:szCs w:val="24"/>
            <w14:ligatures w14:val="standardContextual"/>
          </w:rPr>
          <w:tab/>
        </w:r>
        <w:r w:rsidRPr="00C63F58">
          <w:rPr>
            <w:rStyle w:val="Hipervnculo"/>
            <w:noProof/>
          </w:rPr>
          <w:t>Diagrama de despliegue</w:t>
        </w:r>
        <w:r>
          <w:rPr>
            <w:noProof/>
            <w:webHidden/>
          </w:rPr>
          <w:tab/>
        </w:r>
        <w:r>
          <w:rPr>
            <w:noProof/>
            <w:webHidden/>
          </w:rPr>
          <w:fldChar w:fldCharType="begin"/>
        </w:r>
        <w:r>
          <w:rPr>
            <w:noProof/>
            <w:webHidden/>
          </w:rPr>
          <w:instrText xml:space="preserve"> PAGEREF _Toc213787225 \h </w:instrText>
        </w:r>
        <w:r>
          <w:rPr>
            <w:noProof/>
            <w:webHidden/>
          </w:rPr>
        </w:r>
        <w:r>
          <w:rPr>
            <w:noProof/>
            <w:webHidden/>
          </w:rPr>
          <w:fldChar w:fldCharType="separate"/>
        </w:r>
        <w:r>
          <w:rPr>
            <w:noProof/>
            <w:webHidden/>
          </w:rPr>
          <w:t>421</w:t>
        </w:r>
        <w:r>
          <w:rPr>
            <w:noProof/>
            <w:webHidden/>
          </w:rPr>
          <w:fldChar w:fldCharType="end"/>
        </w:r>
      </w:hyperlink>
    </w:p>
    <w:p w14:paraId="545AC29F" w14:textId="7A553C4D"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226" w:history="1">
        <w:r w:rsidRPr="00C63F58">
          <w:rPr>
            <w:rStyle w:val="Hipervnculo"/>
            <w:noProof/>
          </w:rPr>
          <w:t>10. REFERENCIAS</w:t>
        </w:r>
        <w:r>
          <w:rPr>
            <w:noProof/>
            <w:webHidden/>
          </w:rPr>
          <w:tab/>
        </w:r>
        <w:r>
          <w:rPr>
            <w:noProof/>
            <w:webHidden/>
          </w:rPr>
          <w:fldChar w:fldCharType="begin"/>
        </w:r>
        <w:r>
          <w:rPr>
            <w:noProof/>
            <w:webHidden/>
          </w:rPr>
          <w:instrText xml:space="preserve"> PAGEREF _Toc213787226 \h </w:instrText>
        </w:r>
        <w:r>
          <w:rPr>
            <w:noProof/>
            <w:webHidden/>
          </w:rPr>
        </w:r>
        <w:r>
          <w:rPr>
            <w:noProof/>
            <w:webHidden/>
          </w:rPr>
          <w:fldChar w:fldCharType="separate"/>
        </w:r>
        <w:r>
          <w:rPr>
            <w:noProof/>
            <w:webHidden/>
          </w:rPr>
          <w:t>423</w:t>
        </w:r>
        <w:r>
          <w:rPr>
            <w:noProof/>
            <w:webHidden/>
          </w:rPr>
          <w:fldChar w:fldCharType="end"/>
        </w:r>
      </w:hyperlink>
    </w:p>
    <w:p w14:paraId="3A8549CD" w14:textId="38E92E92" w:rsidR="000A13D0" w:rsidRDefault="00733E7F" w:rsidP="00A93C41">
      <w:pPr>
        <w:ind w:firstLine="0"/>
      </w:pPr>
      <w:r>
        <w:rPr>
          <w:rFonts w:eastAsiaTheme="majorEastAsia" w:cstheme="majorBidi"/>
          <w:bCs/>
          <w:caps/>
          <w:szCs w:val="20"/>
        </w:rPr>
        <w:fldChar w:fldCharType="end"/>
      </w:r>
      <w:r w:rsidR="000A13D0">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6EA10D02" w14:textId="15119D76" w:rsidR="00B01FCF" w:rsidRDefault="00F445AA">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13786819" w:history="1">
        <w:r w:rsidR="00B01FCF" w:rsidRPr="00C81416">
          <w:rPr>
            <w:rStyle w:val="Hipervnculo"/>
            <w:noProof/>
          </w:rPr>
          <w:t>1. INTRODUCCIÓN</w:t>
        </w:r>
        <w:r w:rsidR="00B01FCF">
          <w:rPr>
            <w:noProof/>
            <w:webHidden/>
          </w:rPr>
          <w:tab/>
        </w:r>
        <w:r w:rsidR="00B01FCF">
          <w:rPr>
            <w:noProof/>
            <w:webHidden/>
          </w:rPr>
          <w:fldChar w:fldCharType="begin"/>
        </w:r>
        <w:r w:rsidR="00B01FCF">
          <w:rPr>
            <w:noProof/>
            <w:webHidden/>
          </w:rPr>
          <w:instrText xml:space="preserve"> PAGEREF _Toc213786819 \h </w:instrText>
        </w:r>
        <w:r w:rsidR="00B01FCF">
          <w:rPr>
            <w:noProof/>
            <w:webHidden/>
          </w:rPr>
        </w:r>
        <w:r w:rsidR="00B01FCF">
          <w:rPr>
            <w:noProof/>
            <w:webHidden/>
          </w:rPr>
          <w:fldChar w:fldCharType="separate"/>
        </w:r>
        <w:r w:rsidR="00B01FCF">
          <w:rPr>
            <w:noProof/>
            <w:webHidden/>
          </w:rPr>
          <w:t>14</w:t>
        </w:r>
        <w:r w:rsidR="00B01FCF">
          <w:rPr>
            <w:noProof/>
            <w:webHidden/>
          </w:rPr>
          <w:fldChar w:fldCharType="end"/>
        </w:r>
      </w:hyperlink>
    </w:p>
    <w:p w14:paraId="337D045B" w14:textId="29248158"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6820" w:history="1">
        <w:r w:rsidRPr="00C81416">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_Toc213786820 \h </w:instrText>
        </w:r>
        <w:r>
          <w:rPr>
            <w:noProof/>
            <w:webHidden/>
          </w:rPr>
        </w:r>
        <w:r>
          <w:rPr>
            <w:noProof/>
            <w:webHidden/>
          </w:rPr>
          <w:fldChar w:fldCharType="separate"/>
        </w:r>
        <w:r>
          <w:rPr>
            <w:noProof/>
            <w:webHidden/>
          </w:rPr>
          <w:t>16</w:t>
        </w:r>
        <w:r>
          <w:rPr>
            <w:noProof/>
            <w:webHidden/>
          </w:rPr>
          <w:fldChar w:fldCharType="end"/>
        </w:r>
      </w:hyperlink>
    </w:p>
    <w:p w14:paraId="5E1CEFFF" w14:textId="50D1E563" w:rsidR="00B01FCF" w:rsidRDefault="00B01FCF">
      <w:pPr>
        <w:pStyle w:val="TDC2"/>
        <w:rPr>
          <w:rFonts w:asciiTheme="minorHAnsi" w:eastAsiaTheme="minorEastAsia" w:hAnsiTheme="minorHAnsi" w:cstheme="minorBidi"/>
          <w:noProof/>
          <w:kern w:val="2"/>
          <w:szCs w:val="24"/>
          <w14:ligatures w14:val="standardContextual"/>
        </w:rPr>
      </w:pPr>
      <w:hyperlink w:anchor="_Toc213786821" w:history="1">
        <w:r w:rsidRPr="00C81416">
          <w:rPr>
            <w:rStyle w:val="Hipervnculo"/>
            <w:noProof/>
          </w:rPr>
          <w:t>Figura 2.1 gráfico de barras de casos de uso</w:t>
        </w:r>
        <w:r>
          <w:rPr>
            <w:noProof/>
            <w:webHidden/>
          </w:rPr>
          <w:tab/>
        </w:r>
        <w:r>
          <w:rPr>
            <w:noProof/>
            <w:webHidden/>
          </w:rPr>
          <w:fldChar w:fldCharType="begin"/>
        </w:r>
        <w:r>
          <w:rPr>
            <w:noProof/>
            <w:webHidden/>
          </w:rPr>
          <w:instrText xml:space="preserve"> PAGEREF _Toc213786821 \h </w:instrText>
        </w:r>
        <w:r>
          <w:rPr>
            <w:noProof/>
            <w:webHidden/>
          </w:rPr>
        </w:r>
        <w:r>
          <w:rPr>
            <w:noProof/>
            <w:webHidden/>
          </w:rPr>
          <w:fldChar w:fldCharType="separate"/>
        </w:r>
        <w:r>
          <w:rPr>
            <w:noProof/>
            <w:webHidden/>
          </w:rPr>
          <w:t>18</w:t>
        </w:r>
        <w:r>
          <w:rPr>
            <w:noProof/>
            <w:webHidden/>
          </w:rPr>
          <w:fldChar w:fldCharType="end"/>
        </w:r>
      </w:hyperlink>
    </w:p>
    <w:p w14:paraId="172FFAC8" w14:textId="587EF492" w:rsidR="00B01FCF" w:rsidRDefault="00B01FCF">
      <w:pPr>
        <w:pStyle w:val="TDC2"/>
        <w:rPr>
          <w:rFonts w:asciiTheme="minorHAnsi" w:eastAsiaTheme="minorEastAsia" w:hAnsiTheme="minorHAnsi" w:cstheme="minorBidi"/>
          <w:noProof/>
          <w:kern w:val="2"/>
          <w:szCs w:val="24"/>
          <w14:ligatures w14:val="standardContextual"/>
        </w:rPr>
      </w:pPr>
      <w:hyperlink w:anchor="_Toc213786822" w:history="1">
        <w:r w:rsidRPr="00C81416">
          <w:rPr>
            <w:rStyle w:val="Hipervnculo"/>
            <w:noProof/>
          </w:rPr>
          <w:t>Figura 2.2 gráfico circular de porcentaje parcial</w:t>
        </w:r>
        <w:r>
          <w:rPr>
            <w:noProof/>
            <w:webHidden/>
          </w:rPr>
          <w:tab/>
        </w:r>
        <w:r>
          <w:rPr>
            <w:noProof/>
            <w:webHidden/>
          </w:rPr>
          <w:fldChar w:fldCharType="begin"/>
        </w:r>
        <w:r>
          <w:rPr>
            <w:noProof/>
            <w:webHidden/>
          </w:rPr>
          <w:instrText xml:space="preserve"> PAGEREF _Toc213786822 \h </w:instrText>
        </w:r>
        <w:r>
          <w:rPr>
            <w:noProof/>
            <w:webHidden/>
          </w:rPr>
        </w:r>
        <w:r>
          <w:rPr>
            <w:noProof/>
            <w:webHidden/>
          </w:rPr>
          <w:fldChar w:fldCharType="separate"/>
        </w:r>
        <w:r>
          <w:rPr>
            <w:noProof/>
            <w:webHidden/>
          </w:rPr>
          <w:t>19</w:t>
        </w:r>
        <w:r>
          <w:rPr>
            <w:noProof/>
            <w:webHidden/>
          </w:rPr>
          <w:fldChar w:fldCharType="end"/>
        </w:r>
      </w:hyperlink>
    </w:p>
    <w:p w14:paraId="26B488C6" w14:textId="64BD3B6B" w:rsidR="00B01FCF" w:rsidRDefault="00B01FCF">
      <w:pPr>
        <w:pStyle w:val="TDC2"/>
        <w:rPr>
          <w:rFonts w:asciiTheme="minorHAnsi" w:eastAsiaTheme="minorEastAsia" w:hAnsiTheme="minorHAnsi" w:cstheme="minorBidi"/>
          <w:noProof/>
          <w:kern w:val="2"/>
          <w:szCs w:val="24"/>
          <w14:ligatures w14:val="standardContextual"/>
        </w:rPr>
      </w:pPr>
      <w:hyperlink w:anchor="_Toc213786823" w:history="1">
        <w:r w:rsidRPr="00C81416">
          <w:rPr>
            <w:rStyle w:val="Hipervnculo"/>
            <w:noProof/>
          </w:rPr>
          <w:t>Figura 2.3 gráfico de barras porcentaje acumulado</w:t>
        </w:r>
        <w:r>
          <w:rPr>
            <w:noProof/>
            <w:webHidden/>
          </w:rPr>
          <w:tab/>
        </w:r>
        <w:r>
          <w:rPr>
            <w:noProof/>
            <w:webHidden/>
          </w:rPr>
          <w:fldChar w:fldCharType="begin"/>
        </w:r>
        <w:r>
          <w:rPr>
            <w:noProof/>
            <w:webHidden/>
          </w:rPr>
          <w:instrText xml:space="preserve"> PAGEREF _Toc213786823 \h </w:instrText>
        </w:r>
        <w:r>
          <w:rPr>
            <w:noProof/>
            <w:webHidden/>
          </w:rPr>
        </w:r>
        <w:r>
          <w:rPr>
            <w:noProof/>
            <w:webHidden/>
          </w:rPr>
          <w:fldChar w:fldCharType="separate"/>
        </w:r>
        <w:r>
          <w:rPr>
            <w:noProof/>
            <w:webHidden/>
          </w:rPr>
          <w:t>20</w:t>
        </w:r>
        <w:r>
          <w:rPr>
            <w:noProof/>
            <w:webHidden/>
          </w:rPr>
          <w:fldChar w:fldCharType="end"/>
        </w:r>
      </w:hyperlink>
    </w:p>
    <w:p w14:paraId="6B176C0A" w14:textId="4EE479C0" w:rsidR="00B01FCF" w:rsidRPr="00B01FCF" w:rsidRDefault="00B01FCF" w:rsidP="00B01FCF">
      <w:pPr>
        <w:pStyle w:val="TDC1"/>
        <w:rPr>
          <w:rFonts w:asciiTheme="minorHAnsi" w:eastAsiaTheme="minorEastAsia" w:hAnsiTheme="minorHAnsi" w:cstheme="minorBidi"/>
          <w:bCs w:val="0"/>
          <w:caps w:val="0"/>
          <w:noProof/>
          <w:kern w:val="2"/>
          <w:szCs w:val="24"/>
          <w14:ligatures w14:val="standardContextual"/>
        </w:rPr>
      </w:pPr>
      <w:hyperlink w:anchor="_Toc213786824" w:history="1">
        <w:r w:rsidRPr="00C81416">
          <w:rPr>
            <w:rStyle w:val="Hipervnculo"/>
            <w:noProof/>
          </w:rPr>
          <w:t>3. PRODUCT BACKLOG</w:t>
        </w:r>
        <w:r>
          <w:rPr>
            <w:noProof/>
            <w:webHidden/>
          </w:rPr>
          <w:tab/>
        </w:r>
        <w:r>
          <w:rPr>
            <w:noProof/>
            <w:webHidden/>
          </w:rPr>
          <w:fldChar w:fldCharType="begin"/>
        </w:r>
        <w:r>
          <w:rPr>
            <w:noProof/>
            <w:webHidden/>
          </w:rPr>
          <w:instrText xml:space="preserve"> PAGEREF _Toc213786824 \h </w:instrText>
        </w:r>
        <w:r>
          <w:rPr>
            <w:noProof/>
            <w:webHidden/>
          </w:rPr>
        </w:r>
        <w:r>
          <w:rPr>
            <w:noProof/>
            <w:webHidden/>
          </w:rPr>
          <w:fldChar w:fldCharType="separate"/>
        </w:r>
        <w:r>
          <w:rPr>
            <w:noProof/>
            <w:webHidden/>
          </w:rPr>
          <w:t>21</w:t>
        </w:r>
        <w:r>
          <w:rPr>
            <w:noProof/>
            <w:webHidden/>
          </w:rPr>
          <w:fldChar w:fldCharType="end"/>
        </w:r>
      </w:hyperlink>
    </w:p>
    <w:p w14:paraId="42D28A90" w14:textId="6D4F142F" w:rsidR="00B01FCF" w:rsidRPr="00B01FCF" w:rsidRDefault="00B01FCF" w:rsidP="00B01FCF">
      <w:pPr>
        <w:pStyle w:val="TDC1"/>
        <w:rPr>
          <w:rFonts w:asciiTheme="minorHAnsi" w:eastAsiaTheme="minorEastAsia" w:hAnsiTheme="minorHAnsi" w:cstheme="minorBidi"/>
          <w:bCs w:val="0"/>
          <w:caps w:val="0"/>
          <w:noProof/>
          <w:kern w:val="2"/>
          <w:szCs w:val="24"/>
          <w14:ligatures w14:val="standardContextual"/>
        </w:rPr>
      </w:pPr>
      <w:hyperlink w:anchor="_Toc213786826" w:history="1">
        <w:r w:rsidRPr="00C81416">
          <w:rPr>
            <w:rStyle w:val="Hipervnculo"/>
            <w:noProof/>
          </w:rPr>
          <w:t>4. SPRINT BACKLOG Y VISTA EXTERNA</w:t>
        </w:r>
        <w:r>
          <w:rPr>
            <w:noProof/>
            <w:webHidden/>
          </w:rPr>
          <w:tab/>
        </w:r>
        <w:r>
          <w:rPr>
            <w:noProof/>
            <w:webHidden/>
          </w:rPr>
          <w:fldChar w:fldCharType="begin"/>
        </w:r>
        <w:r>
          <w:rPr>
            <w:noProof/>
            <w:webHidden/>
          </w:rPr>
          <w:instrText xml:space="preserve"> PAGEREF _Toc213786826 \h </w:instrText>
        </w:r>
        <w:r>
          <w:rPr>
            <w:noProof/>
            <w:webHidden/>
          </w:rPr>
        </w:r>
        <w:r>
          <w:rPr>
            <w:noProof/>
            <w:webHidden/>
          </w:rPr>
          <w:fldChar w:fldCharType="separate"/>
        </w:r>
        <w:r>
          <w:rPr>
            <w:noProof/>
            <w:webHidden/>
          </w:rPr>
          <w:t>43</w:t>
        </w:r>
        <w:r>
          <w:rPr>
            <w:noProof/>
            <w:webHidden/>
          </w:rPr>
          <w:fldChar w:fldCharType="end"/>
        </w:r>
      </w:hyperlink>
    </w:p>
    <w:p w14:paraId="221A7C26" w14:textId="2359F5BF"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6894" w:history="1">
        <w:r w:rsidRPr="00C81416">
          <w:rPr>
            <w:rStyle w:val="Hipervnculo"/>
            <w:noProof/>
          </w:rPr>
          <w:t>5. SPRINT VISTAS</w:t>
        </w:r>
        <w:r>
          <w:rPr>
            <w:noProof/>
            <w:webHidden/>
          </w:rPr>
          <w:tab/>
        </w:r>
        <w:r>
          <w:rPr>
            <w:noProof/>
            <w:webHidden/>
          </w:rPr>
          <w:fldChar w:fldCharType="begin"/>
        </w:r>
        <w:r>
          <w:rPr>
            <w:noProof/>
            <w:webHidden/>
          </w:rPr>
          <w:instrText xml:space="preserve"> PAGEREF _Toc213786894 \h </w:instrText>
        </w:r>
        <w:r>
          <w:rPr>
            <w:noProof/>
            <w:webHidden/>
          </w:rPr>
        </w:r>
        <w:r>
          <w:rPr>
            <w:noProof/>
            <w:webHidden/>
          </w:rPr>
          <w:fldChar w:fldCharType="separate"/>
        </w:r>
        <w:r>
          <w:rPr>
            <w:noProof/>
            <w:webHidden/>
          </w:rPr>
          <w:t>113</w:t>
        </w:r>
        <w:r>
          <w:rPr>
            <w:noProof/>
            <w:webHidden/>
          </w:rPr>
          <w:fldChar w:fldCharType="end"/>
        </w:r>
      </w:hyperlink>
    </w:p>
    <w:p w14:paraId="6D197C5E" w14:textId="142C5C73" w:rsidR="00B01FCF" w:rsidRDefault="00B01FCF">
      <w:pPr>
        <w:pStyle w:val="TDC2"/>
        <w:rPr>
          <w:rFonts w:asciiTheme="minorHAnsi" w:eastAsiaTheme="minorEastAsia" w:hAnsiTheme="minorHAnsi" w:cstheme="minorBidi"/>
          <w:noProof/>
          <w:kern w:val="2"/>
          <w:szCs w:val="24"/>
          <w14:ligatures w14:val="standardContextual"/>
        </w:rPr>
      </w:pPr>
      <w:hyperlink w:anchor="_Toc213786895" w:history="1">
        <w:r w:rsidRPr="00C81416">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_Toc213786895 \h </w:instrText>
        </w:r>
        <w:r>
          <w:rPr>
            <w:noProof/>
            <w:webHidden/>
          </w:rPr>
        </w:r>
        <w:r>
          <w:rPr>
            <w:noProof/>
            <w:webHidden/>
          </w:rPr>
          <w:fldChar w:fldCharType="separate"/>
        </w:r>
        <w:r>
          <w:rPr>
            <w:noProof/>
            <w:webHidden/>
          </w:rPr>
          <w:t>114</w:t>
        </w:r>
        <w:r>
          <w:rPr>
            <w:noProof/>
            <w:webHidden/>
          </w:rPr>
          <w:fldChar w:fldCharType="end"/>
        </w:r>
      </w:hyperlink>
    </w:p>
    <w:p w14:paraId="05C515B1" w14:textId="20FFC07C" w:rsidR="00B01FCF" w:rsidRDefault="00B01FCF">
      <w:pPr>
        <w:pStyle w:val="TDC2"/>
        <w:rPr>
          <w:rFonts w:asciiTheme="minorHAnsi" w:eastAsiaTheme="minorEastAsia" w:hAnsiTheme="minorHAnsi" w:cstheme="minorBidi"/>
          <w:noProof/>
          <w:kern w:val="2"/>
          <w:szCs w:val="24"/>
          <w14:ligatures w14:val="standardContextual"/>
        </w:rPr>
      </w:pPr>
      <w:hyperlink w:anchor="_Toc213786896" w:history="1">
        <w:r w:rsidRPr="00C81416">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_Toc213786896 \h </w:instrText>
        </w:r>
        <w:r>
          <w:rPr>
            <w:noProof/>
            <w:webHidden/>
          </w:rPr>
        </w:r>
        <w:r>
          <w:rPr>
            <w:noProof/>
            <w:webHidden/>
          </w:rPr>
          <w:fldChar w:fldCharType="separate"/>
        </w:r>
        <w:r>
          <w:rPr>
            <w:noProof/>
            <w:webHidden/>
          </w:rPr>
          <w:t>115</w:t>
        </w:r>
        <w:r>
          <w:rPr>
            <w:noProof/>
            <w:webHidden/>
          </w:rPr>
          <w:fldChar w:fldCharType="end"/>
        </w:r>
      </w:hyperlink>
    </w:p>
    <w:p w14:paraId="74DDDE5F" w14:textId="186A786D" w:rsidR="00B01FCF" w:rsidRDefault="00B01FCF">
      <w:pPr>
        <w:pStyle w:val="TDC2"/>
        <w:rPr>
          <w:rFonts w:asciiTheme="minorHAnsi" w:eastAsiaTheme="minorEastAsia" w:hAnsiTheme="minorHAnsi" w:cstheme="minorBidi"/>
          <w:noProof/>
          <w:kern w:val="2"/>
          <w:szCs w:val="24"/>
          <w14:ligatures w14:val="standardContextual"/>
        </w:rPr>
      </w:pPr>
      <w:hyperlink w:anchor="_Toc213786897" w:history="1">
        <w:r w:rsidRPr="00C81416">
          <w:rPr>
            <w:rStyle w:val="Hipervnculo"/>
            <w:noProof/>
          </w:rPr>
          <w:t>Figura 5.3 “Caso de uso N°1.1, Visualizando turnos de trabajo asignados por empleado”</w:t>
        </w:r>
        <w:r>
          <w:rPr>
            <w:noProof/>
            <w:webHidden/>
          </w:rPr>
          <w:tab/>
        </w:r>
        <w:r>
          <w:rPr>
            <w:noProof/>
            <w:webHidden/>
          </w:rPr>
          <w:fldChar w:fldCharType="begin"/>
        </w:r>
        <w:r>
          <w:rPr>
            <w:noProof/>
            <w:webHidden/>
          </w:rPr>
          <w:instrText xml:space="preserve"> PAGEREF _Toc213786897 \h </w:instrText>
        </w:r>
        <w:r>
          <w:rPr>
            <w:noProof/>
            <w:webHidden/>
          </w:rPr>
        </w:r>
        <w:r>
          <w:rPr>
            <w:noProof/>
            <w:webHidden/>
          </w:rPr>
          <w:fldChar w:fldCharType="separate"/>
        </w:r>
        <w:r>
          <w:rPr>
            <w:noProof/>
            <w:webHidden/>
          </w:rPr>
          <w:t>117</w:t>
        </w:r>
        <w:r>
          <w:rPr>
            <w:noProof/>
            <w:webHidden/>
          </w:rPr>
          <w:fldChar w:fldCharType="end"/>
        </w:r>
      </w:hyperlink>
    </w:p>
    <w:p w14:paraId="7EA8CFC1" w14:textId="133EBAC6" w:rsidR="00B01FCF" w:rsidRDefault="00B01FCF">
      <w:pPr>
        <w:pStyle w:val="TDC2"/>
        <w:rPr>
          <w:rFonts w:asciiTheme="minorHAnsi" w:eastAsiaTheme="minorEastAsia" w:hAnsiTheme="minorHAnsi" w:cstheme="minorBidi"/>
          <w:noProof/>
          <w:kern w:val="2"/>
          <w:szCs w:val="24"/>
          <w14:ligatures w14:val="standardContextual"/>
        </w:rPr>
      </w:pPr>
      <w:hyperlink w:anchor="_Toc213786898" w:history="1">
        <w:r w:rsidRPr="00C81416">
          <w:rPr>
            <w:rStyle w:val="Hipervnculo"/>
            <w:noProof/>
          </w:rPr>
          <w:t>Figura 5.4 Caso de uso N°1.2, “Asignando el turno a un trabajador”</w:t>
        </w:r>
        <w:r>
          <w:rPr>
            <w:noProof/>
            <w:webHidden/>
          </w:rPr>
          <w:tab/>
        </w:r>
        <w:r>
          <w:rPr>
            <w:noProof/>
            <w:webHidden/>
          </w:rPr>
          <w:fldChar w:fldCharType="begin"/>
        </w:r>
        <w:r>
          <w:rPr>
            <w:noProof/>
            <w:webHidden/>
          </w:rPr>
          <w:instrText xml:space="preserve"> PAGEREF _Toc213786898 \h </w:instrText>
        </w:r>
        <w:r>
          <w:rPr>
            <w:noProof/>
            <w:webHidden/>
          </w:rPr>
        </w:r>
        <w:r>
          <w:rPr>
            <w:noProof/>
            <w:webHidden/>
          </w:rPr>
          <w:fldChar w:fldCharType="separate"/>
        </w:r>
        <w:r>
          <w:rPr>
            <w:noProof/>
            <w:webHidden/>
          </w:rPr>
          <w:t>118</w:t>
        </w:r>
        <w:r>
          <w:rPr>
            <w:noProof/>
            <w:webHidden/>
          </w:rPr>
          <w:fldChar w:fldCharType="end"/>
        </w:r>
      </w:hyperlink>
    </w:p>
    <w:p w14:paraId="2D371906" w14:textId="77353D0B" w:rsidR="00B01FCF" w:rsidRDefault="00B01FCF">
      <w:pPr>
        <w:pStyle w:val="TDC2"/>
        <w:rPr>
          <w:rFonts w:asciiTheme="minorHAnsi" w:eastAsiaTheme="minorEastAsia" w:hAnsiTheme="minorHAnsi" w:cstheme="minorBidi"/>
          <w:noProof/>
          <w:kern w:val="2"/>
          <w:szCs w:val="24"/>
          <w14:ligatures w14:val="standardContextual"/>
        </w:rPr>
      </w:pPr>
      <w:hyperlink w:anchor="_Toc213786899" w:history="1">
        <w:r w:rsidRPr="00C81416">
          <w:rPr>
            <w:rStyle w:val="Hipervnculo"/>
            <w:noProof/>
          </w:rPr>
          <w:t>Figura 5.5 Caso de uso N°1.3.1, “Editando la descripción del turno2</w:t>
        </w:r>
        <w:r>
          <w:rPr>
            <w:noProof/>
            <w:webHidden/>
          </w:rPr>
          <w:tab/>
        </w:r>
        <w:r>
          <w:rPr>
            <w:noProof/>
            <w:webHidden/>
          </w:rPr>
          <w:fldChar w:fldCharType="begin"/>
        </w:r>
        <w:r>
          <w:rPr>
            <w:noProof/>
            <w:webHidden/>
          </w:rPr>
          <w:instrText xml:space="preserve"> PAGEREF _Toc213786899 \h </w:instrText>
        </w:r>
        <w:r>
          <w:rPr>
            <w:noProof/>
            <w:webHidden/>
          </w:rPr>
        </w:r>
        <w:r>
          <w:rPr>
            <w:noProof/>
            <w:webHidden/>
          </w:rPr>
          <w:fldChar w:fldCharType="separate"/>
        </w:r>
        <w:r>
          <w:rPr>
            <w:noProof/>
            <w:webHidden/>
          </w:rPr>
          <w:t>119</w:t>
        </w:r>
        <w:r>
          <w:rPr>
            <w:noProof/>
            <w:webHidden/>
          </w:rPr>
          <w:fldChar w:fldCharType="end"/>
        </w:r>
      </w:hyperlink>
    </w:p>
    <w:p w14:paraId="35C7C309" w14:textId="0342E77C" w:rsidR="00B01FCF" w:rsidRDefault="00B01FCF">
      <w:pPr>
        <w:pStyle w:val="TDC2"/>
        <w:rPr>
          <w:rFonts w:asciiTheme="minorHAnsi" w:eastAsiaTheme="minorEastAsia" w:hAnsiTheme="minorHAnsi" w:cstheme="minorBidi"/>
          <w:noProof/>
          <w:kern w:val="2"/>
          <w:szCs w:val="24"/>
          <w14:ligatures w14:val="standardContextual"/>
        </w:rPr>
      </w:pPr>
      <w:hyperlink w:anchor="_Toc213786900" w:history="1">
        <w:r w:rsidRPr="00C81416">
          <w:rPr>
            <w:rStyle w:val="Hipervnculo"/>
            <w:noProof/>
          </w:rPr>
          <w:t>Figura 5.6 caso de uso N°1.3.2 , ”Cambiando el turno de los trabajadores”</w:t>
        </w:r>
        <w:r>
          <w:rPr>
            <w:noProof/>
            <w:webHidden/>
          </w:rPr>
          <w:tab/>
        </w:r>
        <w:r>
          <w:rPr>
            <w:noProof/>
            <w:webHidden/>
          </w:rPr>
          <w:fldChar w:fldCharType="begin"/>
        </w:r>
        <w:r>
          <w:rPr>
            <w:noProof/>
            <w:webHidden/>
          </w:rPr>
          <w:instrText xml:space="preserve"> PAGEREF _Toc213786900 \h </w:instrText>
        </w:r>
        <w:r>
          <w:rPr>
            <w:noProof/>
            <w:webHidden/>
          </w:rPr>
        </w:r>
        <w:r>
          <w:rPr>
            <w:noProof/>
            <w:webHidden/>
          </w:rPr>
          <w:fldChar w:fldCharType="separate"/>
        </w:r>
        <w:r>
          <w:rPr>
            <w:noProof/>
            <w:webHidden/>
          </w:rPr>
          <w:t>120</w:t>
        </w:r>
        <w:r>
          <w:rPr>
            <w:noProof/>
            <w:webHidden/>
          </w:rPr>
          <w:fldChar w:fldCharType="end"/>
        </w:r>
      </w:hyperlink>
    </w:p>
    <w:p w14:paraId="4B921187" w14:textId="6970F422" w:rsidR="00B01FCF" w:rsidRDefault="00B01FCF">
      <w:pPr>
        <w:pStyle w:val="TDC2"/>
        <w:rPr>
          <w:rFonts w:asciiTheme="minorHAnsi" w:eastAsiaTheme="minorEastAsia" w:hAnsiTheme="minorHAnsi" w:cstheme="minorBidi"/>
          <w:noProof/>
          <w:kern w:val="2"/>
          <w:szCs w:val="24"/>
          <w14:ligatures w14:val="standardContextual"/>
        </w:rPr>
      </w:pPr>
      <w:hyperlink w:anchor="_Toc213786901" w:history="1">
        <w:r w:rsidRPr="00C81416">
          <w:rPr>
            <w:rStyle w:val="Hipervnculo"/>
            <w:noProof/>
          </w:rPr>
          <w:t>Figura 5.7 “Caso de uso N°1.4, Visualizando los departamentos de la empresa”</w:t>
        </w:r>
        <w:r>
          <w:rPr>
            <w:noProof/>
            <w:webHidden/>
          </w:rPr>
          <w:tab/>
        </w:r>
        <w:r>
          <w:rPr>
            <w:noProof/>
            <w:webHidden/>
          </w:rPr>
          <w:fldChar w:fldCharType="begin"/>
        </w:r>
        <w:r>
          <w:rPr>
            <w:noProof/>
            <w:webHidden/>
          </w:rPr>
          <w:instrText xml:space="preserve"> PAGEREF _Toc213786901 \h </w:instrText>
        </w:r>
        <w:r>
          <w:rPr>
            <w:noProof/>
            <w:webHidden/>
          </w:rPr>
        </w:r>
        <w:r>
          <w:rPr>
            <w:noProof/>
            <w:webHidden/>
          </w:rPr>
          <w:fldChar w:fldCharType="separate"/>
        </w:r>
        <w:r>
          <w:rPr>
            <w:noProof/>
            <w:webHidden/>
          </w:rPr>
          <w:t>121</w:t>
        </w:r>
        <w:r>
          <w:rPr>
            <w:noProof/>
            <w:webHidden/>
          </w:rPr>
          <w:fldChar w:fldCharType="end"/>
        </w:r>
      </w:hyperlink>
    </w:p>
    <w:p w14:paraId="3DB7390A" w14:textId="58077D0D" w:rsidR="00B01FCF" w:rsidRDefault="00B01FCF">
      <w:pPr>
        <w:pStyle w:val="TDC2"/>
        <w:rPr>
          <w:rFonts w:asciiTheme="minorHAnsi" w:eastAsiaTheme="minorEastAsia" w:hAnsiTheme="minorHAnsi" w:cstheme="minorBidi"/>
          <w:noProof/>
          <w:kern w:val="2"/>
          <w:szCs w:val="24"/>
          <w14:ligatures w14:val="standardContextual"/>
        </w:rPr>
      </w:pPr>
      <w:hyperlink w:anchor="_Toc213786902" w:history="1">
        <w:r w:rsidRPr="00C81416">
          <w:rPr>
            <w:rStyle w:val="Hipervnculo"/>
            <w:noProof/>
          </w:rPr>
          <w:t>Figura 5.8 caso de uso N°1.5 , “Creando los departamentos de la empresa”</w:t>
        </w:r>
        <w:r>
          <w:rPr>
            <w:noProof/>
            <w:webHidden/>
          </w:rPr>
          <w:tab/>
        </w:r>
        <w:r>
          <w:rPr>
            <w:noProof/>
            <w:webHidden/>
          </w:rPr>
          <w:fldChar w:fldCharType="begin"/>
        </w:r>
        <w:r>
          <w:rPr>
            <w:noProof/>
            <w:webHidden/>
          </w:rPr>
          <w:instrText xml:space="preserve"> PAGEREF _Toc213786902 \h </w:instrText>
        </w:r>
        <w:r>
          <w:rPr>
            <w:noProof/>
            <w:webHidden/>
          </w:rPr>
        </w:r>
        <w:r>
          <w:rPr>
            <w:noProof/>
            <w:webHidden/>
          </w:rPr>
          <w:fldChar w:fldCharType="separate"/>
        </w:r>
        <w:r>
          <w:rPr>
            <w:noProof/>
            <w:webHidden/>
          </w:rPr>
          <w:t>122</w:t>
        </w:r>
        <w:r>
          <w:rPr>
            <w:noProof/>
            <w:webHidden/>
          </w:rPr>
          <w:fldChar w:fldCharType="end"/>
        </w:r>
      </w:hyperlink>
    </w:p>
    <w:p w14:paraId="39141C09" w14:textId="0E4A3511" w:rsidR="00B01FCF" w:rsidRDefault="00B01FCF">
      <w:pPr>
        <w:pStyle w:val="TDC2"/>
        <w:rPr>
          <w:rFonts w:asciiTheme="minorHAnsi" w:eastAsiaTheme="minorEastAsia" w:hAnsiTheme="minorHAnsi" w:cstheme="minorBidi"/>
          <w:noProof/>
          <w:kern w:val="2"/>
          <w:szCs w:val="24"/>
          <w14:ligatures w14:val="standardContextual"/>
        </w:rPr>
      </w:pPr>
      <w:hyperlink w:anchor="_Toc213786903" w:history="1">
        <w:r w:rsidRPr="00C81416">
          <w:rPr>
            <w:rStyle w:val="Hipervnculo"/>
            <w:noProof/>
          </w:rPr>
          <w:t>Figura 5.9 caso de uso N°1.6, “Cambiando el estado de un departamento”</w:t>
        </w:r>
        <w:r>
          <w:rPr>
            <w:noProof/>
            <w:webHidden/>
          </w:rPr>
          <w:tab/>
        </w:r>
        <w:r>
          <w:rPr>
            <w:noProof/>
            <w:webHidden/>
          </w:rPr>
          <w:fldChar w:fldCharType="begin"/>
        </w:r>
        <w:r>
          <w:rPr>
            <w:noProof/>
            <w:webHidden/>
          </w:rPr>
          <w:instrText xml:space="preserve"> PAGEREF _Toc213786903 \h </w:instrText>
        </w:r>
        <w:r>
          <w:rPr>
            <w:noProof/>
            <w:webHidden/>
          </w:rPr>
        </w:r>
        <w:r>
          <w:rPr>
            <w:noProof/>
            <w:webHidden/>
          </w:rPr>
          <w:fldChar w:fldCharType="separate"/>
        </w:r>
        <w:r>
          <w:rPr>
            <w:noProof/>
            <w:webHidden/>
          </w:rPr>
          <w:t>123</w:t>
        </w:r>
        <w:r>
          <w:rPr>
            <w:noProof/>
            <w:webHidden/>
          </w:rPr>
          <w:fldChar w:fldCharType="end"/>
        </w:r>
      </w:hyperlink>
    </w:p>
    <w:p w14:paraId="53845238" w14:textId="4270B5AE" w:rsidR="00B01FCF" w:rsidRDefault="00B01FCF">
      <w:pPr>
        <w:pStyle w:val="TDC2"/>
        <w:rPr>
          <w:rFonts w:asciiTheme="minorHAnsi" w:eastAsiaTheme="minorEastAsia" w:hAnsiTheme="minorHAnsi" w:cstheme="minorBidi"/>
          <w:noProof/>
          <w:kern w:val="2"/>
          <w:szCs w:val="24"/>
          <w14:ligatures w14:val="standardContextual"/>
        </w:rPr>
      </w:pPr>
      <w:hyperlink w:anchor="_Toc213786904" w:history="1">
        <w:r w:rsidRPr="00C81416">
          <w:rPr>
            <w:rStyle w:val="Hipervnculo"/>
            <w:noProof/>
          </w:rPr>
          <w:t>Figura 5.10 “Caso de uso N°1.7, Visualizando los motivos de permiso”</w:t>
        </w:r>
        <w:r>
          <w:rPr>
            <w:noProof/>
            <w:webHidden/>
          </w:rPr>
          <w:tab/>
        </w:r>
        <w:r>
          <w:rPr>
            <w:noProof/>
            <w:webHidden/>
          </w:rPr>
          <w:fldChar w:fldCharType="begin"/>
        </w:r>
        <w:r>
          <w:rPr>
            <w:noProof/>
            <w:webHidden/>
          </w:rPr>
          <w:instrText xml:space="preserve"> PAGEREF _Toc213786904 \h </w:instrText>
        </w:r>
        <w:r>
          <w:rPr>
            <w:noProof/>
            <w:webHidden/>
          </w:rPr>
        </w:r>
        <w:r>
          <w:rPr>
            <w:noProof/>
            <w:webHidden/>
          </w:rPr>
          <w:fldChar w:fldCharType="separate"/>
        </w:r>
        <w:r>
          <w:rPr>
            <w:noProof/>
            <w:webHidden/>
          </w:rPr>
          <w:t>124</w:t>
        </w:r>
        <w:r>
          <w:rPr>
            <w:noProof/>
            <w:webHidden/>
          </w:rPr>
          <w:fldChar w:fldCharType="end"/>
        </w:r>
      </w:hyperlink>
    </w:p>
    <w:p w14:paraId="16531D17" w14:textId="2BA52D34" w:rsidR="00B01FCF" w:rsidRDefault="00B01FCF">
      <w:pPr>
        <w:pStyle w:val="TDC2"/>
        <w:rPr>
          <w:rFonts w:asciiTheme="minorHAnsi" w:eastAsiaTheme="minorEastAsia" w:hAnsiTheme="minorHAnsi" w:cstheme="minorBidi"/>
          <w:noProof/>
          <w:kern w:val="2"/>
          <w:szCs w:val="24"/>
          <w14:ligatures w14:val="standardContextual"/>
        </w:rPr>
      </w:pPr>
      <w:hyperlink w:anchor="_Toc213786905" w:history="1">
        <w:r w:rsidRPr="00C81416">
          <w:rPr>
            <w:rStyle w:val="Hipervnculo"/>
            <w:noProof/>
          </w:rPr>
          <w:t>Figura 5.11 caso de uso N°1.8, “Creando un motivo de permiso”</w:t>
        </w:r>
        <w:r>
          <w:rPr>
            <w:noProof/>
            <w:webHidden/>
          </w:rPr>
          <w:tab/>
        </w:r>
        <w:r>
          <w:rPr>
            <w:noProof/>
            <w:webHidden/>
          </w:rPr>
          <w:fldChar w:fldCharType="begin"/>
        </w:r>
        <w:r>
          <w:rPr>
            <w:noProof/>
            <w:webHidden/>
          </w:rPr>
          <w:instrText xml:space="preserve"> PAGEREF _Toc213786905 \h </w:instrText>
        </w:r>
        <w:r>
          <w:rPr>
            <w:noProof/>
            <w:webHidden/>
          </w:rPr>
        </w:r>
        <w:r>
          <w:rPr>
            <w:noProof/>
            <w:webHidden/>
          </w:rPr>
          <w:fldChar w:fldCharType="separate"/>
        </w:r>
        <w:r>
          <w:rPr>
            <w:noProof/>
            <w:webHidden/>
          </w:rPr>
          <w:t>125</w:t>
        </w:r>
        <w:r>
          <w:rPr>
            <w:noProof/>
            <w:webHidden/>
          </w:rPr>
          <w:fldChar w:fldCharType="end"/>
        </w:r>
      </w:hyperlink>
    </w:p>
    <w:p w14:paraId="0D8FC0AB" w14:textId="4C17BE89" w:rsidR="00B01FCF" w:rsidRDefault="00B01FCF">
      <w:pPr>
        <w:pStyle w:val="TDC2"/>
        <w:rPr>
          <w:rFonts w:asciiTheme="minorHAnsi" w:eastAsiaTheme="minorEastAsia" w:hAnsiTheme="minorHAnsi" w:cstheme="minorBidi"/>
          <w:noProof/>
          <w:kern w:val="2"/>
          <w:szCs w:val="24"/>
          <w14:ligatures w14:val="standardContextual"/>
        </w:rPr>
      </w:pPr>
      <w:hyperlink w:anchor="_Toc213786906" w:history="1">
        <w:r w:rsidRPr="00C81416">
          <w:rPr>
            <w:rStyle w:val="Hipervnculo"/>
            <w:noProof/>
          </w:rPr>
          <w:t>Figura 5.12 caso de uso N°1.9, “Activando/Desactivando un motivo de permiso”</w:t>
        </w:r>
        <w:r>
          <w:rPr>
            <w:noProof/>
            <w:webHidden/>
          </w:rPr>
          <w:tab/>
        </w:r>
        <w:r>
          <w:rPr>
            <w:noProof/>
            <w:webHidden/>
          </w:rPr>
          <w:fldChar w:fldCharType="begin"/>
        </w:r>
        <w:r>
          <w:rPr>
            <w:noProof/>
            <w:webHidden/>
          </w:rPr>
          <w:instrText xml:space="preserve"> PAGEREF _Toc213786906 \h </w:instrText>
        </w:r>
        <w:r>
          <w:rPr>
            <w:noProof/>
            <w:webHidden/>
          </w:rPr>
        </w:r>
        <w:r>
          <w:rPr>
            <w:noProof/>
            <w:webHidden/>
          </w:rPr>
          <w:fldChar w:fldCharType="separate"/>
        </w:r>
        <w:r>
          <w:rPr>
            <w:noProof/>
            <w:webHidden/>
          </w:rPr>
          <w:t>126</w:t>
        </w:r>
        <w:r>
          <w:rPr>
            <w:noProof/>
            <w:webHidden/>
          </w:rPr>
          <w:fldChar w:fldCharType="end"/>
        </w:r>
      </w:hyperlink>
    </w:p>
    <w:p w14:paraId="5EDF1445" w14:textId="74270B3C" w:rsidR="00B01FCF" w:rsidRDefault="00B01FCF">
      <w:pPr>
        <w:pStyle w:val="TDC2"/>
        <w:rPr>
          <w:rFonts w:asciiTheme="minorHAnsi" w:eastAsiaTheme="minorEastAsia" w:hAnsiTheme="minorHAnsi" w:cstheme="minorBidi"/>
          <w:noProof/>
          <w:kern w:val="2"/>
          <w:szCs w:val="24"/>
          <w14:ligatures w14:val="standardContextual"/>
        </w:rPr>
      </w:pPr>
      <w:hyperlink w:anchor="_Toc213786907" w:history="1">
        <w:r w:rsidRPr="00C81416">
          <w:rPr>
            <w:rStyle w:val="Hipervnculo"/>
            <w:noProof/>
          </w:rPr>
          <w:t>Figura 5.13 “Caso de uso 1.10, Visualizando los tipos de contratos”</w:t>
        </w:r>
        <w:r>
          <w:rPr>
            <w:noProof/>
            <w:webHidden/>
          </w:rPr>
          <w:tab/>
        </w:r>
        <w:r>
          <w:rPr>
            <w:noProof/>
            <w:webHidden/>
          </w:rPr>
          <w:fldChar w:fldCharType="begin"/>
        </w:r>
        <w:r>
          <w:rPr>
            <w:noProof/>
            <w:webHidden/>
          </w:rPr>
          <w:instrText xml:space="preserve"> PAGEREF _Toc213786907 \h </w:instrText>
        </w:r>
        <w:r>
          <w:rPr>
            <w:noProof/>
            <w:webHidden/>
          </w:rPr>
        </w:r>
        <w:r>
          <w:rPr>
            <w:noProof/>
            <w:webHidden/>
          </w:rPr>
          <w:fldChar w:fldCharType="separate"/>
        </w:r>
        <w:r>
          <w:rPr>
            <w:noProof/>
            <w:webHidden/>
          </w:rPr>
          <w:t>127</w:t>
        </w:r>
        <w:r>
          <w:rPr>
            <w:noProof/>
            <w:webHidden/>
          </w:rPr>
          <w:fldChar w:fldCharType="end"/>
        </w:r>
      </w:hyperlink>
    </w:p>
    <w:p w14:paraId="2F198517" w14:textId="7039FE1B" w:rsidR="00B01FCF" w:rsidRDefault="00B01FCF">
      <w:pPr>
        <w:pStyle w:val="TDC2"/>
        <w:rPr>
          <w:rFonts w:asciiTheme="minorHAnsi" w:eastAsiaTheme="minorEastAsia" w:hAnsiTheme="minorHAnsi" w:cstheme="minorBidi"/>
          <w:noProof/>
          <w:kern w:val="2"/>
          <w:szCs w:val="24"/>
          <w14:ligatures w14:val="standardContextual"/>
        </w:rPr>
      </w:pPr>
      <w:hyperlink w:anchor="_Toc213786908" w:history="1">
        <w:r w:rsidRPr="00C81416">
          <w:rPr>
            <w:rStyle w:val="Hipervnculo"/>
            <w:noProof/>
          </w:rPr>
          <w:t>Figura 5.14 caso de uso N°1.11, “Creando tipos de contratos”</w:t>
        </w:r>
        <w:r>
          <w:rPr>
            <w:noProof/>
            <w:webHidden/>
          </w:rPr>
          <w:tab/>
        </w:r>
        <w:r>
          <w:rPr>
            <w:noProof/>
            <w:webHidden/>
          </w:rPr>
          <w:fldChar w:fldCharType="begin"/>
        </w:r>
        <w:r>
          <w:rPr>
            <w:noProof/>
            <w:webHidden/>
          </w:rPr>
          <w:instrText xml:space="preserve"> PAGEREF _Toc213786908 \h </w:instrText>
        </w:r>
        <w:r>
          <w:rPr>
            <w:noProof/>
            <w:webHidden/>
          </w:rPr>
        </w:r>
        <w:r>
          <w:rPr>
            <w:noProof/>
            <w:webHidden/>
          </w:rPr>
          <w:fldChar w:fldCharType="separate"/>
        </w:r>
        <w:r>
          <w:rPr>
            <w:noProof/>
            <w:webHidden/>
          </w:rPr>
          <w:t>128</w:t>
        </w:r>
        <w:r>
          <w:rPr>
            <w:noProof/>
            <w:webHidden/>
          </w:rPr>
          <w:fldChar w:fldCharType="end"/>
        </w:r>
      </w:hyperlink>
    </w:p>
    <w:p w14:paraId="01139E06" w14:textId="67DE7137" w:rsidR="00B01FCF" w:rsidRDefault="00B01FCF">
      <w:pPr>
        <w:pStyle w:val="TDC2"/>
        <w:rPr>
          <w:rFonts w:asciiTheme="minorHAnsi" w:eastAsiaTheme="minorEastAsia" w:hAnsiTheme="minorHAnsi" w:cstheme="minorBidi"/>
          <w:noProof/>
          <w:kern w:val="2"/>
          <w:szCs w:val="24"/>
          <w14:ligatures w14:val="standardContextual"/>
        </w:rPr>
      </w:pPr>
      <w:hyperlink w:anchor="_Toc213786909" w:history="1">
        <w:r w:rsidRPr="00C81416">
          <w:rPr>
            <w:rStyle w:val="Hipervnculo"/>
            <w:noProof/>
          </w:rPr>
          <w:t>Figura 5.15 caso de uso N°1.12, “</w:t>
        </w:r>
        <w:r w:rsidRPr="00C81416">
          <w:rPr>
            <w:rStyle w:val="Hipervnculo"/>
            <w:rFonts w:eastAsia="Times New Roman"/>
            <w:noProof/>
          </w:rPr>
          <w:t>Cambiando el estado de un tipo de contrato”</w:t>
        </w:r>
        <w:r>
          <w:rPr>
            <w:noProof/>
            <w:webHidden/>
          </w:rPr>
          <w:tab/>
        </w:r>
        <w:r>
          <w:rPr>
            <w:noProof/>
            <w:webHidden/>
          </w:rPr>
          <w:fldChar w:fldCharType="begin"/>
        </w:r>
        <w:r>
          <w:rPr>
            <w:noProof/>
            <w:webHidden/>
          </w:rPr>
          <w:instrText xml:space="preserve"> PAGEREF _Toc213786909 \h </w:instrText>
        </w:r>
        <w:r>
          <w:rPr>
            <w:noProof/>
            <w:webHidden/>
          </w:rPr>
        </w:r>
        <w:r>
          <w:rPr>
            <w:noProof/>
            <w:webHidden/>
          </w:rPr>
          <w:fldChar w:fldCharType="separate"/>
        </w:r>
        <w:r>
          <w:rPr>
            <w:noProof/>
            <w:webHidden/>
          </w:rPr>
          <w:t>129</w:t>
        </w:r>
        <w:r>
          <w:rPr>
            <w:noProof/>
            <w:webHidden/>
          </w:rPr>
          <w:fldChar w:fldCharType="end"/>
        </w:r>
      </w:hyperlink>
    </w:p>
    <w:p w14:paraId="68A1F769" w14:textId="2F4119AE" w:rsidR="00B01FCF" w:rsidRDefault="00B01FCF">
      <w:pPr>
        <w:pStyle w:val="TDC2"/>
        <w:rPr>
          <w:rFonts w:asciiTheme="minorHAnsi" w:eastAsiaTheme="minorEastAsia" w:hAnsiTheme="minorHAnsi" w:cstheme="minorBidi"/>
          <w:noProof/>
          <w:kern w:val="2"/>
          <w:szCs w:val="24"/>
          <w14:ligatures w14:val="standardContextual"/>
        </w:rPr>
      </w:pPr>
      <w:hyperlink w:anchor="_Toc213786910" w:history="1">
        <w:r w:rsidRPr="00C81416">
          <w:rPr>
            <w:rStyle w:val="Hipervnculo"/>
            <w:noProof/>
          </w:rPr>
          <w:t>Figura 5.16 “Caso de uso N°1.13, Visualizando los tipos de vacaciones”</w:t>
        </w:r>
        <w:r>
          <w:rPr>
            <w:noProof/>
            <w:webHidden/>
          </w:rPr>
          <w:tab/>
        </w:r>
        <w:r>
          <w:rPr>
            <w:noProof/>
            <w:webHidden/>
          </w:rPr>
          <w:fldChar w:fldCharType="begin"/>
        </w:r>
        <w:r>
          <w:rPr>
            <w:noProof/>
            <w:webHidden/>
          </w:rPr>
          <w:instrText xml:space="preserve"> PAGEREF _Toc213786910 \h </w:instrText>
        </w:r>
        <w:r>
          <w:rPr>
            <w:noProof/>
            <w:webHidden/>
          </w:rPr>
        </w:r>
        <w:r>
          <w:rPr>
            <w:noProof/>
            <w:webHidden/>
          </w:rPr>
          <w:fldChar w:fldCharType="separate"/>
        </w:r>
        <w:r>
          <w:rPr>
            <w:noProof/>
            <w:webHidden/>
          </w:rPr>
          <w:t>130</w:t>
        </w:r>
        <w:r>
          <w:rPr>
            <w:noProof/>
            <w:webHidden/>
          </w:rPr>
          <w:fldChar w:fldCharType="end"/>
        </w:r>
      </w:hyperlink>
    </w:p>
    <w:p w14:paraId="289D6FEF" w14:textId="0BBF6EC4" w:rsidR="00B01FCF" w:rsidRDefault="00B01FCF">
      <w:pPr>
        <w:pStyle w:val="TDC2"/>
        <w:rPr>
          <w:rFonts w:asciiTheme="minorHAnsi" w:eastAsiaTheme="minorEastAsia" w:hAnsiTheme="minorHAnsi" w:cstheme="minorBidi"/>
          <w:noProof/>
          <w:kern w:val="2"/>
          <w:szCs w:val="24"/>
          <w14:ligatures w14:val="standardContextual"/>
        </w:rPr>
      </w:pPr>
      <w:hyperlink w:anchor="_Toc213786911" w:history="1">
        <w:r w:rsidRPr="00C81416">
          <w:rPr>
            <w:rStyle w:val="Hipervnculo"/>
            <w:noProof/>
          </w:rPr>
          <w:t>Figura 5.17 caso de uso N°1.14, “</w:t>
        </w:r>
        <w:r w:rsidRPr="00C81416">
          <w:rPr>
            <w:rStyle w:val="Hipervnculo"/>
            <w:rFonts w:eastAsia="Times New Roman"/>
            <w:noProof/>
          </w:rPr>
          <w:t>Creando un tipo de vacaciones”</w:t>
        </w:r>
        <w:r>
          <w:rPr>
            <w:noProof/>
            <w:webHidden/>
          </w:rPr>
          <w:tab/>
        </w:r>
        <w:r>
          <w:rPr>
            <w:noProof/>
            <w:webHidden/>
          </w:rPr>
          <w:fldChar w:fldCharType="begin"/>
        </w:r>
        <w:r>
          <w:rPr>
            <w:noProof/>
            <w:webHidden/>
          </w:rPr>
          <w:instrText xml:space="preserve"> PAGEREF _Toc213786911 \h </w:instrText>
        </w:r>
        <w:r>
          <w:rPr>
            <w:noProof/>
            <w:webHidden/>
          </w:rPr>
        </w:r>
        <w:r>
          <w:rPr>
            <w:noProof/>
            <w:webHidden/>
          </w:rPr>
          <w:fldChar w:fldCharType="separate"/>
        </w:r>
        <w:r>
          <w:rPr>
            <w:noProof/>
            <w:webHidden/>
          </w:rPr>
          <w:t>131</w:t>
        </w:r>
        <w:r>
          <w:rPr>
            <w:noProof/>
            <w:webHidden/>
          </w:rPr>
          <w:fldChar w:fldCharType="end"/>
        </w:r>
      </w:hyperlink>
    </w:p>
    <w:p w14:paraId="3ADBDB46" w14:textId="58904205" w:rsidR="00B01FCF" w:rsidRDefault="00B01FCF">
      <w:pPr>
        <w:pStyle w:val="TDC2"/>
        <w:rPr>
          <w:rFonts w:asciiTheme="minorHAnsi" w:eastAsiaTheme="minorEastAsia" w:hAnsiTheme="minorHAnsi" w:cstheme="minorBidi"/>
          <w:noProof/>
          <w:kern w:val="2"/>
          <w:szCs w:val="24"/>
          <w14:ligatures w14:val="standardContextual"/>
        </w:rPr>
      </w:pPr>
      <w:hyperlink w:anchor="_Toc213786912" w:history="1">
        <w:r w:rsidRPr="00C81416">
          <w:rPr>
            <w:rStyle w:val="Hipervnculo"/>
            <w:noProof/>
          </w:rPr>
          <w:t>Figura 5.18 caso de uso N°1.15, “Cambiando el estado de un tipo de vacaciones”</w:t>
        </w:r>
        <w:r>
          <w:rPr>
            <w:noProof/>
            <w:webHidden/>
          </w:rPr>
          <w:tab/>
        </w:r>
        <w:r>
          <w:rPr>
            <w:noProof/>
            <w:webHidden/>
          </w:rPr>
          <w:fldChar w:fldCharType="begin"/>
        </w:r>
        <w:r>
          <w:rPr>
            <w:noProof/>
            <w:webHidden/>
          </w:rPr>
          <w:instrText xml:space="preserve"> PAGEREF _Toc213786912 \h </w:instrText>
        </w:r>
        <w:r>
          <w:rPr>
            <w:noProof/>
            <w:webHidden/>
          </w:rPr>
        </w:r>
        <w:r>
          <w:rPr>
            <w:noProof/>
            <w:webHidden/>
          </w:rPr>
          <w:fldChar w:fldCharType="separate"/>
        </w:r>
        <w:r>
          <w:rPr>
            <w:noProof/>
            <w:webHidden/>
          </w:rPr>
          <w:t>132</w:t>
        </w:r>
        <w:r>
          <w:rPr>
            <w:noProof/>
            <w:webHidden/>
          </w:rPr>
          <w:fldChar w:fldCharType="end"/>
        </w:r>
      </w:hyperlink>
    </w:p>
    <w:p w14:paraId="1F77CFCB" w14:textId="3B96A808" w:rsidR="00B01FCF" w:rsidRDefault="00B01FCF">
      <w:pPr>
        <w:pStyle w:val="TDC2"/>
        <w:rPr>
          <w:rFonts w:asciiTheme="minorHAnsi" w:eastAsiaTheme="minorEastAsia" w:hAnsiTheme="minorHAnsi" w:cstheme="minorBidi"/>
          <w:noProof/>
          <w:kern w:val="2"/>
          <w:szCs w:val="24"/>
          <w14:ligatures w14:val="standardContextual"/>
        </w:rPr>
      </w:pPr>
      <w:hyperlink w:anchor="_Toc213786913" w:history="1">
        <w:r w:rsidRPr="00C81416">
          <w:rPr>
            <w:rStyle w:val="Hipervnculo"/>
            <w:noProof/>
          </w:rPr>
          <w:t>Figura 5.19 “Caso de uso N°1.16, Visualizando la pestaña de sucursales”</w:t>
        </w:r>
        <w:r>
          <w:rPr>
            <w:noProof/>
            <w:webHidden/>
          </w:rPr>
          <w:tab/>
        </w:r>
        <w:r>
          <w:rPr>
            <w:noProof/>
            <w:webHidden/>
          </w:rPr>
          <w:fldChar w:fldCharType="begin"/>
        </w:r>
        <w:r>
          <w:rPr>
            <w:noProof/>
            <w:webHidden/>
          </w:rPr>
          <w:instrText xml:space="preserve"> PAGEREF _Toc213786913 \h </w:instrText>
        </w:r>
        <w:r>
          <w:rPr>
            <w:noProof/>
            <w:webHidden/>
          </w:rPr>
        </w:r>
        <w:r>
          <w:rPr>
            <w:noProof/>
            <w:webHidden/>
          </w:rPr>
          <w:fldChar w:fldCharType="separate"/>
        </w:r>
        <w:r>
          <w:rPr>
            <w:noProof/>
            <w:webHidden/>
          </w:rPr>
          <w:t>133</w:t>
        </w:r>
        <w:r>
          <w:rPr>
            <w:noProof/>
            <w:webHidden/>
          </w:rPr>
          <w:fldChar w:fldCharType="end"/>
        </w:r>
      </w:hyperlink>
    </w:p>
    <w:p w14:paraId="526B5D89" w14:textId="5FEABA3B" w:rsidR="00B01FCF" w:rsidRDefault="00B01FCF">
      <w:pPr>
        <w:pStyle w:val="TDC2"/>
        <w:rPr>
          <w:rFonts w:asciiTheme="minorHAnsi" w:eastAsiaTheme="minorEastAsia" w:hAnsiTheme="minorHAnsi" w:cstheme="minorBidi"/>
          <w:noProof/>
          <w:kern w:val="2"/>
          <w:szCs w:val="24"/>
          <w14:ligatures w14:val="standardContextual"/>
        </w:rPr>
      </w:pPr>
      <w:hyperlink w:anchor="_Toc213786914" w:history="1">
        <w:r w:rsidRPr="00C81416">
          <w:rPr>
            <w:rStyle w:val="Hipervnculo"/>
            <w:noProof/>
          </w:rPr>
          <w:t>Figura 5.20 caso de uso N°1.17, “Creando una sucursal”</w:t>
        </w:r>
        <w:r>
          <w:rPr>
            <w:noProof/>
            <w:webHidden/>
          </w:rPr>
          <w:tab/>
        </w:r>
        <w:r>
          <w:rPr>
            <w:noProof/>
            <w:webHidden/>
          </w:rPr>
          <w:fldChar w:fldCharType="begin"/>
        </w:r>
        <w:r>
          <w:rPr>
            <w:noProof/>
            <w:webHidden/>
          </w:rPr>
          <w:instrText xml:space="preserve"> PAGEREF _Toc213786914 \h </w:instrText>
        </w:r>
        <w:r>
          <w:rPr>
            <w:noProof/>
            <w:webHidden/>
          </w:rPr>
        </w:r>
        <w:r>
          <w:rPr>
            <w:noProof/>
            <w:webHidden/>
          </w:rPr>
          <w:fldChar w:fldCharType="separate"/>
        </w:r>
        <w:r>
          <w:rPr>
            <w:noProof/>
            <w:webHidden/>
          </w:rPr>
          <w:t>134</w:t>
        </w:r>
        <w:r>
          <w:rPr>
            <w:noProof/>
            <w:webHidden/>
          </w:rPr>
          <w:fldChar w:fldCharType="end"/>
        </w:r>
      </w:hyperlink>
    </w:p>
    <w:p w14:paraId="7BF032D9" w14:textId="0C805339" w:rsidR="00B01FCF" w:rsidRDefault="00B01FCF">
      <w:pPr>
        <w:pStyle w:val="TDC2"/>
        <w:rPr>
          <w:rFonts w:asciiTheme="minorHAnsi" w:eastAsiaTheme="minorEastAsia" w:hAnsiTheme="minorHAnsi" w:cstheme="minorBidi"/>
          <w:noProof/>
          <w:kern w:val="2"/>
          <w:szCs w:val="24"/>
          <w14:ligatures w14:val="standardContextual"/>
        </w:rPr>
      </w:pPr>
      <w:hyperlink w:anchor="_Toc213786915" w:history="1">
        <w:r w:rsidRPr="00C81416">
          <w:rPr>
            <w:rStyle w:val="Hipervnculo"/>
            <w:noProof/>
          </w:rPr>
          <w:t>Figura 5.21 caso de uso N°1.18. “Cambiando el estado de una sucursal”</w:t>
        </w:r>
        <w:r>
          <w:rPr>
            <w:noProof/>
            <w:webHidden/>
          </w:rPr>
          <w:tab/>
        </w:r>
        <w:r>
          <w:rPr>
            <w:noProof/>
            <w:webHidden/>
          </w:rPr>
          <w:fldChar w:fldCharType="begin"/>
        </w:r>
        <w:r>
          <w:rPr>
            <w:noProof/>
            <w:webHidden/>
          </w:rPr>
          <w:instrText xml:space="preserve"> PAGEREF _Toc213786915 \h </w:instrText>
        </w:r>
        <w:r>
          <w:rPr>
            <w:noProof/>
            <w:webHidden/>
          </w:rPr>
        </w:r>
        <w:r>
          <w:rPr>
            <w:noProof/>
            <w:webHidden/>
          </w:rPr>
          <w:fldChar w:fldCharType="separate"/>
        </w:r>
        <w:r>
          <w:rPr>
            <w:noProof/>
            <w:webHidden/>
          </w:rPr>
          <w:t>135</w:t>
        </w:r>
        <w:r>
          <w:rPr>
            <w:noProof/>
            <w:webHidden/>
          </w:rPr>
          <w:fldChar w:fldCharType="end"/>
        </w:r>
      </w:hyperlink>
    </w:p>
    <w:p w14:paraId="48DBA61E" w14:textId="15C7F993" w:rsidR="00B01FCF" w:rsidRDefault="00B01FCF">
      <w:pPr>
        <w:pStyle w:val="TDC2"/>
        <w:rPr>
          <w:rFonts w:asciiTheme="minorHAnsi" w:eastAsiaTheme="minorEastAsia" w:hAnsiTheme="minorHAnsi" w:cstheme="minorBidi"/>
          <w:noProof/>
          <w:kern w:val="2"/>
          <w:szCs w:val="24"/>
          <w14:ligatures w14:val="standardContextual"/>
        </w:rPr>
      </w:pPr>
      <w:hyperlink w:anchor="_Toc213786916" w:history="1">
        <w:r w:rsidRPr="00C81416">
          <w:rPr>
            <w:rStyle w:val="Hipervnculo"/>
            <w:noProof/>
          </w:rPr>
          <w:t>Figura 5.22 “Caso de uso N°1.19, Ingresando a pestaña centro de costos”</w:t>
        </w:r>
        <w:r>
          <w:rPr>
            <w:noProof/>
            <w:webHidden/>
          </w:rPr>
          <w:tab/>
        </w:r>
        <w:r>
          <w:rPr>
            <w:noProof/>
            <w:webHidden/>
          </w:rPr>
          <w:fldChar w:fldCharType="begin"/>
        </w:r>
        <w:r>
          <w:rPr>
            <w:noProof/>
            <w:webHidden/>
          </w:rPr>
          <w:instrText xml:space="preserve"> PAGEREF _Toc213786916 \h </w:instrText>
        </w:r>
        <w:r>
          <w:rPr>
            <w:noProof/>
            <w:webHidden/>
          </w:rPr>
        </w:r>
        <w:r>
          <w:rPr>
            <w:noProof/>
            <w:webHidden/>
          </w:rPr>
          <w:fldChar w:fldCharType="separate"/>
        </w:r>
        <w:r>
          <w:rPr>
            <w:noProof/>
            <w:webHidden/>
          </w:rPr>
          <w:t>136</w:t>
        </w:r>
        <w:r>
          <w:rPr>
            <w:noProof/>
            <w:webHidden/>
          </w:rPr>
          <w:fldChar w:fldCharType="end"/>
        </w:r>
      </w:hyperlink>
    </w:p>
    <w:p w14:paraId="2D80AD55" w14:textId="2392CD27" w:rsidR="00B01FCF" w:rsidRDefault="00B01FCF">
      <w:pPr>
        <w:pStyle w:val="TDC2"/>
        <w:rPr>
          <w:rFonts w:asciiTheme="minorHAnsi" w:eastAsiaTheme="minorEastAsia" w:hAnsiTheme="minorHAnsi" w:cstheme="minorBidi"/>
          <w:noProof/>
          <w:kern w:val="2"/>
          <w:szCs w:val="24"/>
          <w14:ligatures w14:val="standardContextual"/>
        </w:rPr>
      </w:pPr>
      <w:hyperlink w:anchor="_Toc213786917" w:history="1">
        <w:r w:rsidRPr="00C81416">
          <w:rPr>
            <w:rStyle w:val="Hipervnculo"/>
            <w:noProof/>
          </w:rPr>
          <w:t>Figura 5.23 caso de uso N°1.20, “Creando un nuevo centro de costos”</w:t>
        </w:r>
        <w:r>
          <w:rPr>
            <w:noProof/>
            <w:webHidden/>
          </w:rPr>
          <w:tab/>
        </w:r>
        <w:r>
          <w:rPr>
            <w:noProof/>
            <w:webHidden/>
          </w:rPr>
          <w:fldChar w:fldCharType="begin"/>
        </w:r>
        <w:r>
          <w:rPr>
            <w:noProof/>
            <w:webHidden/>
          </w:rPr>
          <w:instrText xml:space="preserve"> PAGEREF _Toc213786917 \h </w:instrText>
        </w:r>
        <w:r>
          <w:rPr>
            <w:noProof/>
            <w:webHidden/>
          </w:rPr>
        </w:r>
        <w:r>
          <w:rPr>
            <w:noProof/>
            <w:webHidden/>
          </w:rPr>
          <w:fldChar w:fldCharType="separate"/>
        </w:r>
        <w:r>
          <w:rPr>
            <w:noProof/>
            <w:webHidden/>
          </w:rPr>
          <w:t>137</w:t>
        </w:r>
        <w:r>
          <w:rPr>
            <w:noProof/>
            <w:webHidden/>
          </w:rPr>
          <w:fldChar w:fldCharType="end"/>
        </w:r>
      </w:hyperlink>
    </w:p>
    <w:p w14:paraId="3C8666F4" w14:textId="75EBEAEB" w:rsidR="00B01FCF" w:rsidRDefault="00B01FCF">
      <w:pPr>
        <w:pStyle w:val="TDC2"/>
        <w:rPr>
          <w:rFonts w:asciiTheme="minorHAnsi" w:eastAsiaTheme="minorEastAsia" w:hAnsiTheme="minorHAnsi" w:cstheme="minorBidi"/>
          <w:noProof/>
          <w:kern w:val="2"/>
          <w:szCs w:val="24"/>
          <w14:ligatures w14:val="standardContextual"/>
        </w:rPr>
      </w:pPr>
      <w:hyperlink w:anchor="_Toc213786918" w:history="1">
        <w:r w:rsidRPr="00C81416">
          <w:rPr>
            <w:rStyle w:val="Hipervnculo"/>
            <w:noProof/>
          </w:rPr>
          <w:t>Figura 5.24 caso de uso N°1.21, “Visualizando la ficha de empleados”</w:t>
        </w:r>
        <w:r>
          <w:rPr>
            <w:noProof/>
            <w:webHidden/>
          </w:rPr>
          <w:tab/>
        </w:r>
        <w:r>
          <w:rPr>
            <w:noProof/>
            <w:webHidden/>
          </w:rPr>
          <w:fldChar w:fldCharType="begin"/>
        </w:r>
        <w:r>
          <w:rPr>
            <w:noProof/>
            <w:webHidden/>
          </w:rPr>
          <w:instrText xml:space="preserve"> PAGEREF _Toc213786918 \h </w:instrText>
        </w:r>
        <w:r>
          <w:rPr>
            <w:noProof/>
            <w:webHidden/>
          </w:rPr>
        </w:r>
        <w:r>
          <w:rPr>
            <w:noProof/>
            <w:webHidden/>
          </w:rPr>
          <w:fldChar w:fldCharType="separate"/>
        </w:r>
        <w:r>
          <w:rPr>
            <w:noProof/>
            <w:webHidden/>
          </w:rPr>
          <w:t>138</w:t>
        </w:r>
        <w:r>
          <w:rPr>
            <w:noProof/>
            <w:webHidden/>
          </w:rPr>
          <w:fldChar w:fldCharType="end"/>
        </w:r>
      </w:hyperlink>
    </w:p>
    <w:p w14:paraId="0B2866A6" w14:textId="7AA85B56" w:rsidR="00B01FCF" w:rsidRDefault="00B01FCF">
      <w:pPr>
        <w:pStyle w:val="TDC2"/>
        <w:rPr>
          <w:rFonts w:asciiTheme="minorHAnsi" w:eastAsiaTheme="minorEastAsia" w:hAnsiTheme="minorHAnsi" w:cstheme="minorBidi"/>
          <w:noProof/>
          <w:kern w:val="2"/>
          <w:szCs w:val="24"/>
          <w14:ligatures w14:val="standardContextual"/>
        </w:rPr>
      </w:pPr>
      <w:hyperlink w:anchor="_Toc213786919" w:history="1">
        <w:r w:rsidRPr="00C81416">
          <w:rPr>
            <w:rStyle w:val="Hipervnculo"/>
            <w:noProof/>
          </w:rPr>
          <w:t>Figura 5.25 “Caso de uso N°2.1, visualizando fichas de empleados”</w:t>
        </w:r>
        <w:r>
          <w:rPr>
            <w:noProof/>
            <w:webHidden/>
          </w:rPr>
          <w:tab/>
        </w:r>
        <w:r>
          <w:rPr>
            <w:noProof/>
            <w:webHidden/>
          </w:rPr>
          <w:fldChar w:fldCharType="begin"/>
        </w:r>
        <w:r>
          <w:rPr>
            <w:noProof/>
            <w:webHidden/>
          </w:rPr>
          <w:instrText xml:space="preserve"> PAGEREF _Toc213786919 \h </w:instrText>
        </w:r>
        <w:r>
          <w:rPr>
            <w:noProof/>
            <w:webHidden/>
          </w:rPr>
        </w:r>
        <w:r>
          <w:rPr>
            <w:noProof/>
            <w:webHidden/>
          </w:rPr>
          <w:fldChar w:fldCharType="separate"/>
        </w:r>
        <w:r>
          <w:rPr>
            <w:noProof/>
            <w:webHidden/>
          </w:rPr>
          <w:t>139</w:t>
        </w:r>
        <w:r>
          <w:rPr>
            <w:noProof/>
            <w:webHidden/>
          </w:rPr>
          <w:fldChar w:fldCharType="end"/>
        </w:r>
      </w:hyperlink>
    </w:p>
    <w:p w14:paraId="27F6B723" w14:textId="4A5388A0" w:rsidR="00B01FCF" w:rsidRDefault="00B01FCF">
      <w:pPr>
        <w:pStyle w:val="TDC2"/>
        <w:rPr>
          <w:rFonts w:asciiTheme="minorHAnsi" w:eastAsiaTheme="minorEastAsia" w:hAnsiTheme="minorHAnsi" w:cstheme="minorBidi"/>
          <w:noProof/>
          <w:kern w:val="2"/>
          <w:szCs w:val="24"/>
          <w14:ligatures w14:val="standardContextual"/>
        </w:rPr>
      </w:pPr>
      <w:hyperlink w:anchor="_Toc213786920" w:history="1">
        <w:r w:rsidRPr="00C81416">
          <w:rPr>
            <w:rStyle w:val="Hipervnculo"/>
            <w:noProof/>
          </w:rPr>
          <w:t>Figura 5.26 “Caso de uso N°2.2, creando nuevo empleado”</w:t>
        </w:r>
        <w:r>
          <w:rPr>
            <w:noProof/>
            <w:webHidden/>
          </w:rPr>
          <w:tab/>
        </w:r>
        <w:r>
          <w:rPr>
            <w:noProof/>
            <w:webHidden/>
          </w:rPr>
          <w:fldChar w:fldCharType="begin"/>
        </w:r>
        <w:r>
          <w:rPr>
            <w:noProof/>
            <w:webHidden/>
          </w:rPr>
          <w:instrText xml:space="preserve"> PAGEREF _Toc213786920 \h </w:instrText>
        </w:r>
        <w:r>
          <w:rPr>
            <w:noProof/>
            <w:webHidden/>
          </w:rPr>
        </w:r>
        <w:r>
          <w:rPr>
            <w:noProof/>
            <w:webHidden/>
          </w:rPr>
          <w:fldChar w:fldCharType="separate"/>
        </w:r>
        <w:r>
          <w:rPr>
            <w:noProof/>
            <w:webHidden/>
          </w:rPr>
          <w:t>140</w:t>
        </w:r>
        <w:r>
          <w:rPr>
            <w:noProof/>
            <w:webHidden/>
          </w:rPr>
          <w:fldChar w:fldCharType="end"/>
        </w:r>
      </w:hyperlink>
    </w:p>
    <w:p w14:paraId="3EDC8278" w14:textId="6E581F19" w:rsidR="00B01FCF" w:rsidRDefault="00B01FCF">
      <w:pPr>
        <w:pStyle w:val="TDC2"/>
        <w:rPr>
          <w:rFonts w:asciiTheme="minorHAnsi" w:eastAsiaTheme="minorEastAsia" w:hAnsiTheme="minorHAnsi" w:cstheme="minorBidi"/>
          <w:noProof/>
          <w:kern w:val="2"/>
          <w:szCs w:val="24"/>
          <w14:ligatures w14:val="standardContextual"/>
        </w:rPr>
      </w:pPr>
      <w:hyperlink w:anchor="_Toc213786921" w:history="1">
        <w:r w:rsidRPr="00C81416">
          <w:rPr>
            <w:rStyle w:val="Hipervnculo"/>
            <w:noProof/>
          </w:rPr>
          <w:t>Figura 5.27 caso de uso N°2.3, “Visualizando las fichas que están activas”</w:t>
        </w:r>
        <w:r>
          <w:rPr>
            <w:noProof/>
            <w:webHidden/>
          </w:rPr>
          <w:tab/>
        </w:r>
        <w:r>
          <w:rPr>
            <w:noProof/>
            <w:webHidden/>
          </w:rPr>
          <w:fldChar w:fldCharType="begin"/>
        </w:r>
        <w:r>
          <w:rPr>
            <w:noProof/>
            <w:webHidden/>
          </w:rPr>
          <w:instrText xml:space="preserve"> PAGEREF _Toc213786921 \h </w:instrText>
        </w:r>
        <w:r>
          <w:rPr>
            <w:noProof/>
            <w:webHidden/>
          </w:rPr>
        </w:r>
        <w:r>
          <w:rPr>
            <w:noProof/>
            <w:webHidden/>
          </w:rPr>
          <w:fldChar w:fldCharType="separate"/>
        </w:r>
        <w:r>
          <w:rPr>
            <w:noProof/>
            <w:webHidden/>
          </w:rPr>
          <w:t>141</w:t>
        </w:r>
        <w:r>
          <w:rPr>
            <w:noProof/>
            <w:webHidden/>
          </w:rPr>
          <w:fldChar w:fldCharType="end"/>
        </w:r>
      </w:hyperlink>
    </w:p>
    <w:p w14:paraId="2C861DBF" w14:textId="3D364ED1" w:rsidR="00B01FCF" w:rsidRDefault="00B01FCF">
      <w:pPr>
        <w:pStyle w:val="TDC2"/>
        <w:rPr>
          <w:rFonts w:asciiTheme="minorHAnsi" w:eastAsiaTheme="minorEastAsia" w:hAnsiTheme="minorHAnsi" w:cstheme="minorBidi"/>
          <w:noProof/>
          <w:kern w:val="2"/>
          <w:szCs w:val="24"/>
          <w14:ligatures w14:val="standardContextual"/>
        </w:rPr>
      </w:pPr>
      <w:hyperlink w:anchor="_Toc213786922" w:history="1">
        <w:r w:rsidRPr="00C81416">
          <w:rPr>
            <w:rStyle w:val="Hipervnculo"/>
            <w:noProof/>
          </w:rPr>
          <w:t>Figura 5.28 “Caso de uso N°2.4, Mostrando lista de empleados”</w:t>
        </w:r>
        <w:r>
          <w:rPr>
            <w:noProof/>
            <w:webHidden/>
          </w:rPr>
          <w:tab/>
        </w:r>
        <w:r>
          <w:rPr>
            <w:noProof/>
            <w:webHidden/>
          </w:rPr>
          <w:fldChar w:fldCharType="begin"/>
        </w:r>
        <w:r>
          <w:rPr>
            <w:noProof/>
            <w:webHidden/>
          </w:rPr>
          <w:instrText xml:space="preserve"> PAGEREF _Toc213786922 \h </w:instrText>
        </w:r>
        <w:r>
          <w:rPr>
            <w:noProof/>
            <w:webHidden/>
          </w:rPr>
        </w:r>
        <w:r>
          <w:rPr>
            <w:noProof/>
            <w:webHidden/>
          </w:rPr>
          <w:fldChar w:fldCharType="separate"/>
        </w:r>
        <w:r>
          <w:rPr>
            <w:noProof/>
            <w:webHidden/>
          </w:rPr>
          <w:t>142</w:t>
        </w:r>
        <w:r>
          <w:rPr>
            <w:noProof/>
            <w:webHidden/>
          </w:rPr>
          <w:fldChar w:fldCharType="end"/>
        </w:r>
      </w:hyperlink>
    </w:p>
    <w:p w14:paraId="302FEE4C" w14:textId="60BFFA29" w:rsidR="00B01FCF" w:rsidRDefault="00B01FCF">
      <w:pPr>
        <w:pStyle w:val="TDC2"/>
        <w:rPr>
          <w:rFonts w:asciiTheme="minorHAnsi" w:eastAsiaTheme="minorEastAsia" w:hAnsiTheme="minorHAnsi" w:cstheme="minorBidi"/>
          <w:noProof/>
          <w:kern w:val="2"/>
          <w:szCs w:val="24"/>
          <w14:ligatures w14:val="standardContextual"/>
        </w:rPr>
      </w:pPr>
      <w:hyperlink w:anchor="_Toc213786923" w:history="1">
        <w:r w:rsidRPr="00C81416">
          <w:rPr>
            <w:rStyle w:val="Hipervnculo"/>
            <w:noProof/>
          </w:rPr>
          <w:t>Figura 5.29  caso de uso N°2.5, “Guardando datos de empleado”</w:t>
        </w:r>
        <w:r>
          <w:rPr>
            <w:noProof/>
            <w:webHidden/>
          </w:rPr>
          <w:tab/>
        </w:r>
        <w:r>
          <w:rPr>
            <w:noProof/>
            <w:webHidden/>
          </w:rPr>
          <w:fldChar w:fldCharType="begin"/>
        </w:r>
        <w:r>
          <w:rPr>
            <w:noProof/>
            <w:webHidden/>
          </w:rPr>
          <w:instrText xml:space="preserve"> PAGEREF _Toc213786923 \h </w:instrText>
        </w:r>
        <w:r>
          <w:rPr>
            <w:noProof/>
            <w:webHidden/>
          </w:rPr>
        </w:r>
        <w:r>
          <w:rPr>
            <w:noProof/>
            <w:webHidden/>
          </w:rPr>
          <w:fldChar w:fldCharType="separate"/>
        </w:r>
        <w:r>
          <w:rPr>
            <w:noProof/>
            <w:webHidden/>
          </w:rPr>
          <w:t>143</w:t>
        </w:r>
        <w:r>
          <w:rPr>
            <w:noProof/>
            <w:webHidden/>
          </w:rPr>
          <w:fldChar w:fldCharType="end"/>
        </w:r>
      </w:hyperlink>
    </w:p>
    <w:p w14:paraId="39D59F25" w14:textId="7C2D2129" w:rsidR="00B01FCF" w:rsidRDefault="00B01FCF">
      <w:pPr>
        <w:pStyle w:val="TDC2"/>
        <w:rPr>
          <w:rFonts w:asciiTheme="minorHAnsi" w:eastAsiaTheme="minorEastAsia" w:hAnsiTheme="minorHAnsi" w:cstheme="minorBidi"/>
          <w:noProof/>
          <w:kern w:val="2"/>
          <w:szCs w:val="24"/>
          <w14:ligatures w14:val="standardContextual"/>
        </w:rPr>
      </w:pPr>
      <w:hyperlink w:anchor="_Toc213786924" w:history="1">
        <w:r w:rsidRPr="00C81416">
          <w:rPr>
            <w:rStyle w:val="Hipervnculo"/>
            <w:noProof/>
          </w:rPr>
          <w:t>Figura 5.30 caso de uso N°2.6.1, “Imprimiendo solo una ficha de empleado”</w:t>
        </w:r>
        <w:r>
          <w:rPr>
            <w:noProof/>
            <w:webHidden/>
          </w:rPr>
          <w:tab/>
        </w:r>
        <w:r>
          <w:rPr>
            <w:noProof/>
            <w:webHidden/>
          </w:rPr>
          <w:fldChar w:fldCharType="begin"/>
        </w:r>
        <w:r>
          <w:rPr>
            <w:noProof/>
            <w:webHidden/>
          </w:rPr>
          <w:instrText xml:space="preserve"> PAGEREF _Toc213786924 \h </w:instrText>
        </w:r>
        <w:r>
          <w:rPr>
            <w:noProof/>
            <w:webHidden/>
          </w:rPr>
        </w:r>
        <w:r>
          <w:rPr>
            <w:noProof/>
            <w:webHidden/>
          </w:rPr>
          <w:fldChar w:fldCharType="separate"/>
        </w:r>
        <w:r>
          <w:rPr>
            <w:noProof/>
            <w:webHidden/>
          </w:rPr>
          <w:t>144</w:t>
        </w:r>
        <w:r>
          <w:rPr>
            <w:noProof/>
            <w:webHidden/>
          </w:rPr>
          <w:fldChar w:fldCharType="end"/>
        </w:r>
      </w:hyperlink>
    </w:p>
    <w:p w14:paraId="5347177F" w14:textId="3A573359" w:rsidR="00B01FCF" w:rsidRDefault="00B01FCF">
      <w:pPr>
        <w:pStyle w:val="TDC2"/>
        <w:rPr>
          <w:rFonts w:asciiTheme="minorHAnsi" w:eastAsiaTheme="minorEastAsia" w:hAnsiTheme="minorHAnsi" w:cstheme="minorBidi"/>
          <w:noProof/>
          <w:kern w:val="2"/>
          <w:szCs w:val="24"/>
          <w14:ligatures w14:val="standardContextual"/>
        </w:rPr>
      </w:pPr>
      <w:hyperlink w:anchor="_Toc213786925" w:history="1">
        <w:r w:rsidRPr="00C81416">
          <w:rPr>
            <w:rStyle w:val="Hipervnculo"/>
            <w:noProof/>
          </w:rPr>
          <w:t>Figura 5.31 caso de uso N°2.6.2, “</w:t>
        </w:r>
        <w:r w:rsidRPr="00C81416">
          <w:rPr>
            <w:rStyle w:val="Hipervnculo"/>
            <w:rFonts w:eastAsia="Times New Roman"/>
            <w:noProof/>
          </w:rPr>
          <w:t>Imprimiendo múltiples fichas de empleado”</w:t>
        </w:r>
        <w:r>
          <w:rPr>
            <w:noProof/>
            <w:webHidden/>
          </w:rPr>
          <w:tab/>
        </w:r>
        <w:r>
          <w:rPr>
            <w:noProof/>
            <w:webHidden/>
          </w:rPr>
          <w:fldChar w:fldCharType="begin"/>
        </w:r>
        <w:r>
          <w:rPr>
            <w:noProof/>
            <w:webHidden/>
          </w:rPr>
          <w:instrText xml:space="preserve"> PAGEREF _Toc213786925 \h </w:instrText>
        </w:r>
        <w:r>
          <w:rPr>
            <w:noProof/>
            <w:webHidden/>
          </w:rPr>
        </w:r>
        <w:r>
          <w:rPr>
            <w:noProof/>
            <w:webHidden/>
          </w:rPr>
          <w:fldChar w:fldCharType="separate"/>
        </w:r>
        <w:r>
          <w:rPr>
            <w:noProof/>
            <w:webHidden/>
          </w:rPr>
          <w:t>145</w:t>
        </w:r>
        <w:r>
          <w:rPr>
            <w:noProof/>
            <w:webHidden/>
          </w:rPr>
          <w:fldChar w:fldCharType="end"/>
        </w:r>
      </w:hyperlink>
    </w:p>
    <w:p w14:paraId="695D40CB" w14:textId="103722CB" w:rsidR="00B01FCF" w:rsidRDefault="00B01FCF">
      <w:pPr>
        <w:pStyle w:val="TDC2"/>
        <w:rPr>
          <w:rFonts w:asciiTheme="minorHAnsi" w:eastAsiaTheme="minorEastAsia" w:hAnsiTheme="minorHAnsi" w:cstheme="minorBidi"/>
          <w:noProof/>
          <w:kern w:val="2"/>
          <w:szCs w:val="24"/>
          <w14:ligatures w14:val="standardContextual"/>
        </w:rPr>
      </w:pPr>
      <w:hyperlink w:anchor="_Toc213786926" w:history="1">
        <w:r w:rsidRPr="00C81416">
          <w:rPr>
            <w:rStyle w:val="Hipervnculo"/>
            <w:noProof/>
          </w:rPr>
          <w:t>Figura 5.32 caso de uso N°3.1.1, “Asignando vacaciones a empleados”</w:t>
        </w:r>
        <w:r>
          <w:rPr>
            <w:noProof/>
            <w:webHidden/>
          </w:rPr>
          <w:tab/>
        </w:r>
        <w:r>
          <w:rPr>
            <w:noProof/>
            <w:webHidden/>
          </w:rPr>
          <w:fldChar w:fldCharType="begin"/>
        </w:r>
        <w:r>
          <w:rPr>
            <w:noProof/>
            <w:webHidden/>
          </w:rPr>
          <w:instrText xml:space="preserve"> PAGEREF _Toc213786926 \h </w:instrText>
        </w:r>
        <w:r>
          <w:rPr>
            <w:noProof/>
            <w:webHidden/>
          </w:rPr>
        </w:r>
        <w:r>
          <w:rPr>
            <w:noProof/>
            <w:webHidden/>
          </w:rPr>
          <w:fldChar w:fldCharType="separate"/>
        </w:r>
        <w:r>
          <w:rPr>
            <w:noProof/>
            <w:webHidden/>
          </w:rPr>
          <w:t>146</w:t>
        </w:r>
        <w:r>
          <w:rPr>
            <w:noProof/>
            <w:webHidden/>
          </w:rPr>
          <w:fldChar w:fldCharType="end"/>
        </w:r>
      </w:hyperlink>
    </w:p>
    <w:p w14:paraId="398BADE6" w14:textId="2DD73037" w:rsidR="00B01FCF" w:rsidRDefault="00B01FCF">
      <w:pPr>
        <w:pStyle w:val="TDC2"/>
        <w:rPr>
          <w:rFonts w:asciiTheme="minorHAnsi" w:eastAsiaTheme="minorEastAsia" w:hAnsiTheme="minorHAnsi" w:cstheme="minorBidi"/>
          <w:noProof/>
          <w:kern w:val="2"/>
          <w:szCs w:val="24"/>
          <w14:ligatures w14:val="standardContextual"/>
        </w:rPr>
      </w:pPr>
      <w:hyperlink w:anchor="_Toc213786927" w:history="1">
        <w:r w:rsidRPr="00C81416">
          <w:rPr>
            <w:rStyle w:val="Hipervnculo"/>
            <w:noProof/>
          </w:rPr>
          <w:t>Figura 5.33 caso de uso N°3.1.2, “Editando vacaciones de empleados”</w:t>
        </w:r>
        <w:r>
          <w:rPr>
            <w:noProof/>
            <w:webHidden/>
          </w:rPr>
          <w:tab/>
        </w:r>
        <w:r>
          <w:rPr>
            <w:noProof/>
            <w:webHidden/>
          </w:rPr>
          <w:fldChar w:fldCharType="begin"/>
        </w:r>
        <w:r>
          <w:rPr>
            <w:noProof/>
            <w:webHidden/>
          </w:rPr>
          <w:instrText xml:space="preserve"> PAGEREF _Toc213786927 \h </w:instrText>
        </w:r>
        <w:r>
          <w:rPr>
            <w:noProof/>
            <w:webHidden/>
          </w:rPr>
        </w:r>
        <w:r>
          <w:rPr>
            <w:noProof/>
            <w:webHidden/>
          </w:rPr>
          <w:fldChar w:fldCharType="separate"/>
        </w:r>
        <w:r>
          <w:rPr>
            <w:noProof/>
            <w:webHidden/>
          </w:rPr>
          <w:t>147</w:t>
        </w:r>
        <w:r>
          <w:rPr>
            <w:noProof/>
            <w:webHidden/>
          </w:rPr>
          <w:fldChar w:fldCharType="end"/>
        </w:r>
      </w:hyperlink>
    </w:p>
    <w:p w14:paraId="3E9B1796" w14:textId="3FC3F38A" w:rsidR="00B01FCF" w:rsidRDefault="00B01FCF">
      <w:pPr>
        <w:pStyle w:val="TDC2"/>
        <w:rPr>
          <w:rFonts w:asciiTheme="minorHAnsi" w:eastAsiaTheme="minorEastAsia" w:hAnsiTheme="minorHAnsi" w:cstheme="minorBidi"/>
          <w:noProof/>
          <w:kern w:val="2"/>
          <w:szCs w:val="24"/>
          <w14:ligatures w14:val="standardContextual"/>
        </w:rPr>
      </w:pPr>
      <w:hyperlink w:anchor="_Toc213786928" w:history="1">
        <w:r w:rsidRPr="00C81416">
          <w:rPr>
            <w:rStyle w:val="Hipervnculo"/>
            <w:noProof/>
          </w:rPr>
          <w:t>Figura 5.34 caso de uso N°3.2, “Visualizando lista de empleados con casilla para asignar vacaciones”</w:t>
        </w:r>
        <w:r>
          <w:rPr>
            <w:noProof/>
            <w:webHidden/>
          </w:rPr>
          <w:tab/>
        </w:r>
        <w:r>
          <w:rPr>
            <w:noProof/>
            <w:webHidden/>
          </w:rPr>
          <w:fldChar w:fldCharType="begin"/>
        </w:r>
        <w:r>
          <w:rPr>
            <w:noProof/>
            <w:webHidden/>
          </w:rPr>
          <w:instrText xml:space="preserve"> PAGEREF _Toc213786928 \h </w:instrText>
        </w:r>
        <w:r>
          <w:rPr>
            <w:noProof/>
            <w:webHidden/>
          </w:rPr>
        </w:r>
        <w:r>
          <w:rPr>
            <w:noProof/>
            <w:webHidden/>
          </w:rPr>
          <w:fldChar w:fldCharType="separate"/>
        </w:r>
        <w:r>
          <w:rPr>
            <w:noProof/>
            <w:webHidden/>
          </w:rPr>
          <w:t>148</w:t>
        </w:r>
        <w:r>
          <w:rPr>
            <w:noProof/>
            <w:webHidden/>
          </w:rPr>
          <w:fldChar w:fldCharType="end"/>
        </w:r>
      </w:hyperlink>
    </w:p>
    <w:p w14:paraId="5EE4B6D3" w14:textId="778E64EE" w:rsidR="00B01FCF" w:rsidRDefault="00B01FCF">
      <w:pPr>
        <w:pStyle w:val="TDC2"/>
        <w:rPr>
          <w:rFonts w:asciiTheme="minorHAnsi" w:eastAsiaTheme="minorEastAsia" w:hAnsiTheme="minorHAnsi" w:cstheme="minorBidi"/>
          <w:noProof/>
          <w:kern w:val="2"/>
          <w:szCs w:val="24"/>
          <w14:ligatures w14:val="standardContextual"/>
        </w:rPr>
      </w:pPr>
      <w:hyperlink w:anchor="_Toc213786929" w:history="1">
        <w:r w:rsidRPr="00C81416">
          <w:rPr>
            <w:rStyle w:val="Hipervnculo"/>
            <w:noProof/>
          </w:rPr>
          <w:t>Figura 5.35 caso de uso N°3.3, “Definiendo días a otorgar para vacaciones”</w:t>
        </w:r>
        <w:r>
          <w:rPr>
            <w:noProof/>
            <w:webHidden/>
          </w:rPr>
          <w:tab/>
        </w:r>
        <w:r>
          <w:rPr>
            <w:noProof/>
            <w:webHidden/>
          </w:rPr>
          <w:fldChar w:fldCharType="begin"/>
        </w:r>
        <w:r>
          <w:rPr>
            <w:noProof/>
            <w:webHidden/>
          </w:rPr>
          <w:instrText xml:space="preserve"> PAGEREF _Toc213786929 \h </w:instrText>
        </w:r>
        <w:r>
          <w:rPr>
            <w:noProof/>
            <w:webHidden/>
          </w:rPr>
        </w:r>
        <w:r>
          <w:rPr>
            <w:noProof/>
            <w:webHidden/>
          </w:rPr>
          <w:fldChar w:fldCharType="separate"/>
        </w:r>
        <w:r>
          <w:rPr>
            <w:noProof/>
            <w:webHidden/>
          </w:rPr>
          <w:t>149</w:t>
        </w:r>
        <w:r>
          <w:rPr>
            <w:noProof/>
            <w:webHidden/>
          </w:rPr>
          <w:fldChar w:fldCharType="end"/>
        </w:r>
      </w:hyperlink>
    </w:p>
    <w:p w14:paraId="0746949F" w14:textId="4D85CA8A" w:rsidR="00B01FCF" w:rsidRDefault="00B01FCF">
      <w:pPr>
        <w:pStyle w:val="TDC2"/>
        <w:rPr>
          <w:rFonts w:asciiTheme="minorHAnsi" w:eastAsiaTheme="minorEastAsia" w:hAnsiTheme="minorHAnsi" w:cstheme="minorBidi"/>
          <w:noProof/>
          <w:kern w:val="2"/>
          <w:szCs w:val="24"/>
          <w14:ligatures w14:val="standardContextual"/>
        </w:rPr>
      </w:pPr>
      <w:hyperlink w:anchor="_Toc213786930" w:history="1">
        <w:r w:rsidRPr="00C81416">
          <w:rPr>
            <w:rStyle w:val="Hipervnculo"/>
            <w:noProof/>
          </w:rPr>
          <w:t>Figura 5.36 caso de uso N°3.4, “Visualizando listado de empleados de vacaciones”</w:t>
        </w:r>
        <w:r>
          <w:rPr>
            <w:noProof/>
            <w:webHidden/>
          </w:rPr>
          <w:tab/>
        </w:r>
        <w:r>
          <w:rPr>
            <w:noProof/>
            <w:webHidden/>
          </w:rPr>
          <w:fldChar w:fldCharType="begin"/>
        </w:r>
        <w:r>
          <w:rPr>
            <w:noProof/>
            <w:webHidden/>
          </w:rPr>
          <w:instrText xml:space="preserve"> PAGEREF _Toc213786930 \h </w:instrText>
        </w:r>
        <w:r>
          <w:rPr>
            <w:noProof/>
            <w:webHidden/>
          </w:rPr>
        </w:r>
        <w:r>
          <w:rPr>
            <w:noProof/>
            <w:webHidden/>
          </w:rPr>
          <w:fldChar w:fldCharType="separate"/>
        </w:r>
        <w:r>
          <w:rPr>
            <w:noProof/>
            <w:webHidden/>
          </w:rPr>
          <w:t>150</w:t>
        </w:r>
        <w:r>
          <w:rPr>
            <w:noProof/>
            <w:webHidden/>
          </w:rPr>
          <w:fldChar w:fldCharType="end"/>
        </w:r>
      </w:hyperlink>
    </w:p>
    <w:p w14:paraId="39C054AE" w14:textId="4B136191" w:rsidR="00B01FCF" w:rsidRDefault="00B01FCF">
      <w:pPr>
        <w:pStyle w:val="TDC2"/>
        <w:rPr>
          <w:rFonts w:asciiTheme="minorHAnsi" w:eastAsiaTheme="minorEastAsia" w:hAnsiTheme="minorHAnsi" w:cstheme="minorBidi"/>
          <w:noProof/>
          <w:kern w:val="2"/>
          <w:szCs w:val="24"/>
          <w14:ligatures w14:val="standardContextual"/>
        </w:rPr>
      </w:pPr>
      <w:hyperlink w:anchor="_Toc213786931" w:history="1">
        <w:r w:rsidRPr="00C81416">
          <w:rPr>
            <w:rStyle w:val="Hipervnculo"/>
            <w:noProof/>
          </w:rPr>
          <w:t>Figura 5.37 caso de uso N°3.5, “Guardando cambios de vacaciones”</w:t>
        </w:r>
        <w:r>
          <w:rPr>
            <w:noProof/>
            <w:webHidden/>
          </w:rPr>
          <w:tab/>
        </w:r>
        <w:r>
          <w:rPr>
            <w:noProof/>
            <w:webHidden/>
          </w:rPr>
          <w:fldChar w:fldCharType="begin"/>
        </w:r>
        <w:r>
          <w:rPr>
            <w:noProof/>
            <w:webHidden/>
          </w:rPr>
          <w:instrText xml:space="preserve"> PAGEREF _Toc213786931 \h </w:instrText>
        </w:r>
        <w:r>
          <w:rPr>
            <w:noProof/>
            <w:webHidden/>
          </w:rPr>
        </w:r>
        <w:r>
          <w:rPr>
            <w:noProof/>
            <w:webHidden/>
          </w:rPr>
          <w:fldChar w:fldCharType="separate"/>
        </w:r>
        <w:r>
          <w:rPr>
            <w:noProof/>
            <w:webHidden/>
          </w:rPr>
          <w:t>151</w:t>
        </w:r>
        <w:r>
          <w:rPr>
            <w:noProof/>
            <w:webHidden/>
          </w:rPr>
          <w:fldChar w:fldCharType="end"/>
        </w:r>
      </w:hyperlink>
    </w:p>
    <w:p w14:paraId="227D648A" w14:textId="3A9BCE2F" w:rsidR="00B01FCF" w:rsidRDefault="00B01FCF">
      <w:pPr>
        <w:pStyle w:val="TDC2"/>
        <w:rPr>
          <w:rFonts w:asciiTheme="minorHAnsi" w:eastAsiaTheme="minorEastAsia" w:hAnsiTheme="minorHAnsi" w:cstheme="minorBidi"/>
          <w:noProof/>
          <w:kern w:val="2"/>
          <w:szCs w:val="24"/>
          <w14:ligatures w14:val="standardContextual"/>
        </w:rPr>
      </w:pPr>
      <w:hyperlink w:anchor="_Toc213786932" w:history="1">
        <w:r w:rsidRPr="00C81416">
          <w:rPr>
            <w:rStyle w:val="Hipervnculo"/>
            <w:noProof/>
          </w:rPr>
          <w:t>Figura 5.38 caso de uso N°3.6, “</w:t>
        </w:r>
        <w:r w:rsidRPr="00C81416">
          <w:rPr>
            <w:rStyle w:val="Hipervnculo"/>
            <w:rFonts w:eastAsia="Times New Roman"/>
            <w:noProof/>
          </w:rPr>
          <w:t>Imprimiendo vacaciones de empleado”</w:t>
        </w:r>
        <w:r>
          <w:rPr>
            <w:noProof/>
            <w:webHidden/>
          </w:rPr>
          <w:tab/>
        </w:r>
        <w:r>
          <w:rPr>
            <w:noProof/>
            <w:webHidden/>
          </w:rPr>
          <w:fldChar w:fldCharType="begin"/>
        </w:r>
        <w:r>
          <w:rPr>
            <w:noProof/>
            <w:webHidden/>
          </w:rPr>
          <w:instrText xml:space="preserve"> PAGEREF _Toc213786932 \h </w:instrText>
        </w:r>
        <w:r>
          <w:rPr>
            <w:noProof/>
            <w:webHidden/>
          </w:rPr>
        </w:r>
        <w:r>
          <w:rPr>
            <w:noProof/>
            <w:webHidden/>
          </w:rPr>
          <w:fldChar w:fldCharType="separate"/>
        </w:r>
        <w:r>
          <w:rPr>
            <w:noProof/>
            <w:webHidden/>
          </w:rPr>
          <w:t>152</w:t>
        </w:r>
        <w:r>
          <w:rPr>
            <w:noProof/>
            <w:webHidden/>
          </w:rPr>
          <w:fldChar w:fldCharType="end"/>
        </w:r>
      </w:hyperlink>
    </w:p>
    <w:p w14:paraId="3F86C6FE" w14:textId="20DDA981" w:rsidR="00B01FCF" w:rsidRDefault="00B01FCF">
      <w:pPr>
        <w:pStyle w:val="TDC2"/>
        <w:rPr>
          <w:rFonts w:asciiTheme="minorHAnsi" w:eastAsiaTheme="minorEastAsia" w:hAnsiTheme="minorHAnsi" w:cstheme="minorBidi"/>
          <w:noProof/>
          <w:kern w:val="2"/>
          <w:szCs w:val="24"/>
          <w14:ligatures w14:val="standardContextual"/>
        </w:rPr>
      </w:pPr>
      <w:hyperlink w:anchor="_Toc213786933" w:history="1">
        <w:r w:rsidRPr="00C81416">
          <w:rPr>
            <w:rStyle w:val="Hipervnculo"/>
            <w:noProof/>
          </w:rPr>
          <w:t>Figura 5.39 caso de uso N°3.7, “Eliminando vacaciones asignadas”</w:t>
        </w:r>
        <w:r>
          <w:rPr>
            <w:noProof/>
            <w:webHidden/>
          </w:rPr>
          <w:tab/>
        </w:r>
        <w:r>
          <w:rPr>
            <w:noProof/>
            <w:webHidden/>
          </w:rPr>
          <w:fldChar w:fldCharType="begin"/>
        </w:r>
        <w:r>
          <w:rPr>
            <w:noProof/>
            <w:webHidden/>
          </w:rPr>
          <w:instrText xml:space="preserve"> PAGEREF _Toc213786933 \h </w:instrText>
        </w:r>
        <w:r>
          <w:rPr>
            <w:noProof/>
            <w:webHidden/>
          </w:rPr>
        </w:r>
        <w:r>
          <w:rPr>
            <w:noProof/>
            <w:webHidden/>
          </w:rPr>
          <w:fldChar w:fldCharType="separate"/>
        </w:r>
        <w:r>
          <w:rPr>
            <w:noProof/>
            <w:webHidden/>
          </w:rPr>
          <w:t>153</w:t>
        </w:r>
        <w:r>
          <w:rPr>
            <w:noProof/>
            <w:webHidden/>
          </w:rPr>
          <w:fldChar w:fldCharType="end"/>
        </w:r>
      </w:hyperlink>
    </w:p>
    <w:p w14:paraId="308CD557" w14:textId="435C4186" w:rsidR="00B01FCF" w:rsidRDefault="00B01FCF">
      <w:pPr>
        <w:pStyle w:val="TDC2"/>
        <w:rPr>
          <w:rFonts w:asciiTheme="minorHAnsi" w:eastAsiaTheme="minorEastAsia" w:hAnsiTheme="minorHAnsi" w:cstheme="minorBidi"/>
          <w:noProof/>
          <w:kern w:val="2"/>
          <w:szCs w:val="24"/>
          <w14:ligatures w14:val="standardContextual"/>
        </w:rPr>
      </w:pPr>
      <w:hyperlink w:anchor="_Toc213786934" w:history="1">
        <w:r w:rsidRPr="00C81416">
          <w:rPr>
            <w:rStyle w:val="Hipervnculo"/>
            <w:noProof/>
          </w:rPr>
          <w:t>Figura 5.40 caso de uso N°4.1.1, “Creando turnos con campos obligatorios”</w:t>
        </w:r>
        <w:r>
          <w:rPr>
            <w:noProof/>
            <w:webHidden/>
          </w:rPr>
          <w:tab/>
        </w:r>
        <w:r>
          <w:rPr>
            <w:noProof/>
            <w:webHidden/>
          </w:rPr>
          <w:fldChar w:fldCharType="begin"/>
        </w:r>
        <w:r>
          <w:rPr>
            <w:noProof/>
            <w:webHidden/>
          </w:rPr>
          <w:instrText xml:space="preserve"> PAGEREF _Toc213786934 \h </w:instrText>
        </w:r>
        <w:r>
          <w:rPr>
            <w:noProof/>
            <w:webHidden/>
          </w:rPr>
        </w:r>
        <w:r>
          <w:rPr>
            <w:noProof/>
            <w:webHidden/>
          </w:rPr>
          <w:fldChar w:fldCharType="separate"/>
        </w:r>
        <w:r>
          <w:rPr>
            <w:noProof/>
            <w:webHidden/>
          </w:rPr>
          <w:t>154</w:t>
        </w:r>
        <w:r>
          <w:rPr>
            <w:noProof/>
            <w:webHidden/>
          </w:rPr>
          <w:fldChar w:fldCharType="end"/>
        </w:r>
      </w:hyperlink>
    </w:p>
    <w:p w14:paraId="25E146FE" w14:textId="5A38A392" w:rsidR="00B01FCF" w:rsidRDefault="00B01FCF">
      <w:pPr>
        <w:pStyle w:val="TDC2"/>
        <w:rPr>
          <w:rFonts w:asciiTheme="minorHAnsi" w:eastAsiaTheme="minorEastAsia" w:hAnsiTheme="minorHAnsi" w:cstheme="minorBidi"/>
          <w:noProof/>
          <w:kern w:val="2"/>
          <w:szCs w:val="24"/>
          <w14:ligatures w14:val="standardContextual"/>
        </w:rPr>
      </w:pPr>
      <w:hyperlink w:anchor="_Toc213786935" w:history="1">
        <w:r w:rsidRPr="00C81416">
          <w:rPr>
            <w:rStyle w:val="Hipervnculo"/>
            <w:noProof/>
          </w:rPr>
          <w:t>Figura 5.41 caso de uso N°4.1.2, “Editando turnos”</w:t>
        </w:r>
        <w:r>
          <w:rPr>
            <w:noProof/>
            <w:webHidden/>
          </w:rPr>
          <w:tab/>
        </w:r>
        <w:r>
          <w:rPr>
            <w:noProof/>
            <w:webHidden/>
          </w:rPr>
          <w:fldChar w:fldCharType="begin"/>
        </w:r>
        <w:r>
          <w:rPr>
            <w:noProof/>
            <w:webHidden/>
          </w:rPr>
          <w:instrText xml:space="preserve"> PAGEREF _Toc213786935 \h </w:instrText>
        </w:r>
        <w:r>
          <w:rPr>
            <w:noProof/>
            <w:webHidden/>
          </w:rPr>
        </w:r>
        <w:r>
          <w:rPr>
            <w:noProof/>
            <w:webHidden/>
          </w:rPr>
          <w:fldChar w:fldCharType="separate"/>
        </w:r>
        <w:r>
          <w:rPr>
            <w:noProof/>
            <w:webHidden/>
          </w:rPr>
          <w:t>155</w:t>
        </w:r>
        <w:r>
          <w:rPr>
            <w:noProof/>
            <w:webHidden/>
          </w:rPr>
          <w:fldChar w:fldCharType="end"/>
        </w:r>
      </w:hyperlink>
    </w:p>
    <w:p w14:paraId="4E6D56B0" w14:textId="6373482F" w:rsidR="00B01FCF" w:rsidRDefault="00B01FCF">
      <w:pPr>
        <w:pStyle w:val="TDC2"/>
        <w:rPr>
          <w:rFonts w:asciiTheme="minorHAnsi" w:eastAsiaTheme="minorEastAsia" w:hAnsiTheme="minorHAnsi" w:cstheme="minorBidi"/>
          <w:noProof/>
          <w:kern w:val="2"/>
          <w:szCs w:val="24"/>
          <w14:ligatures w14:val="standardContextual"/>
        </w:rPr>
      </w:pPr>
      <w:hyperlink w:anchor="_Toc213786936" w:history="1">
        <w:r w:rsidRPr="00C81416">
          <w:rPr>
            <w:rStyle w:val="Hipervnculo"/>
            <w:noProof/>
          </w:rPr>
          <w:t>Figura 5.42 caso de uso N°4.2, “Generando un nuevo turno”</w:t>
        </w:r>
        <w:r>
          <w:rPr>
            <w:noProof/>
            <w:webHidden/>
          </w:rPr>
          <w:tab/>
        </w:r>
        <w:r>
          <w:rPr>
            <w:noProof/>
            <w:webHidden/>
          </w:rPr>
          <w:fldChar w:fldCharType="begin"/>
        </w:r>
        <w:r>
          <w:rPr>
            <w:noProof/>
            <w:webHidden/>
          </w:rPr>
          <w:instrText xml:space="preserve"> PAGEREF _Toc213786936 \h </w:instrText>
        </w:r>
        <w:r>
          <w:rPr>
            <w:noProof/>
            <w:webHidden/>
          </w:rPr>
        </w:r>
        <w:r>
          <w:rPr>
            <w:noProof/>
            <w:webHidden/>
          </w:rPr>
          <w:fldChar w:fldCharType="separate"/>
        </w:r>
        <w:r>
          <w:rPr>
            <w:noProof/>
            <w:webHidden/>
          </w:rPr>
          <w:t>156</w:t>
        </w:r>
        <w:r>
          <w:rPr>
            <w:noProof/>
            <w:webHidden/>
          </w:rPr>
          <w:fldChar w:fldCharType="end"/>
        </w:r>
      </w:hyperlink>
    </w:p>
    <w:p w14:paraId="53A384AA" w14:textId="4FEA334C" w:rsidR="00B01FCF" w:rsidRDefault="00B01FCF">
      <w:pPr>
        <w:pStyle w:val="TDC2"/>
        <w:rPr>
          <w:rFonts w:asciiTheme="minorHAnsi" w:eastAsiaTheme="minorEastAsia" w:hAnsiTheme="minorHAnsi" w:cstheme="minorBidi"/>
          <w:noProof/>
          <w:kern w:val="2"/>
          <w:szCs w:val="24"/>
          <w14:ligatures w14:val="standardContextual"/>
        </w:rPr>
      </w:pPr>
      <w:hyperlink w:anchor="_Toc213786937" w:history="1">
        <w:r w:rsidRPr="00C81416">
          <w:rPr>
            <w:rStyle w:val="Hipervnculo"/>
            <w:noProof/>
          </w:rPr>
          <w:t>Figura 5.43 caso de uso N°4.3, “</w:t>
        </w:r>
        <w:r w:rsidRPr="00C81416">
          <w:rPr>
            <w:rStyle w:val="Hipervnculo"/>
            <w:rFonts w:eastAsia="Times New Roman"/>
            <w:noProof/>
          </w:rPr>
          <w:t>Guardando cambios de turno”</w:t>
        </w:r>
        <w:r>
          <w:rPr>
            <w:noProof/>
            <w:webHidden/>
          </w:rPr>
          <w:tab/>
        </w:r>
        <w:r>
          <w:rPr>
            <w:noProof/>
            <w:webHidden/>
          </w:rPr>
          <w:fldChar w:fldCharType="begin"/>
        </w:r>
        <w:r>
          <w:rPr>
            <w:noProof/>
            <w:webHidden/>
          </w:rPr>
          <w:instrText xml:space="preserve"> PAGEREF _Toc213786937 \h </w:instrText>
        </w:r>
        <w:r>
          <w:rPr>
            <w:noProof/>
            <w:webHidden/>
          </w:rPr>
        </w:r>
        <w:r>
          <w:rPr>
            <w:noProof/>
            <w:webHidden/>
          </w:rPr>
          <w:fldChar w:fldCharType="separate"/>
        </w:r>
        <w:r>
          <w:rPr>
            <w:noProof/>
            <w:webHidden/>
          </w:rPr>
          <w:t>157</w:t>
        </w:r>
        <w:r>
          <w:rPr>
            <w:noProof/>
            <w:webHidden/>
          </w:rPr>
          <w:fldChar w:fldCharType="end"/>
        </w:r>
      </w:hyperlink>
    </w:p>
    <w:p w14:paraId="432548B9" w14:textId="4296DE04" w:rsidR="00B01FCF" w:rsidRDefault="00B01FCF">
      <w:pPr>
        <w:pStyle w:val="TDC2"/>
        <w:rPr>
          <w:rFonts w:asciiTheme="minorHAnsi" w:eastAsiaTheme="minorEastAsia" w:hAnsiTheme="minorHAnsi" w:cstheme="minorBidi"/>
          <w:noProof/>
          <w:kern w:val="2"/>
          <w:szCs w:val="24"/>
          <w14:ligatures w14:val="standardContextual"/>
        </w:rPr>
      </w:pPr>
      <w:hyperlink w:anchor="_Toc213786938" w:history="1">
        <w:r w:rsidRPr="00C81416">
          <w:rPr>
            <w:rStyle w:val="Hipervnculo"/>
            <w:noProof/>
          </w:rPr>
          <w:t>Figura 5.44 caso de uso N°4.4, “Eliminando un turno deseado”</w:t>
        </w:r>
        <w:r>
          <w:rPr>
            <w:noProof/>
            <w:webHidden/>
          </w:rPr>
          <w:tab/>
        </w:r>
        <w:r>
          <w:rPr>
            <w:noProof/>
            <w:webHidden/>
          </w:rPr>
          <w:fldChar w:fldCharType="begin"/>
        </w:r>
        <w:r>
          <w:rPr>
            <w:noProof/>
            <w:webHidden/>
          </w:rPr>
          <w:instrText xml:space="preserve"> PAGEREF _Toc213786938 \h </w:instrText>
        </w:r>
        <w:r>
          <w:rPr>
            <w:noProof/>
            <w:webHidden/>
          </w:rPr>
        </w:r>
        <w:r>
          <w:rPr>
            <w:noProof/>
            <w:webHidden/>
          </w:rPr>
          <w:fldChar w:fldCharType="separate"/>
        </w:r>
        <w:r>
          <w:rPr>
            <w:noProof/>
            <w:webHidden/>
          </w:rPr>
          <w:t>158</w:t>
        </w:r>
        <w:r>
          <w:rPr>
            <w:noProof/>
            <w:webHidden/>
          </w:rPr>
          <w:fldChar w:fldCharType="end"/>
        </w:r>
      </w:hyperlink>
    </w:p>
    <w:p w14:paraId="0863A851" w14:textId="37D7C168" w:rsidR="00B01FCF" w:rsidRDefault="00B01FCF">
      <w:pPr>
        <w:pStyle w:val="TDC2"/>
        <w:rPr>
          <w:rFonts w:asciiTheme="minorHAnsi" w:eastAsiaTheme="minorEastAsia" w:hAnsiTheme="minorHAnsi" w:cstheme="minorBidi"/>
          <w:noProof/>
          <w:kern w:val="2"/>
          <w:szCs w:val="24"/>
          <w14:ligatures w14:val="standardContextual"/>
        </w:rPr>
      </w:pPr>
      <w:hyperlink w:anchor="_Toc213786939" w:history="1">
        <w:r w:rsidRPr="00C81416">
          <w:rPr>
            <w:rStyle w:val="Hipervnculo"/>
            <w:noProof/>
          </w:rPr>
          <w:t>Figura 5.45 “Caso de uso N°4.5, Visualizando el listado de turnos creados”</w:t>
        </w:r>
        <w:r>
          <w:rPr>
            <w:noProof/>
            <w:webHidden/>
          </w:rPr>
          <w:tab/>
        </w:r>
        <w:r>
          <w:rPr>
            <w:noProof/>
            <w:webHidden/>
          </w:rPr>
          <w:fldChar w:fldCharType="begin"/>
        </w:r>
        <w:r>
          <w:rPr>
            <w:noProof/>
            <w:webHidden/>
          </w:rPr>
          <w:instrText xml:space="preserve"> PAGEREF _Toc213786939 \h </w:instrText>
        </w:r>
        <w:r>
          <w:rPr>
            <w:noProof/>
            <w:webHidden/>
          </w:rPr>
        </w:r>
        <w:r>
          <w:rPr>
            <w:noProof/>
            <w:webHidden/>
          </w:rPr>
          <w:fldChar w:fldCharType="separate"/>
        </w:r>
        <w:r>
          <w:rPr>
            <w:noProof/>
            <w:webHidden/>
          </w:rPr>
          <w:t>159</w:t>
        </w:r>
        <w:r>
          <w:rPr>
            <w:noProof/>
            <w:webHidden/>
          </w:rPr>
          <w:fldChar w:fldCharType="end"/>
        </w:r>
      </w:hyperlink>
    </w:p>
    <w:p w14:paraId="723CED5C" w14:textId="4AD9E3D5" w:rsidR="00B01FCF" w:rsidRDefault="00B01FCF">
      <w:pPr>
        <w:pStyle w:val="TDC2"/>
        <w:rPr>
          <w:rFonts w:asciiTheme="minorHAnsi" w:eastAsiaTheme="minorEastAsia" w:hAnsiTheme="minorHAnsi" w:cstheme="minorBidi"/>
          <w:noProof/>
          <w:kern w:val="2"/>
          <w:szCs w:val="24"/>
          <w14:ligatures w14:val="standardContextual"/>
        </w:rPr>
      </w:pPr>
      <w:hyperlink w:anchor="_Toc213786940" w:history="1">
        <w:r w:rsidRPr="00C81416">
          <w:rPr>
            <w:rStyle w:val="Hipervnculo"/>
            <w:noProof/>
          </w:rPr>
          <w:t>Figura 5.46 caso de uso N°4.6, “</w:t>
        </w:r>
        <w:r w:rsidRPr="00C81416">
          <w:rPr>
            <w:rStyle w:val="Hipervnculo"/>
            <w:rFonts w:eastAsia="Times New Roman"/>
            <w:noProof/>
          </w:rPr>
          <w:t>Definiendo horario de trabajo”</w:t>
        </w:r>
        <w:r>
          <w:rPr>
            <w:noProof/>
            <w:webHidden/>
          </w:rPr>
          <w:tab/>
        </w:r>
        <w:r>
          <w:rPr>
            <w:noProof/>
            <w:webHidden/>
          </w:rPr>
          <w:fldChar w:fldCharType="begin"/>
        </w:r>
        <w:r>
          <w:rPr>
            <w:noProof/>
            <w:webHidden/>
          </w:rPr>
          <w:instrText xml:space="preserve"> PAGEREF _Toc213786940 \h </w:instrText>
        </w:r>
        <w:r>
          <w:rPr>
            <w:noProof/>
            <w:webHidden/>
          </w:rPr>
        </w:r>
        <w:r>
          <w:rPr>
            <w:noProof/>
            <w:webHidden/>
          </w:rPr>
          <w:fldChar w:fldCharType="separate"/>
        </w:r>
        <w:r>
          <w:rPr>
            <w:noProof/>
            <w:webHidden/>
          </w:rPr>
          <w:t>160</w:t>
        </w:r>
        <w:r>
          <w:rPr>
            <w:noProof/>
            <w:webHidden/>
          </w:rPr>
          <w:fldChar w:fldCharType="end"/>
        </w:r>
      </w:hyperlink>
    </w:p>
    <w:p w14:paraId="266ADCA2" w14:textId="217CDCC6" w:rsidR="00B01FCF" w:rsidRDefault="00B01FCF">
      <w:pPr>
        <w:pStyle w:val="TDC2"/>
        <w:rPr>
          <w:rFonts w:asciiTheme="minorHAnsi" w:eastAsiaTheme="minorEastAsia" w:hAnsiTheme="minorHAnsi" w:cstheme="minorBidi"/>
          <w:noProof/>
          <w:kern w:val="2"/>
          <w:szCs w:val="24"/>
          <w14:ligatures w14:val="standardContextual"/>
        </w:rPr>
      </w:pPr>
      <w:hyperlink w:anchor="_Toc213786941" w:history="1">
        <w:r w:rsidRPr="00C81416">
          <w:rPr>
            <w:rStyle w:val="Hipervnculo"/>
            <w:noProof/>
          </w:rPr>
          <w:t>Figura 5.47 caso de uso N°4.7, “</w:t>
        </w:r>
        <w:r w:rsidRPr="00C81416">
          <w:rPr>
            <w:rStyle w:val="Hipervnculo"/>
            <w:rFonts w:eastAsia="Times New Roman"/>
            <w:noProof/>
          </w:rPr>
          <w:t>Generando un resumen de registro de horario de una jornada”</w:t>
        </w:r>
        <w:r>
          <w:rPr>
            <w:noProof/>
            <w:webHidden/>
          </w:rPr>
          <w:tab/>
        </w:r>
        <w:r>
          <w:rPr>
            <w:noProof/>
            <w:webHidden/>
          </w:rPr>
          <w:fldChar w:fldCharType="begin"/>
        </w:r>
        <w:r>
          <w:rPr>
            <w:noProof/>
            <w:webHidden/>
          </w:rPr>
          <w:instrText xml:space="preserve"> PAGEREF _Toc213786941 \h </w:instrText>
        </w:r>
        <w:r>
          <w:rPr>
            <w:noProof/>
            <w:webHidden/>
          </w:rPr>
        </w:r>
        <w:r>
          <w:rPr>
            <w:noProof/>
            <w:webHidden/>
          </w:rPr>
          <w:fldChar w:fldCharType="separate"/>
        </w:r>
        <w:r>
          <w:rPr>
            <w:noProof/>
            <w:webHidden/>
          </w:rPr>
          <w:t>161</w:t>
        </w:r>
        <w:r>
          <w:rPr>
            <w:noProof/>
            <w:webHidden/>
          </w:rPr>
          <w:fldChar w:fldCharType="end"/>
        </w:r>
      </w:hyperlink>
    </w:p>
    <w:p w14:paraId="6C9EF037" w14:textId="615A6317" w:rsidR="00B01FCF" w:rsidRDefault="00B01FCF">
      <w:pPr>
        <w:pStyle w:val="TDC2"/>
        <w:rPr>
          <w:rFonts w:asciiTheme="minorHAnsi" w:eastAsiaTheme="minorEastAsia" w:hAnsiTheme="minorHAnsi" w:cstheme="minorBidi"/>
          <w:noProof/>
          <w:kern w:val="2"/>
          <w:szCs w:val="24"/>
          <w14:ligatures w14:val="standardContextual"/>
        </w:rPr>
      </w:pPr>
      <w:hyperlink w:anchor="_Toc213786942" w:history="1">
        <w:r w:rsidRPr="00C81416">
          <w:rPr>
            <w:rStyle w:val="Hipervnculo"/>
            <w:noProof/>
          </w:rPr>
          <w:t>Figura 5.48 caso de uso N°5.1, “</w:t>
        </w:r>
        <w:r w:rsidRPr="00C81416">
          <w:rPr>
            <w:rStyle w:val="Hipervnculo"/>
            <w:rFonts w:eastAsia="Times New Roman"/>
            <w:noProof/>
          </w:rPr>
          <w:t xml:space="preserve">Revisando </w:t>
        </w:r>
        <w:r w:rsidRPr="00C81416">
          <w:rPr>
            <w:rStyle w:val="Hipervnculo"/>
            <w:noProof/>
          </w:rPr>
          <w:t>informes</w:t>
        </w:r>
        <w:r w:rsidRPr="00C81416">
          <w:rPr>
            <w:rStyle w:val="Hipervnculo"/>
            <w:rFonts w:eastAsia="Times New Roman"/>
            <w:noProof/>
          </w:rPr>
          <w:t xml:space="preserve"> de asistencia”</w:t>
        </w:r>
        <w:r>
          <w:rPr>
            <w:noProof/>
            <w:webHidden/>
          </w:rPr>
          <w:tab/>
        </w:r>
        <w:r>
          <w:rPr>
            <w:noProof/>
            <w:webHidden/>
          </w:rPr>
          <w:fldChar w:fldCharType="begin"/>
        </w:r>
        <w:r>
          <w:rPr>
            <w:noProof/>
            <w:webHidden/>
          </w:rPr>
          <w:instrText xml:space="preserve"> PAGEREF _Toc213786942 \h </w:instrText>
        </w:r>
        <w:r>
          <w:rPr>
            <w:noProof/>
            <w:webHidden/>
          </w:rPr>
        </w:r>
        <w:r>
          <w:rPr>
            <w:noProof/>
            <w:webHidden/>
          </w:rPr>
          <w:fldChar w:fldCharType="separate"/>
        </w:r>
        <w:r>
          <w:rPr>
            <w:noProof/>
            <w:webHidden/>
          </w:rPr>
          <w:t>162</w:t>
        </w:r>
        <w:r>
          <w:rPr>
            <w:noProof/>
            <w:webHidden/>
          </w:rPr>
          <w:fldChar w:fldCharType="end"/>
        </w:r>
      </w:hyperlink>
    </w:p>
    <w:p w14:paraId="2872651E" w14:textId="647619E7" w:rsidR="00B01FCF" w:rsidRDefault="00B01FCF">
      <w:pPr>
        <w:pStyle w:val="TDC2"/>
        <w:rPr>
          <w:rFonts w:asciiTheme="minorHAnsi" w:eastAsiaTheme="minorEastAsia" w:hAnsiTheme="minorHAnsi" w:cstheme="minorBidi"/>
          <w:noProof/>
          <w:kern w:val="2"/>
          <w:szCs w:val="24"/>
          <w14:ligatures w14:val="standardContextual"/>
        </w:rPr>
      </w:pPr>
      <w:hyperlink w:anchor="_Toc213786943" w:history="1">
        <w:r w:rsidRPr="00C81416">
          <w:rPr>
            <w:rStyle w:val="Hipervnculo"/>
            <w:noProof/>
          </w:rPr>
          <w:t>Figura 5.49 caso de uso N°5.2, “</w:t>
        </w:r>
        <w:r w:rsidRPr="00C81416">
          <w:rPr>
            <w:rStyle w:val="Hipervnculo"/>
            <w:rFonts w:eastAsia="Times New Roman"/>
            <w:noProof/>
          </w:rPr>
          <w:t>Filtrando informes de asistencia por fecha”</w:t>
        </w:r>
        <w:r>
          <w:rPr>
            <w:noProof/>
            <w:webHidden/>
          </w:rPr>
          <w:tab/>
        </w:r>
        <w:r>
          <w:rPr>
            <w:noProof/>
            <w:webHidden/>
          </w:rPr>
          <w:fldChar w:fldCharType="begin"/>
        </w:r>
        <w:r>
          <w:rPr>
            <w:noProof/>
            <w:webHidden/>
          </w:rPr>
          <w:instrText xml:space="preserve"> PAGEREF _Toc213786943 \h </w:instrText>
        </w:r>
        <w:r>
          <w:rPr>
            <w:noProof/>
            <w:webHidden/>
          </w:rPr>
        </w:r>
        <w:r>
          <w:rPr>
            <w:noProof/>
            <w:webHidden/>
          </w:rPr>
          <w:fldChar w:fldCharType="separate"/>
        </w:r>
        <w:r>
          <w:rPr>
            <w:noProof/>
            <w:webHidden/>
          </w:rPr>
          <w:t>163</w:t>
        </w:r>
        <w:r>
          <w:rPr>
            <w:noProof/>
            <w:webHidden/>
          </w:rPr>
          <w:fldChar w:fldCharType="end"/>
        </w:r>
      </w:hyperlink>
    </w:p>
    <w:p w14:paraId="479E028B" w14:textId="40AAEFDB" w:rsidR="00B01FCF" w:rsidRDefault="00B01FCF">
      <w:pPr>
        <w:pStyle w:val="TDC2"/>
        <w:rPr>
          <w:rFonts w:asciiTheme="minorHAnsi" w:eastAsiaTheme="minorEastAsia" w:hAnsiTheme="minorHAnsi" w:cstheme="minorBidi"/>
          <w:noProof/>
          <w:kern w:val="2"/>
          <w:szCs w:val="24"/>
          <w14:ligatures w14:val="standardContextual"/>
        </w:rPr>
      </w:pPr>
      <w:hyperlink w:anchor="_Toc213786944" w:history="1">
        <w:r w:rsidRPr="00C81416">
          <w:rPr>
            <w:rStyle w:val="Hipervnculo"/>
            <w:noProof/>
          </w:rPr>
          <w:t>Figura 5.50 caso de uso N°5.3, “</w:t>
        </w:r>
        <w:r w:rsidRPr="00C81416">
          <w:rPr>
            <w:rStyle w:val="Hipervnculo"/>
            <w:rFonts w:eastAsia="Times New Roman"/>
            <w:noProof/>
          </w:rPr>
          <w:t>Creando casilla para filtro de búsqueda“</w:t>
        </w:r>
        <w:r>
          <w:rPr>
            <w:noProof/>
            <w:webHidden/>
          </w:rPr>
          <w:tab/>
        </w:r>
        <w:r>
          <w:rPr>
            <w:noProof/>
            <w:webHidden/>
          </w:rPr>
          <w:fldChar w:fldCharType="begin"/>
        </w:r>
        <w:r>
          <w:rPr>
            <w:noProof/>
            <w:webHidden/>
          </w:rPr>
          <w:instrText xml:space="preserve"> PAGEREF _Toc213786944 \h </w:instrText>
        </w:r>
        <w:r>
          <w:rPr>
            <w:noProof/>
            <w:webHidden/>
          </w:rPr>
        </w:r>
        <w:r>
          <w:rPr>
            <w:noProof/>
            <w:webHidden/>
          </w:rPr>
          <w:fldChar w:fldCharType="separate"/>
        </w:r>
        <w:r>
          <w:rPr>
            <w:noProof/>
            <w:webHidden/>
          </w:rPr>
          <w:t>164</w:t>
        </w:r>
        <w:r>
          <w:rPr>
            <w:noProof/>
            <w:webHidden/>
          </w:rPr>
          <w:fldChar w:fldCharType="end"/>
        </w:r>
      </w:hyperlink>
    </w:p>
    <w:p w14:paraId="13D475C0" w14:textId="089904F1" w:rsidR="00B01FCF" w:rsidRDefault="00B01FCF">
      <w:pPr>
        <w:pStyle w:val="TDC2"/>
        <w:rPr>
          <w:rFonts w:asciiTheme="minorHAnsi" w:eastAsiaTheme="minorEastAsia" w:hAnsiTheme="minorHAnsi" w:cstheme="minorBidi"/>
          <w:noProof/>
          <w:kern w:val="2"/>
          <w:szCs w:val="24"/>
          <w14:ligatures w14:val="standardContextual"/>
        </w:rPr>
      </w:pPr>
      <w:hyperlink w:anchor="_Toc213786945" w:history="1">
        <w:r w:rsidRPr="00C81416">
          <w:rPr>
            <w:rStyle w:val="Hipervnculo"/>
            <w:noProof/>
          </w:rPr>
          <w:t>Figura 5.51 caso de uso N°5.4, “</w:t>
        </w:r>
        <w:r w:rsidRPr="00C81416">
          <w:rPr>
            <w:rStyle w:val="Hipervnculo"/>
            <w:rFonts w:eastAsia="Times New Roman"/>
            <w:noProof/>
          </w:rPr>
          <w:t>Filtrando informe de asistencia“</w:t>
        </w:r>
        <w:r>
          <w:rPr>
            <w:noProof/>
            <w:webHidden/>
          </w:rPr>
          <w:tab/>
        </w:r>
        <w:r>
          <w:rPr>
            <w:noProof/>
            <w:webHidden/>
          </w:rPr>
          <w:fldChar w:fldCharType="begin"/>
        </w:r>
        <w:r>
          <w:rPr>
            <w:noProof/>
            <w:webHidden/>
          </w:rPr>
          <w:instrText xml:space="preserve"> PAGEREF _Toc213786945 \h </w:instrText>
        </w:r>
        <w:r>
          <w:rPr>
            <w:noProof/>
            <w:webHidden/>
          </w:rPr>
        </w:r>
        <w:r>
          <w:rPr>
            <w:noProof/>
            <w:webHidden/>
          </w:rPr>
          <w:fldChar w:fldCharType="separate"/>
        </w:r>
        <w:r>
          <w:rPr>
            <w:noProof/>
            <w:webHidden/>
          </w:rPr>
          <w:t>165</w:t>
        </w:r>
        <w:r>
          <w:rPr>
            <w:noProof/>
            <w:webHidden/>
          </w:rPr>
          <w:fldChar w:fldCharType="end"/>
        </w:r>
      </w:hyperlink>
    </w:p>
    <w:p w14:paraId="58B605C3" w14:textId="6F4F6A8E" w:rsidR="00B01FCF" w:rsidRDefault="00B01FCF">
      <w:pPr>
        <w:pStyle w:val="TDC2"/>
        <w:rPr>
          <w:rFonts w:asciiTheme="minorHAnsi" w:eastAsiaTheme="minorEastAsia" w:hAnsiTheme="minorHAnsi" w:cstheme="minorBidi"/>
          <w:noProof/>
          <w:kern w:val="2"/>
          <w:szCs w:val="24"/>
          <w14:ligatures w14:val="standardContextual"/>
        </w:rPr>
      </w:pPr>
      <w:hyperlink w:anchor="_Toc213786946" w:history="1">
        <w:r w:rsidRPr="00C81416">
          <w:rPr>
            <w:rStyle w:val="Hipervnculo"/>
            <w:noProof/>
          </w:rPr>
          <w:t>Figura 5.52 caso de uso N°5.5, “</w:t>
        </w:r>
        <w:r w:rsidRPr="00C81416">
          <w:rPr>
            <w:rStyle w:val="Hipervnculo"/>
            <w:rFonts w:eastAsia="Times New Roman"/>
            <w:noProof/>
          </w:rPr>
          <w:t>Generando nuevo informe de asistencia”</w:t>
        </w:r>
        <w:r>
          <w:rPr>
            <w:noProof/>
            <w:webHidden/>
          </w:rPr>
          <w:tab/>
        </w:r>
        <w:r>
          <w:rPr>
            <w:noProof/>
            <w:webHidden/>
          </w:rPr>
          <w:fldChar w:fldCharType="begin"/>
        </w:r>
        <w:r>
          <w:rPr>
            <w:noProof/>
            <w:webHidden/>
          </w:rPr>
          <w:instrText xml:space="preserve"> PAGEREF _Toc213786946 \h </w:instrText>
        </w:r>
        <w:r>
          <w:rPr>
            <w:noProof/>
            <w:webHidden/>
          </w:rPr>
        </w:r>
        <w:r>
          <w:rPr>
            <w:noProof/>
            <w:webHidden/>
          </w:rPr>
          <w:fldChar w:fldCharType="separate"/>
        </w:r>
        <w:r>
          <w:rPr>
            <w:noProof/>
            <w:webHidden/>
          </w:rPr>
          <w:t>166</w:t>
        </w:r>
        <w:r>
          <w:rPr>
            <w:noProof/>
            <w:webHidden/>
          </w:rPr>
          <w:fldChar w:fldCharType="end"/>
        </w:r>
      </w:hyperlink>
    </w:p>
    <w:p w14:paraId="5A0800D3" w14:textId="2A7D13DB" w:rsidR="00B01FCF" w:rsidRDefault="00B01FCF">
      <w:pPr>
        <w:pStyle w:val="TDC2"/>
        <w:rPr>
          <w:rFonts w:asciiTheme="minorHAnsi" w:eastAsiaTheme="minorEastAsia" w:hAnsiTheme="minorHAnsi" w:cstheme="minorBidi"/>
          <w:noProof/>
          <w:kern w:val="2"/>
          <w:szCs w:val="24"/>
          <w14:ligatures w14:val="standardContextual"/>
        </w:rPr>
      </w:pPr>
      <w:hyperlink w:anchor="_Toc213786947" w:history="1">
        <w:r w:rsidRPr="00C81416">
          <w:rPr>
            <w:rStyle w:val="Hipervnculo"/>
            <w:noProof/>
          </w:rPr>
          <w:t>Figura 5.53 Caso de uso uso N°5.6, Imprimiendo informe de asistencia</w:t>
        </w:r>
        <w:r>
          <w:rPr>
            <w:noProof/>
            <w:webHidden/>
          </w:rPr>
          <w:tab/>
        </w:r>
        <w:r>
          <w:rPr>
            <w:noProof/>
            <w:webHidden/>
          </w:rPr>
          <w:fldChar w:fldCharType="begin"/>
        </w:r>
        <w:r>
          <w:rPr>
            <w:noProof/>
            <w:webHidden/>
          </w:rPr>
          <w:instrText xml:space="preserve"> PAGEREF _Toc213786947 \h </w:instrText>
        </w:r>
        <w:r>
          <w:rPr>
            <w:noProof/>
            <w:webHidden/>
          </w:rPr>
        </w:r>
        <w:r>
          <w:rPr>
            <w:noProof/>
            <w:webHidden/>
          </w:rPr>
          <w:fldChar w:fldCharType="separate"/>
        </w:r>
        <w:r>
          <w:rPr>
            <w:noProof/>
            <w:webHidden/>
          </w:rPr>
          <w:t>167</w:t>
        </w:r>
        <w:r>
          <w:rPr>
            <w:noProof/>
            <w:webHidden/>
          </w:rPr>
          <w:fldChar w:fldCharType="end"/>
        </w:r>
      </w:hyperlink>
    </w:p>
    <w:p w14:paraId="00148994" w14:textId="1E42736A" w:rsidR="00B01FCF" w:rsidRDefault="00B01FCF">
      <w:pPr>
        <w:pStyle w:val="TDC2"/>
        <w:rPr>
          <w:rFonts w:asciiTheme="minorHAnsi" w:eastAsiaTheme="minorEastAsia" w:hAnsiTheme="minorHAnsi" w:cstheme="minorBidi"/>
          <w:noProof/>
          <w:kern w:val="2"/>
          <w:szCs w:val="24"/>
          <w14:ligatures w14:val="standardContextual"/>
        </w:rPr>
      </w:pPr>
      <w:hyperlink w:anchor="_Toc213786948" w:history="1">
        <w:r w:rsidRPr="00C81416">
          <w:rPr>
            <w:rStyle w:val="Hipervnculo"/>
            <w:noProof/>
          </w:rPr>
          <w:t>Figura 5.54 Caso de uso N°5.7, Visualizando informe diario de asistencia</w:t>
        </w:r>
        <w:r>
          <w:rPr>
            <w:noProof/>
            <w:webHidden/>
          </w:rPr>
          <w:tab/>
        </w:r>
        <w:r>
          <w:rPr>
            <w:noProof/>
            <w:webHidden/>
          </w:rPr>
          <w:fldChar w:fldCharType="begin"/>
        </w:r>
        <w:r>
          <w:rPr>
            <w:noProof/>
            <w:webHidden/>
          </w:rPr>
          <w:instrText xml:space="preserve"> PAGEREF _Toc213786948 \h </w:instrText>
        </w:r>
        <w:r>
          <w:rPr>
            <w:noProof/>
            <w:webHidden/>
          </w:rPr>
        </w:r>
        <w:r>
          <w:rPr>
            <w:noProof/>
            <w:webHidden/>
          </w:rPr>
          <w:fldChar w:fldCharType="separate"/>
        </w:r>
        <w:r>
          <w:rPr>
            <w:noProof/>
            <w:webHidden/>
          </w:rPr>
          <w:t>168</w:t>
        </w:r>
        <w:r>
          <w:rPr>
            <w:noProof/>
            <w:webHidden/>
          </w:rPr>
          <w:fldChar w:fldCharType="end"/>
        </w:r>
      </w:hyperlink>
    </w:p>
    <w:p w14:paraId="2EEEADF6" w14:textId="552FAE65" w:rsidR="00B01FCF" w:rsidRDefault="00B01FCF">
      <w:pPr>
        <w:pStyle w:val="TDC2"/>
        <w:rPr>
          <w:rFonts w:asciiTheme="minorHAnsi" w:eastAsiaTheme="minorEastAsia" w:hAnsiTheme="minorHAnsi" w:cstheme="minorBidi"/>
          <w:noProof/>
          <w:kern w:val="2"/>
          <w:szCs w:val="24"/>
          <w14:ligatures w14:val="standardContextual"/>
        </w:rPr>
      </w:pPr>
      <w:hyperlink w:anchor="_Toc213786949" w:history="1">
        <w:r w:rsidRPr="00C81416">
          <w:rPr>
            <w:rStyle w:val="Hipervnculo"/>
            <w:noProof/>
          </w:rPr>
          <w:t>Figura 5.55 caso de uso N°5.8, “</w:t>
        </w:r>
        <w:r w:rsidRPr="00C81416">
          <w:rPr>
            <w:rStyle w:val="Hipervnculo"/>
            <w:rFonts w:eastAsia="Times New Roman"/>
            <w:noProof/>
          </w:rPr>
          <w:t>Exportando informe de asistencia”</w:t>
        </w:r>
        <w:r>
          <w:rPr>
            <w:noProof/>
            <w:webHidden/>
          </w:rPr>
          <w:tab/>
        </w:r>
        <w:r>
          <w:rPr>
            <w:noProof/>
            <w:webHidden/>
          </w:rPr>
          <w:fldChar w:fldCharType="begin"/>
        </w:r>
        <w:r>
          <w:rPr>
            <w:noProof/>
            <w:webHidden/>
          </w:rPr>
          <w:instrText xml:space="preserve"> PAGEREF _Toc213786949 \h </w:instrText>
        </w:r>
        <w:r>
          <w:rPr>
            <w:noProof/>
            <w:webHidden/>
          </w:rPr>
        </w:r>
        <w:r>
          <w:rPr>
            <w:noProof/>
            <w:webHidden/>
          </w:rPr>
          <w:fldChar w:fldCharType="separate"/>
        </w:r>
        <w:r>
          <w:rPr>
            <w:noProof/>
            <w:webHidden/>
          </w:rPr>
          <w:t>169</w:t>
        </w:r>
        <w:r>
          <w:rPr>
            <w:noProof/>
            <w:webHidden/>
          </w:rPr>
          <w:fldChar w:fldCharType="end"/>
        </w:r>
      </w:hyperlink>
    </w:p>
    <w:p w14:paraId="15947CE1" w14:textId="024BEC15" w:rsidR="00B01FCF" w:rsidRDefault="00B01FCF">
      <w:pPr>
        <w:pStyle w:val="TDC2"/>
        <w:rPr>
          <w:rFonts w:asciiTheme="minorHAnsi" w:eastAsiaTheme="minorEastAsia" w:hAnsiTheme="minorHAnsi" w:cstheme="minorBidi"/>
          <w:noProof/>
          <w:kern w:val="2"/>
          <w:szCs w:val="24"/>
          <w14:ligatures w14:val="standardContextual"/>
        </w:rPr>
      </w:pPr>
      <w:hyperlink w:anchor="_Toc213786950" w:history="1">
        <w:r w:rsidRPr="00C81416">
          <w:rPr>
            <w:rStyle w:val="Hipervnculo"/>
            <w:noProof/>
          </w:rPr>
          <w:t>Figura 5.56 caso de uso N°6.1, “Ingresando permisos de ausencia”</w:t>
        </w:r>
        <w:r>
          <w:rPr>
            <w:noProof/>
            <w:webHidden/>
          </w:rPr>
          <w:tab/>
        </w:r>
        <w:r>
          <w:rPr>
            <w:noProof/>
            <w:webHidden/>
          </w:rPr>
          <w:fldChar w:fldCharType="begin"/>
        </w:r>
        <w:r>
          <w:rPr>
            <w:noProof/>
            <w:webHidden/>
          </w:rPr>
          <w:instrText xml:space="preserve"> PAGEREF _Toc213786950 \h </w:instrText>
        </w:r>
        <w:r>
          <w:rPr>
            <w:noProof/>
            <w:webHidden/>
          </w:rPr>
        </w:r>
        <w:r>
          <w:rPr>
            <w:noProof/>
            <w:webHidden/>
          </w:rPr>
          <w:fldChar w:fldCharType="separate"/>
        </w:r>
        <w:r>
          <w:rPr>
            <w:noProof/>
            <w:webHidden/>
          </w:rPr>
          <w:t>170</w:t>
        </w:r>
        <w:r>
          <w:rPr>
            <w:noProof/>
            <w:webHidden/>
          </w:rPr>
          <w:fldChar w:fldCharType="end"/>
        </w:r>
      </w:hyperlink>
    </w:p>
    <w:p w14:paraId="7C8781ED" w14:textId="3B7620BD" w:rsidR="00B01FCF" w:rsidRDefault="00B01FCF">
      <w:pPr>
        <w:pStyle w:val="TDC2"/>
        <w:rPr>
          <w:rFonts w:asciiTheme="minorHAnsi" w:eastAsiaTheme="minorEastAsia" w:hAnsiTheme="minorHAnsi" w:cstheme="minorBidi"/>
          <w:noProof/>
          <w:kern w:val="2"/>
          <w:szCs w:val="24"/>
          <w14:ligatures w14:val="standardContextual"/>
        </w:rPr>
      </w:pPr>
      <w:hyperlink w:anchor="_Toc213786951" w:history="1">
        <w:r w:rsidRPr="00C81416">
          <w:rPr>
            <w:rStyle w:val="Hipervnculo"/>
            <w:noProof/>
          </w:rPr>
          <w:t>Figura 5.57 caso de uso N°6.2, “Filtrando búsqueda de permisos”</w:t>
        </w:r>
        <w:r>
          <w:rPr>
            <w:noProof/>
            <w:webHidden/>
          </w:rPr>
          <w:tab/>
        </w:r>
        <w:r>
          <w:rPr>
            <w:noProof/>
            <w:webHidden/>
          </w:rPr>
          <w:fldChar w:fldCharType="begin"/>
        </w:r>
        <w:r>
          <w:rPr>
            <w:noProof/>
            <w:webHidden/>
          </w:rPr>
          <w:instrText xml:space="preserve"> PAGEREF _Toc213786951 \h </w:instrText>
        </w:r>
        <w:r>
          <w:rPr>
            <w:noProof/>
            <w:webHidden/>
          </w:rPr>
        </w:r>
        <w:r>
          <w:rPr>
            <w:noProof/>
            <w:webHidden/>
          </w:rPr>
          <w:fldChar w:fldCharType="separate"/>
        </w:r>
        <w:r>
          <w:rPr>
            <w:noProof/>
            <w:webHidden/>
          </w:rPr>
          <w:t>171</w:t>
        </w:r>
        <w:r>
          <w:rPr>
            <w:noProof/>
            <w:webHidden/>
          </w:rPr>
          <w:fldChar w:fldCharType="end"/>
        </w:r>
      </w:hyperlink>
    </w:p>
    <w:p w14:paraId="75905828" w14:textId="5A4CC40F" w:rsidR="00B01FCF" w:rsidRDefault="00B01FCF">
      <w:pPr>
        <w:pStyle w:val="TDC2"/>
        <w:rPr>
          <w:rFonts w:asciiTheme="minorHAnsi" w:eastAsiaTheme="minorEastAsia" w:hAnsiTheme="minorHAnsi" w:cstheme="minorBidi"/>
          <w:noProof/>
          <w:kern w:val="2"/>
          <w:szCs w:val="24"/>
          <w14:ligatures w14:val="standardContextual"/>
        </w:rPr>
      </w:pPr>
      <w:hyperlink w:anchor="_Toc213786952" w:history="1">
        <w:r w:rsidRPr="00C81416">
          <w:rPr>
            <w:rStyle w:val="Hipervnculo"/>
            <w:noProof/>
          </w:rPr>
          <w:t>Figura 5.58 caso de uso N°6.3, “Visualizando casillas de filtración”</w:t>
        </w:r>
        <w:r>
          <w:rPr>
            <w:noProof/>
            <w:webHidden/>
          </w:rPr>
          <w:tab/>
        </w:r>
        <w:r>
          <w:rPr>
            <w:noProof/>
            <w:webHidden/>
          </w:rPr>
          <w:fldChar w:fldCharType="begin"/>
        </w:r>
        <w:r>
          <w:rPr>
            <w:noProof/>
            <w:webHidden/>
          </w:rPr>
          <w:instrText xml:space="preserve"> PAGEREF _Toc213786952 \h </w:instrText>
        </w:r>
        <w:r>
          <w:rPr>
            <w:noProof/>
            <w:webHidden/>
          </w:rPr>
        </w:r>
        <w:r>
          <w:rPr>
            <w:noProof/>
            <w:webHidden/>
          </w:rPr>
          <w:fldChar w:fldCharType="separate"/>
        </w:r>
        <w:r>
          <w:rPr>
            <w:noProof/>
            <w:webHidden/>
          </w:rPr>
          <w:t>172</w:t>
        </w:r>
        <w:r>
          <w:rPr>
            <w:noProof/>
            <w:webHidden/>
          </w:rPr>
          <w:fldChar w:fldCharType="end"/>
        </w:r>
      </w:hyperlink>
    </w:p>
    <w:p w14:paraId="3D92E87F" w14:textId="7F601DBA" w:rsidR="00B01FCF" w:rsidRDefault="00B01FCF">
      <w:pPr>
        <w:pStyle w:val="TDC2"/>
        <w:rPr>
          <w:rFonts w:asciiTheme="minorHAnsi" w:eastAsiaTheme="minorEastAsia" w:hAnsiTheme="minorHAnsi" w:cstheme="minorBidi"/>
          <w:noProof/>
          <w:kern w:val="2"/>
          <w:szCs w:val="24"/>
          <w14:ligatures w14:val="standardContextual"/>
        </w:rPr>
      </w:pPr>
      <w:hyperlink w:anchor="_Toc213786953" w:history="1">
        <w:r w:rsidRPr="00C81416">
          <w:rPr>
            <w:rStyle w:val="Hipervnculo"/>
            <w:noProof/>
          </w:rPr>
          <w:t>Figura 5.59 caso de uso N°6.4, “Registrando motivos de permisos”</w:t>
        </w:r>
        <w:r>
          <w:rPr>
            <w:noProof/>
            <w:webHidden/>
          </w:rPr>
          <w:tab/>
        </w:r>
        <w:r>
          <w:rPr>
            <w:noProof/>
            <w:webHidden/>
          </w:rPr>
          <w:fldChar w:fldCharType="begin"/>
        </w:r>
        <w:r>
          <w:rPr>
            <w:noProof/>
            <w:webHidden/>
          </w:rPr>
          <w:instrText xml:space="preserve"> PAGEREF _Toc213786953 \h </w:instrText>
        </w:r>
        <w:r>
          <w:rPr>
            <w:noProof/>
            <w:webHidden/>
          </w:rPr>
        </w:r>
        <w:r>
          <w:rPr>
            <w:noProof/>
            <w:webHidden/>
          </w:rPr>
          <w:fldChar w:fldCharType="separate"/>
        </w:r>
        <w:r>
          <w:rPr>
            <w:noProof/>
            <w:webHidden/>
          </w:rPr>
          <w:t>173</w:t>
        </w:r>
        <w:r>
          <w:rPr>
            <w:noProof/>
            <w:webHidden/>
          </w:rPr>
          <w:fldChar w:fldCharType="end"/>
        </w:r>
      </w:hyperlink>
    </w:p>
    <w:p w14:paraId="47EE349E" w14:textId="2653565D" w:rsidR="00B01FCF" w:rsidRDefault="00B01FCF">
      <w:pPr>
        <w:pStyle w:val="TDC2"/>
        <w:rPr>
          <w:rFonts w:asciiTheme="minorHAnsi" w:eastAsiaTheme="minorEastAsia" w:hAnsiTheme="minorHAnsi" w:cstheme="minorBidi"/>
          <w:noProof/>
          <w:kern w:val="2"/>
          <w:szCs w:val="24"/>
          <w14:ligatures w14:val="standardContextual"/>
        </w:rPr>
      </w:pPr>
      <w:hyperlink w:anchor="_Toc213786954" w:history="1">
        <w:r w:rsidRPr="00C81416">
          <w:rPr>
            <w:rStyle w:val="Hipervnculo"/>
            <w:noProof/>
          </w:rPr>
          <w:t>Figura 5.60 “Caso de uso N°6.5, Visualizando lista con permisos aprobados</w:t>
        </w:r>
        <w:r>
          <w:rPr>
            <w:noProof/>
            <w:webHidden/>
          </w:rPr>
          <w:tab/>
        </w:r>
        <w:r>
          <w:rPr>
            <w:noProof/>
            <w:webHidden/>
          </w:rPr>
          <w:fldChar w:fldCharType="begin"/>
        </w:r>
        <w:r>
          <w:rPr>
            <w:noProof/>
            <w:webHidden/>
          </w:rPr>
          <w:instrText xml:space="preserve"> PAGEREF _Toc213786954 \h </w:instrText>
        </w:r>
        <w:r>
          <w:rPr>
            <w:noProof/>
            <w:webHidden/>
          </w:rPr>
        </w:r>
        <w:r>
          <w:rPr>
            <w:noProof/>
            <w:webHidden/>
          </w:rPr>
          <w:fldChar w:fldCharType="separate"/>
        </w:r>
        <w:r>
          <w:rPr>
            <w:noProof/>
            <w:webHidden/>
          </w:rPr>
          <w:t>174</w:t>
        </w:r>
        <w:r>
          <w:rPr>
            <w:noProof/>
            <w:webHidden/>
          </w:rPr>
          <w:fldChar w:fldCharType="end"/>
        </w:r>
      </w:hyperlink>
    </w:p>
    <w:p w14:paraId="18655B21" w14:textId="33271361" w:rsidR="00B01FCF" w:rsidRDefault="00B01FCF">
      <w:pPr>
        <w:pStyle w:val="TDC2"/>
        <w:rPr>
          <w:rFonts w:asciiTheme="minorHAnsi" w:eastAsiaTheme="minorEastAsia" w:hAnsiTheme="minorHAnsi" w:cstheme="minorBidi"/>
          <w:noProof/>
          <w:kern w:val="2"/>
          <w:szCs w:val="24"/>
          <w14:ligatures w14:val="standardContextual"/>
        </w:rPr>
      </w:pPr>
      <w:hyperlink w:anchor="_Toc213786955" w:history="1">
        <w:r w:rsidRPr="00C81416">
          <w:rPr>
            <w:rStyle w:val="Hipervnculo"/>
            <w:noProof/>
          </w:rPr>
          <w:t>Figura 5.61 caso de uso N°6.6, “Seleccionando permisos aprobados”</w:t>
        </w:r>
        <w:r>
          <w:rPr>
            <w:noProof/>
            <w:webHidden/>
          </w:rPr>
          <w:tab/>
        </w:r>
        <w:r>
          <w:rPr>
            <w:noProof/>
            <w:webHidden/>
          </w:rPr>
          <w:fldChar w:fldCharType="begin"/>
        </w:r>
        <w:r>
          <w:rPr>
            <w:noProof/>
            <w:webHidden/>
          </w:rPr>
          <w:instrText xml:space="preserve"> PAGEREF _Toc213786955 \h </w:instrText>
        </w:r>
        <w:r>
          <w:rPr>
            <w:noProof/>
            <w:webHidden/>
          </w:rPr>
        </w:r>
        <w:r>
          <w:rPr>
            <w:noProof/>
            <w:webHidden/>
          </w:rPr>
          <w:fldChar w:fldCharType="separate"/>
        </w:r>
        <w:r>
          <w:rPr>
            <w:noProof/>
            <w:webHidden/>
          </w:rPr>
          <w:t>175</w:t>
        </w:r>
        <w:r>
          <w:rPr>
            <w:noProof/>
            <w:webHidden/>
          </w:rPr>
          <w:fldChar w:fldCharType="end"/>
        </w:r>
      </w:hyperlink>
    </w:p>
    <w:p w14:paraId="0365D0A4" w14:textId="32DA24EA" w:rsidR="00B01FCF" w:rsidRDefault="00B01FCF">
      <w:pPr>
        <w:pStyle w:val="TDC2"/>
        <w:rPr>
          <w:rFonts w:asciiTheme="minorHAnsi" w:eastAsiaTheme="minorEastAsia" w:hAnsiTheme="minorHAnsi" w:cstheme="minorBidi"/>
          <w:noProof/>
          <w:kern w:val="2"/>
          <w:szCs w:val="24"/>
          <w14:ligatures w14:val="standardContextual"/>
        </w:rPr>
      </w:pPr>
      <w:hyperlink w:anchor="_Toc213786956" w:history="1">
        <w:r w:rsidRPr="00C81416">
          <w:rPr>
            <w:rStyle w:val="Hipervnculo"/>
            <w:noProof/>
          </w:rPr>
          <w:t>Figura 5.62 Caso de uso N°6.7, Imprimiendo permisos seleccionados</w:t>
        </w:r>
        <w:r>
          <w:rPr>
            <w:noProof/>
            <w:webHidden/>
          </w:rPr>
          <w:tab/>
        </w:r>
        <w:r>
          <w:rPr>
            <w:noProof/>
            <w:webHidden/>
          </w:rPr>
          <w:fldChar w:fldCharType="begin"/>
        </w:r>
        <w:r>
          <w:rPr>
            <w:noProof/>
            <w:webHidden/>
          </w:rPr>
          <w:instrText xml:space="preserve"> PAGEREF _Toc213786956 \h </w:instrText>
        </w:r>
        <w:r>
          <w:rPr>
            <w:noProof/>
            <w:webHidden/>
          </w:rPr>
        </w:r>
        <w:r>
          <w:rPr>
            <w:noProof/>
            <w:webHidden/>
          </w:rPr>
          <w:fldChar w:fldCharType="separate"/>
        </w:r>
        <w:r>
          <w:rPr>
            <w:noProof/>
            <w:webHidden/>
          </w:rPr>
          <w:t>176</w:t>
        </w:r>
        <w:r>
          <w:rPr>
            <w:noProof/>
            <w:webHidden/>
          </w:rPr>
          <w:fldChar w:fldCharType="end"/>
        </w:r>
      </w:hyperlink>
    </w:p>
    <w:p w14:paraId="7401DA46" w14:textId="6DB8A1AD" w:rsidR="00B01FCF" w:rsidRDefault="00B01FCF">
      <w:pPr>
        <w:pStyle w:val="TDC2"/>
        <w:rPr>
          <w:rFonts w:asciiTheme="minorHAnsi" w:eastAsiaTheme="minorEastAsia" w:hAnsiTheme="minorHAnsi" w:cstheme="minorBidi"/>
          <w:noProof/>
          <w:kern w:val="2"/>
          <w:szCs w:val="24"/>
          <w14:ligatures w14:val="standardContextual"/>
        </w:rPr>
      </w:pPr>
      <w:hyperlink w:anchor="_Toc213786957" w:history="1">
        <w:r w:rsidRPr="00C81416">
          <w:rPr>
            <w:rStyle w:val="Hipervnculo"/>
            <w:noProof/>
          </w:rPr>
          <w:t>Figura 5.63 Caso de uso N°6.8, Eliminando permisos</w:t>
        </w:r>
        <w:r>
          <w:rPr>
            <w:noProof/>
            <w:webHidden/>
          </w:rPr>
          <w:tab/>
        </w:r>
        <w:r>
          <w:rPr>
            <w:noProof/>
            <w:webHidden/>
          </w:rPr>
          <w:fldChar w:fldCharType="begin"/>
        </w:r>
        <w:r>
          <w:rPr>
            <w:noProof/>
            <w:webHidden/>
          </w:rPr>
          <w:instrText xml:space="preserve"> PAGEREF _Toc213786957 \h </w:instrText>
        </w:r>
        <w:r>
          <w:rPr>
            <w:noProof/>
            <w:webHidden/>
          </w:rPr>
        </w:r>
        <w:r>
          <w:rPr>
            <w:noProof/>
            <w:webHidden/>
          </w:rPr>
          <w:fldChar w:fldCharType="separate"/>
        </w:r>
        <w:r>
          <w:rPr>
            <w:noProof/>
            <w:webHidden/>
          </w:rPr>
          <w:t>177</w:t>
        </w:r>
        <w:r>
          <w:rPr>
            <w:noProof/>
            <w:webHidden/>
          </w:rPr>
          <w:fldChar w:fldCharType="end"/>
        </w:r>
      </w:hyperlink>
    </w:p>
    <w:p w14:paraId="061FA033" w14:textId="4F1DF58B" w:rsidR="00B01FCF" w:rsidRDefault="00B01FCF">
      <w:pPr>
        <w:pStyle w:val="TDC2"/>
        <w:rPr>
          <w:rFonts w:asciiTheme="minorHAnsi" w:eastAsiaTheme="minorEastAsia" w:hAnsiTheme="minorHAnsi" w:cstheme="minorBidi"/>
          <w:noProof/>
          <w:kern w:val="2"/>
          <w:szCs w:val="24"/>
          <w14:ligatures w14:val="standardContextual"/>
        </w:rPr>
      </w:pPr>
      <w:hyperlink w:anchor="_Toc213786958" w:history="1">
        <w:r w:rsidRPr="00C81416">
          <w:rPr>
            <w:rStyle w:val="Hipervnculo"/>
            <w:noProof/>
          </w:rPr>
          <w:t>Figura 5.64 Caso de uso uso N°7.1, Generando gráfico con métricas de asistencia</w:t>
        </w:r>
        <w:r>
          <w:rPr>
            <w:noProof/>
            <w:webHidden/>
          </w:rPr>
          <w:tab/>
        </w:r>
        <w:r>
          <w:rPr>
            <w:noProof/>
            <w:webHidden/>
          </w:rPr>
          <w:fldChar w:fldCharType="begin"/>
        </w:r>
        <w:r>
          <w:rPr>
            <w:noProof/>
            <w:webHidden/>
          </w:rPr>
          <w:instrText xml:space="preserve"> PAGEREF _Toc213786958 \h </w:instrText>
        </w:r>
        <w:r>
          <w:rPr>
            <w:noProof/>
            <w:webHidden/>
          </w:rPr>
        </w:r>
        <w:r>
          <w:rPr>
            <w:noProof/>
            <w:webHidden/>
          </w:rPr>
          <w:fldChar w:fldCharType="separate"/>
        </w:r>
        <w:r>
          <w:rPr>
            <w:noProof/>
            <w:webHidden/>
          </w:rPr>
          <w:t>178</w:t>
        </w:r>
        <w:r>
          <w:rPr>
            <w:noProof/>
            <w:webHidden/>
          </w:rPr>
          <w:fldChar w:fldCharType="end"/>
        </w:r>
      </w:hyperlink>
    </w:p>
    <w:p w14:paraId="0651863E" w14:textId="7F1FD5EF" w:rsidR="00B01FCF" w:rsidRDefault="00B01FCF">
      <w:pPr>
        <w:pStyle w:val="TDC2"/>
        <w:rPr>
          <w:rFonts w:asciiTheme="minorHAnsi" w:eastAsiaTheme="minorEastAsia" w:hAnsiTheme="minorHAnsi" w:cstheme="minorBidi"/>
          <w:noProof/>
          <w:kern w:val="2"/>
          <w:szCs w:val="24"/>
          <w14:ligatures w14:val="standardContextual"/>
        </w:rPr>
      </w:pPr>
      <w:hyperlink w:anchor="_Toc213786959" w:history="1">
        <w:r w:rsidRPr="00C81416">
          <w:rPr>
            <w:rStyle w:val="Hipervnculo"/>
            <w:noProof/>
          </w:rPr>
          <w:t>Figura 5.65 “Caso de uso N°7.2, Accediendo al menú”</w:t>
        </w:r>
        <w:r>
          <w:rPr>
            <w:noProof/>
            <w:webHidden/>
          </w:rPr>
          <w:tab/>
        </w:r>
        <w:r>
          <w:rPr>
            <w:noProof/>
            <w:webHidden/>
          </w:rPr>
          <w:fldChar w:fldCharType="begin"/>
        </w:r>
        <w:r>
          <w:rPr>
            <w:noProof/>
            <w:webHidden/>
          </w:rPr>
          <w:instrText xml:space="preserve"> PAGEREF _Toc213786959 \h </w:instrText>
        </w:r>
        <w:r>
          <w:rPr>
            <w:noProof/>
            <w:webHidden/>
          </w:rPr>
        </w:r>
        <w:r>
          <w:rPr>
            <w:noProof/>
            <w:webHidden/>
          </w:rPr>
          <w:fldChar w:fldCharType="separate"/>
        </w:r>
        <w:r>
          <w:rPr>
            <w:noProof/>
            <w:webHidden/>
          </w:rPr>
          <w:t>179</w:t>
        </w:r>
        <w:r>
          <w:rPr>
            <w:noProof/>
            <w:webHidden/>
          </w:rPr>
          <w:fldChar w:fldCharType="end"/>
        </w:r>
      </w:hyperlink>
    </w:p>
    <w:p w14:paraId="0097B778" w14:textId="76626476" w:rsidR="00B01FCF" w:rsidRDefault="00B01FCF">
      <w:pPr>
        <w:pStyle w:val="TDC2"/>
        <w:rPr>
          <w:rFonts w:asciiTheme="minorHAnsi" w:eastAsiaTheme="minorEastAsia" w:hAnsiTheme="minorHAnsi" w:cstheme="minorBidi"/>
          <w:noProof/>
          <w:kern w:val="2"/>
          <w:szCs w:val="24"/>
          <w14:ligatures w14:val="standardContextual"/>
        </w:rPr>
      </w:pPr>
      <w:hyperlink w:anchor="_Toc213786960" w:history="1">
        <w:r w:rsidRPr="00C81416">
          <w:rPr>
            <w:rStyle w:val="Hipervnculo"/>
            <w:noProof/>
          </w:rPr>
          <w:t>Figura 5.66 Caso de uso N°7.3, visualizando lista con empleados inasistente</w:t>
        </w:r>
        <w:r>
          <w:rPr>
            <w:noProof/>
            <w:webHidden/>
          </w:rPr>
          <w:tab/>
        </w:r>
        <w:r>
          <w:rPr>
            <w:noProof/>
            <w:webHidden/>
          </w:rPr>
          <w:fldChar w:fldCharType="begin"/>
        </w:r>
        <w:r>
          <w:rPr>
            <w:noProof/>
            <w:webHidden/>
          </w:rPr>
          <w:instrText xml:space="preserve"> PAGEREF _Toc213786960 \h </w:instrText>
        </w:r>
        <w:r>
          <w:rPr>
            <w:noProof/>
            <w:webHidden/>
          </w:rPr>
        </w:r>
        <w:r>
          <w:rPr>
            <w:noProof/>
            <w:webHidden/>
          </w:rPr>
          <w:fldChar w:fldCharType="separate"/>
        </w:r>
        <w:r>
          <w:rPr>
            <w:noProof/>
            <w:webHidden/>
          </w:rPr>
          <w:t>180</w:t>
        </w:r>
        <w:r>
          <w:rPr>
            <w:noProof/>
            <w:webHidden/>
          </w:rPr>
          <w:fldChar w:fldCharType="end"/>
        </w:r>
      </w:hyperlink>
    </w:p>
    <w:p w14:paraId="576619E2" w14:textId="3588C3C5" w:rsidR="00B01FCF" w:rsidRDefault="00B01FCF">
      <w:pPr>
        <w:pStyle w:val="TDC2"/>
        <w:rPr>
          <w:rFonts w:asciiTheme="minorHAnsi" w:eastAsiaTheme="minorEastAsia" w:hAnsiTheme="minorHAnsi" w:cstheme="minorBidi"/>
          <w:noProof/>
          <w:kern w:val="2"/>
          <w:szCs w:val="24"/>
          <w14:ligatures w14:val="standardContextual"/>
        </w:rPr>
      </w:pPr>
      <w:hyperlink w:anchor="_Toc213786961" w:history="1">
        <w:r w:rsidRPr="00C81416">
          <w:rPr>
            <w:rStyle w:val="Hipervnculo"/>
            <w:noProof/>
          </w:rPr>
          <w:t>Figura 5.67 “Caso de uso N°7.4, Cerrando sesión”</w:t>
        </w:r>
        <w:r>
          <w:rPr>
            <w:noProof/>
            <w:webHidden/>
          </w:rPr>
          <w:tab/>
        </w:r>
        <w:r>
          <w:rPr>
            <w:noProof/>
            <w:webHidden/>
          </w:rPr>
          <w:fldChar w:fldCharType="begin"/>
        </w:r>
        <w:r>
          <w:rPr>
            <w:noProof/>
            <w:webHidden/>
          </w:rPr>
          <w:instrText xml:space="preserve"> PAGEREF _Toc213786961 \h </w:instrText>
        </w:r>
        <w:r>
          <w:rPr>
            <w:noProof/>
            <w:webHidden/>
          </w:rPr>
        </w:r>
        <w:r>
          <w:rPr>
            <w:noProof/>
            <w:webHidden/>
          </w:rPr>
          <w:fldChar w:fldCharType="separate"/>
        </w:r>
        <w:r>
          <w:rPr>
            <w:noProof/>
            <w:webHidden/>
          </w:rPr>
          <w:t>181</w:t>
        </w:r>
        <w:r>
          <w:rPr>
            <w:noProof/>
            <w:webHidden/>
          </w:rPr>
          <w:fldChar w:fldCharType="end"/>
        </w:r>
      </w:hyperlink>
    </w:p>
    <w:p w14:paraId="02FBE227" w14:textId="3D1ED18E" w:rsidR="00B01FCF" w:rsidRDefault="00B01FCF">
      <w:pPr>
        <w:pStyle w:val="TDC2"/>
        <w:rPr>
          <w:rFonts w:asciiTheme="minorHAnsi" w:eastAsiaTheme="minorEastAsia" w:hAnsiTheme="minorHAnsi" w:cstheme="minorBidi"/>
          <w:noProof/>
          <w:kern w:val="2"/>
          <w:szCs w:val="24"/>
          <w14:ligatures w14:val="standardContextual"/>
        </w:rPr>
      </w:pPr>
      <w:hyperlink w:anchor="_Toc213786962" w:history="1">
        <w:r w:rsidRPr="00C81416">
          <w:rPr>
            <w:rStyle w:val="Hipervnculo"/>
            <w:noProof/>
          </w:rPr>
          <w:t>Figura 5.68 “Caso de uso N°7.5, Volviendo al menú principal”</w:t>
        </w:r>
        <w:r>
          <w:rPr>
            <w:noProof/>
            <w:webHidden/>
          </w:rPr>
          <w:tab/>
        </w:r>
        <w:r>
          <w:rPr>
            <w:noProof/>
            <w:webHidden/>
          </w:rPr>
          <w:fldChar w:fldCharType="begin"/>
        </w:r>
        <w:r>
          <w:rPr>
            <w:noProof/>
            <w:webHidden/>
          </w:rPr>
          <w:instrText xml:space="preserve"> PAGEREF _Toc213786962 \h </w:instrText>
        </w:r>
        <w:r>
          <w:rPr>
            <w:noProof/>
            <w:webHidden/>
          </w:rPr>
        </w:r>
        <w:r>
          <w:rPr>
            <w:noProof/>
            <w:webHidden/>
          </w:rPr>
          <w:fldChar w:fldCharType="separate"/>
        </w:r>
        <w:r>
          <w:rPr>
            <w:noProof/>
            <w:webHidden/>
          </w:rPr>
          <w:t>182</w:t>
        </w:r>
        <w:r>
          <w:rPr>
            <w:noProof/>
            <w:webHidden/>
          </w:rPr>
          <w:fldChar w:fldCharType="end"/>
        </w:r>
      </w:hyperlink>
    </w:p>
    <w:p w14:paraId="141F9217" w14:textId="31B7B67D" w:rsidR="00B01FCF" w:rsidRDefault="00B01FCF">
      <w:pPr>
        <w:pStyle w:val="TDC2"/>
        <w:rPr>
          <w:rFonts w:asciiTheme="minorHAnsi" w:eastAsiaTheme="minorEastAsia" w:hAnsiTheme="minorHAnsi" w:cstheme="minorBidi"/>
          <w:noProof/>
          <w:kern w:val="2"/>
          <w:szCs w:val="24"/>
          <w14:ligatures w14:val="standardContextual"/>
        </w:rPr>
      </w:pPr>
      <w:hyperlink w:anchor="_Toc213786963" w:history="1">
        <w:r w:rsidRPr="00C81416">
          <w:rPr>
            <w:rStyle w:val="Hipervnculo"/>
            <w:noProof/>
          </w:rPr>
          <w:t>Figura 5.69 Diagrama de componentes de EugCom</w:t>
        </w:r>
        <w:r>
          <w:rPr>
            <w:noProof/>
            <w:webHidden/>
          </w:rPr>
          <w:tab/>
        </w:r>
        <w:r>
          <w:rPr>
            <w:noProof/>
            <w:webHidden/>
          </w:rPr>
          <w:fldChar w:fldCharType="begin"/>
        </w:r>
        <w:r>
          <w:rPr>
            <w:noProof/>
            <w:webHidden/>
          </w:rPr>
          <w:instrText xml:space="preserve"> PAGEREF _Toc213786963 \h </w:instrText>
        </w:r>
        <w:r>
          <w:rPr>
            <w:noProof/>
            <w:webHidden/>
          </w:rPr>
        </w:r>
        <w:r>
          <w:rPr>
            <w:noProof/>
            <w:webHidden/>
          </w:rPr>
          <w:fldChar w:fldCharType="separate"/>
        </w:r>
        <w:r>
          <w:rPr>
            <w:noProof/>
            <w:webHidden/>
          </w:rPr>
          <w:t>184</w:t>
        </w:r>
        <w:r>
          <w:rPr>
            <w:noProof/>
            <w:webHidden/>
          </w:rPr>
          <w:fldChar w:fldCharType="end"/>
        </w:r>
      </w:hyperlink>
    </w:p>
    <w:p w14:paraId="1A343E5F" w14:textId="19EA9431" w:rsidR="00B01FCF" w:rsidRDefault="00B01FCF">
      <w:pPr>
        <w:pStyle w:val="TDC2"/>
        <w:rPr>
          <w:rFonts w:asciiTheme="minorHAnsi" w:eastAsiaTheme="minorEastAsia" w:hAnsiTheme="minorHAnsi" w:cstheme="minorBidi"/>
          <w:noProof/>
          <w:kern w:val="2"/>
          <w:szCs w:val="24"/>
          <w14:ligatures w14:val="standardContextual"/>
        </w:rPr>
      </w:pPr>
      <w:hyperlink w:anchor="_Toc213786964" w:history="1">
        <w:r w:rsidRPr="00C81416">
          <w:rPr>
            <w:rStyle w:val="Hipervnculo"/>
            <w:noProof/>
          </w:rPr>
          <w:t>Figura 5.70 Diagrama de despliegue de EugCOM</w:t>
        </w:r>
        <w:r>
          <w:rPr>
            <w:noProof/>
            <w:webHidden/>
          </w:rPr>
          <w:tab/>
        </w:r>
        <w:r>
          <w:rPr>
            <w:noProof/>
            <w:webHidden/>
          </w:rPr>
          <w:fldChar w:fldCharType="begin"/>
        </w:r>
        <w:r>
          <w:rPr>
            <w:noProof/>
            <w:webHidden/>
          </w:rPr>
          <w:instrText xml:space="preserve"> PAGEREF _Toc213786964 \h </w:instrText>
        </w:r>
        <w:r>
          <w:rPr>
            <w:noProof/>
            <w:webHidden/>
          </w:rPr>
        </w:r>
        <w:r>
          <w:rPr>
            <w:noProof/>
            <w:webHidden/>
          </w:rPr>
          <w:fldChar w:fldCharType="separate"/>
        </w:r>
        <w:r>
          <w:rPr>
            <w:noProof/>
            <w:webHidden/>
          </w:rPr>
          <w:t>185</w:t>
        </w:r>
        <w:r>
          <w:rPr>
            <w:noProof/>
            <w:webHidden/>
          </w:rPr>
          <w:fldChar w:fldCharType="end"/>
        </w:r>
      </w:hyperlink>
    </w:p>
    <w:p w14:paraId="5DD81332" w14:textId="0935C710" w:rsidR="00B01FCF" w:rsidRPr="00B01FCF" w:rsidRDefault="00B01FCF" w:rsidP="00B01FCF">
      <w:pPr>
        <w:pStyle w:val="TDC1"/>
        <w:rPr>
          <w:rFonts w:asciiTheme="minorHAnsi" w:eastAsiaTheme="minorEastAsia" w:hAnsiTheme="minorHAnsi" w:cstheme="minorBidi"/>
          <w:bCs w:val="0"/>
          <w:caps w:val="0"/>
          <w:noProof/>
          <w:kern w:val="2"/>
          <w:szCs w:val="24"/>
          <w14:ligatures w14:val="standardContextual"/>
        </w:rPr>
      </w:pPr>
      <w:hyperlink w:anchor="_Toc213786965" w:history="1">
        <w:r w:rsidRPr="00C81416">
          <w:rPr>
            <w:rStyle w:val="Hipervnculo"/>
            <w:noProof/>
          </w:rPr>
          <w:t>6. MANUAL DE INSTALACIÓN Y NAVEGACIÓN</w:t>
        </w:r>
        <w:r>
          <w:rPr>
            <w:noProof/>
            <w:webHidden/>
          </w:rPr>
          <w:tab/>
        </w:r>
        <w:r>
          <w:rPr>
            <w:noProof/>
            <w:webHidden/>
          </w:rPr>
          <w:fldChar w:fldCharType="begin"/>
        </w:r>
        <w:r>
          <w:rPr>
            <w:noProof/>
            <w:webHidden/>
          </w:rPr>
          <w:instrText xml:space="preserve"> PAGEREF _Toc213786965 \h </w:instrText>
        </w:r>
        <w:r>
          <w:rPr>
            <w:noProof/>
            <w:webHidden/>
          </w:rPr>
        </w:r>
        <w:r>
          <w:rPr>
            <w:noProof/>
            <w:webHidden/>
          </w:rPr>
          <w:fldChar w:fldCharType="separate"/>
        </w:r>
        <w:r>
          <w:rPr>
            <w:noProof/>
            <w:webHidden/>
          </w:rPr>
          <w:t>186</w:t>
        </w:r>
        <w:r>
          <w:rPr>
            <w:noProof/>
            <w:webHidden/>
          </w:rPr>
          <w:fldChar w:fldCharType="end"/>
        </w:r>
      </w:hyperlink>
    </w:p>
    <w:p w14:paraId="45655688" w14:textId="5A1659D7" w:rsidR="00B01FCF" w:rsidRDefault="00B01FCF">
      <w:pPr>
        <w:pStyle w:val="TDC2"/>
        <w:rPr>
          <w:rFonts w:asciiTheme="minorHAnsi" w:eastAsiaTheme="minorEastAsia" w:hAnsiTheme="minorHAnsi" w:cstheme="minorBidi"/>
          <w:noProof/>
          <w:kern w:val="2"/>
          <w:szCs w:val="24"/>
          <w14:ligatures w14:val="standardContextual"/>
        </w:rPr>
      </w:pPr>
      <w:hyperlink w:anchor="_Toc213786967" w:history="1">
        <w:r w:rsidRPr="00C81416">
          <w:rPr>
            <w:rStyle w:val="Hipervnculo"/>
            <w:noProof/>
          </w:rPr>
          <w:t>Figura 6.1 “Árbol de navegación EugCOM”</w:t>
        </w:r>
        <w:r>
          <w:rPr>
            <w:noProof/>
            <w:webHidden/>
          </w:rPr>
          <w:tab/>
        </w:r>
        <w:r>
          <w:rPr>
            <w:noProof/>
            <w:webHidden/>
          </w:rPr>
          <w:fldChar w:fldCharType="begin"/>
        </w:r>
        <w:r>
          <w:rPr>
            <w:noProof/>
            <w:webHidden/>
          </w:rPr>
          <w:instrText xml:space="preserve"> PAGEREF _Toc213786967 \h </w:instrText>
        </w:r>
        <w:r>
          <w:rPr>
            <w:noProof/>
            <w:webHidden/>
          </w:rPr>
        </w:r>
        <w:r>
          <w:rPr>
            <w:noProof/>
            <w:webHidden/>
          </w:rPr>
          <w:fldChar w:fldCharType="separate"/>
        </w:r>
        <w:r>
          <w:rPr>
            <w:noProof/>
            <w:webHidden/>
          </w:rPr>
          <w:t>190</w:t>
        </w:r>
        <w:r>
          <w:rPr>
            <w:noProof/>
            <w:webHidden/>
          </w:rPr>
          <w:fldChar w:fldCharType="end"/>
        </w:r>
      </w:hyperlink>
    </w:p>
    <w:p w14:paraId="5BB5726D" w14:textId="4F5C8C4E" w:rsidR="00B01FCF" w:rsidRDefault="00B01FCF">
      <w:pPr>
        <w:pStyle w:val="TDC2"/>
        <w:rPr>
          <w:rFonts w:asciiTheme="minorHAnsi" w:eastAsiaTheme="minorEastAsia" w:hAnsiTheme="minorHAnsi" w:cstheme="minorBidi"/>
          <w:noProof/>
          <w:kern w:val="2"/>
          <w:szCs w:val="24"/>
          <w14:ligatures w14:val="standardContextual"/>
        </w:rPr>
      </w:pPr>
      <w:hyperlink w:anchor="_Toc213786968" w:history="1">
        <w:r w:rsidRPr="00C81416">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_Toc213786968 \h </w:instrText>
        </w:r>
        <w:r>
          <w:rPr>
            <w:noProof/>
            <w:webHidden/>
          </w:rPr>
        </w:r>
        <w:r>
          <w:rPr>
            <w:noProof/>
            <w:webHidden/>
          </w:rPr>
          <w:fldChar w:fldCharType="separate"/>
        </w:r>
        <w:r>
          <w:rPr>
            <w:noProof/>
            <w:webHidden/>
          </w:rPr>
          <w:t>191</w:t>
        </w:r>
        <w:r>
          <w:rPr>
            <w:noProof/>
            <w:webHidden/>
          </w:rPr>
          <w:fldChar w:fldCharType="end"/>
        </w:r>
      </w:hyperlink>
    </w:p>
    <w:p w14:paraId="4FCD9E4A" w14:textId="186DBA07" w:rsidR="00B01FCF" w:rsidRPr="00B01FCF" w:rsidRDefault="00B01FCF" w:rsidP="00B01FCF">
      <w:pPr>
        <w:pStyle w:val="TDC1"/>
        <w:rPr>
          <w:rFonts w:asciiTheme="minorHAnsi" w:eastAsiaTheme="minorEastAsia" w:hAnsiTheme="minorHAnsi" w:cstheme="minorBidi"/>
          <w:bCs w:val="0"/>
          <w:caps w:val="0"/>
          <w:noProof/>
          <w:kern w:val="2"/>
          <w:szCs w:val="24"/>
          <w14:ligatures w14:val="standardContextual"/>
        </w:rPr>
      </w:pPr>
      <w:hyperlink w:anchor="_Toc213786969" w:history="1">
        <w:r w:rsidRPr="00C81416">
          <w:rPr>
            <w:rStyle w:val="Hipervnculo"/>
            <w:noProof/>
          </w:rPr>
          <w:t>7. PRUEBAS UNITARIAS</w:t>
        </w:r>
        <w:r>
          <w:rPr>
            <w:noProof/>
            <w:webHidden/>
          </w:rPr>
          <w:tab/>
        </w:r>
        <w:r>
          <w:rPr>
            <w:noProof/>
            <w:webHidden/>
          </w:rPr>
          <w:fldChar w:fldCharType="begin"/>
        </w:r>
        <w:r>
          <w:rPr>
            <w:noProof/>
            <w:webHidden/>
          </w:rPr>
          <w:instrText xml:space="preserve"> PAGEREF _Toc213786969 \h </w:instrText>
        </w:r>
        <w:r>
          <w:rPr>
            <w:noProof/>
            <w:webHidden/>
          </w:rPr>
        </w:r>
        <w:r>
          <w:rPr>
            <w:noProof/>
            <w:webHidden/>
          </w:rPr>
          <w:fldChar w:fldCharType="separate"/>
        </w:r>
        <w:r>
          <w:rPr>
            <w:noProof/>
            <w:webHidden/>
          </w:rPr>
          <w:t>192</w:t>
        </w:r>
        <w:r>
          <w:rPr>
            <w:noProof/>
            <w:webHidden/>
          </w:rPr>
          <w:fldChar w:fldCharType="end"/>
        </w:r>
      </w:hyperlink>
    </w:p>
    <w:p w14:paraId="5778158D" w14:textId="6D069D5F"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71" w:history="1">
        <w:r w:rsidRPr="00C81416">
          <w:rPr>
            <w:rStyle w:val="Hipervnculo"/>
            <w:noProof/>
          </w:rPr>
          <w:t>Figura 7.1 “Captura de pantalla de prueba 1-2-3 caso de uso N°1.1”</w:t>
        </w:r>
        <w:r>
          <w:rPr>
            <w:noProof/>
            <w:webHidden/>
          </w:rPr>
          <w:tab/>
        </w:r>
        <w:r>
          <w:rPr>
            <w:noProof/>
            <w:webHidden/>
          </w:rPr>
          <w:fldChar w:fldCharType="begin"/>
        </w:r>
        <w:r>
          <w:rPr>
            <w:noProof/>
            <w:webHidden/>
          </w:rPr>
          <w:instrText xml:space="preserve"> PAGEREF _Toc213786971 \h </w:instrText>
        </w:r>
        <w:r>
          <w:rPr>
            <w:noProof/>
            <w:webHidden/>
          </w:rPr>
        </w:r>
        <w:r>
          <w:rPr>
            <w:noProof/>
            <w:webHidden/>
          </w:rPr>
          <w:fldChar w:fldCharType="separate"/>
        </w:r>
        <w:r>
          <w:rPr>
            <w:noProof/>
            <w:webHidden/>
          </w:rPr>
          <w:t>194</w:t>
        </w:r>
        <w:r>
          <w:rPr>
            <w:noProof/>
            <w:webHidden/>
          </w:rPr>
          <w:fldChar w:fldCharType="end"/>
        </w:r>
      </w:hyperlink>
    </w:p>
    <w:p w14:paraId="0469C159" w14:textId="1D1AFA4C"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73" w:history="1">
        <w:r w:rsidRPr="00C81416">
          <w:rPr>
            <w:rStyle w:val="Hipervnculo"/>
            <w:noProof/>
          </w:rPr>
          <w:t>Figura 7.2 “Captura de pantalla de prueba 1-2-3 caso de uso N°1.2”</w:t>
        </w:r>
        <w:r>
          <w:rPr>
            <w:noProof/>
            <w:webHidden/>
          </w:rPr>
          <w:tab/>
        </w:r>
        <w:r>
          <w:rPr>
            <w:noProof/>
            <w:webHidden/>
          </w:rPr>
          <w:fldChar w:fldCharType="begin"/>
        </w:r>
        <w:r>
          <w:rPr>
            <w:noProof/>
            <w:webHidden/>
          </w:rPr>
          <w:instrText xml:space="preserve"> PAGEREF _Toc213786973 \h </w:instrText>
        </w:r>
        <w:r>
          <w:rPr>
            <w:noProof/>
            <w:webHidden/>
          </w:rPr>
        </w:r>
        <w:r>
          <w:rPr>
            <w:noProof/>
            <w:webHidden/>
          </w:rPr>
          <w:fldChar w:fldCharType="separate"/>
        </w:r>
        <w:r>
          <w:rPr>
            <w:noProof/>
            <w:webHidden/>
          </w:rPr>
          <w:t>197</w:t>
        </w:r>
        <w:r>
          <w:rPr>
            <w:noProof/>
            <w:webHidden/>
          </w:rPr>
          <w:fldChar w:fldCharType="end"/>
        </w:r>
      </w:hyperlink>
    </w:p>
    <w:p w14:paraId="585A7D71" w14:textId="53C0C2B8"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75" w:history="1">
        <w:r w:rsidRPr="00C81416">
          <w:rPr>
            <w:rStyle w:val="Hipervnculo"/>
            <w:noProof/>
          </w:rPr>
          <w:t>Figura 7.3 “Captura de pantalla de prueba 1-2-3 caso de uso N°1.3.1”</w:t>
        </w:r>
        <w:r>
          <w:rPr>
            <w:noProof/>
            <w:webHidden/>
          </w:rPr>
          <w:tab/>
        </w:r>
        <w:r>
          <w:rPr>
            <w:noProof/>
            <w:webHidden/>
          </w:rPr>
          <w:fldChar w:fldCharType="begin"/>
        </w:r>
        <w:r>
          <w:rPr>
            <w:noProof/>
            <w:webHidden/>
          </w:rPr>
          <w:instrText xml:space="preserve"> PAGEREF _Toc213786975 \h </w:instrText>
        </w:r>
        <w:r>
          <w:rPr>
            <w:noProof/>
            <w:webHidden/>
          </w:rPr>
        </w:r>
        <w:r>
          <w:rPr>
            <w:noProof/>
            <w:webHidden/>
          </w:rPr>
          <w:fldChar w:fldCharType="separate"/>
        </w:r>
        <w:r>
          <w:rPr>
            <w:noProof/>
            <w:webHidden/>
          </w:rPr>
          <w:t>200</w:t>
        </w:r>
        <w:r>
          <w:rPr>
            <w:noProof/>
            <w:webHidden/>
          </w:rPr>
          <w:fldChar w:fldCharType="end"/>
        </w:r>
      </w:hyperlink>
    </w:p>
    <w:p w14:paraId="53502F1E" w14:textId="4B0E5B1D"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77" w:history="1">
        <w:r w:rsidRPr="00C81416">
          <w:rPr>
            <w:rStyle w:val="Hipervnculo"/>
            <w:noProof/>
          </w:rPr>
          <w:t>Figura 7.4 “Captura de pantalla de prueba 1-2-3 caso de uso N°1.3.2”</w:t>
        </w:r>
        <w:r>
          <w:rPr>
            <w:noProof/>
            <w:webHidden/>
          </w:rPr>
          <w:tab/>
        </w:r>
        <w:r>
          <w:rPr>
            <w:noProof/>
            <w:webHidden/>
          </w:rPr>
          <w:fldChar w:fldCharType="begin"/>
        </w:r>
        <w:r>
          <w:rPr>
            <w:noProof/>
            <w:webHidden/>
          </w:rPr>
          <w:instrText xml:space="preserve"> PAGEREF _Toc213786977 \h </w:instrText>
        </w:r>
        <w:r>
          <w:rPr>
            <w:noProof/>
            <w:webHidden/>
          </w:rPr>
        </w:r>
        <w:r>
          <w:rPr>
            <w:noProof/>
            <w:webHidden/>
          </w:rPr>
          <w:fldChar w:fldCharType="separate"/>
        </w:r>
        <w:r>
          <w:rPr>
            <w:noProof/>
            <w:webHidden/>
          </w:rPr>
          <w:t>203</w:t>
        </w:r>
        <w:r>
          <w:rPr>
            <w:noProof/>
            <w:webHidden/>
          </w:rPr>
          <w:fldChar w:fldCharType="end"/>
        </w:r>
      </w:hyperlink>
    </w:p>
    <w:p w14:paraId="319B3E6B" w14:textId="69FE7443"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79" w:history="1">
        <w:r w:rsidRPr="00C81416">
          <w:rPr>
            <w:rStyle w:val="Hipervnculo"/>
            <w:noProof/>
          </w:rPr>
          <w:t>Figura 7.5 “Captura de pantalla de prueba 1-2-3 caso de uso N°1.4”</w:t>
        </w:r>
        <w:r>
          <w:rPr>
            <w:noProof/>
            <w:webHidden/>
          </w:rPr>
          <w:tab/>
        </w:r>
        <w:r>
          <w:rPr>
            <w:noProof/>
            <w:webHidden/>
          </w:rPr>
          <w:fldChar w:fldCharType="begin"/>
        </w:r>
        <w:r>
          <w:rPr>
            <w:noProof/>
            <w:webHidden/>
          </w:rPr>
          <w:instrText xml:space="preserve"> PAGEREF _Toc213786979 \h </w:instrText>
        </w:r>
        <w:r>
          <w:rPr>
            <w:noProof/>
            <w:webHidden/>
          </w:rPr>
        </w:r>
        <w:r>
          <w:rPr>
            <w:noProof/>
            <w:webHidden/>
          </w:rPr>
          <w:fldChar w:fldCharType="separate"/>
        </w:r>
        <w:r>
          <w:rPr>
            <w:noProof/>
            <w:webHidden/>
          </w:rPr>
          <w:t>206</w:t>
        </w:r>
        <w:r>
          <w:rPr>
            <w:noProof/>
            <w:webHidden/>
          </w:rPr>
          <w:fldChar w:fldCharType="end"/>
        </w:r>
      </w:hyperlink>
    </w:p>
    <w:p w14:paraId="0F51E600" w14:textId="7A10F9AE"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81" w:history="1">
        <w:r w:rsidRPr="00C81416">
          <w:rPr>
            <w:rStyle w:val="Hipervnculo"/>
            <w:noProof/>
          </w:rPr>
          <w:t>Figura 7.6 “Captura de pantalla de prueba 1-2-3 caso de uso N°1.5”</w:t>
        </w:r>
        <w:r>
          <w:rPr>
            <w:noProof/>
            <w:webHidden/>
          </w:rPr>
          <w:tab/>
        </w:r>
        <w:r>
          <w:rPr>
            <w:noProof/>
            <w:webHidden/>
          </w:rPr>
          <w:fldChar w:fldCharType="begin"/>
        </w:r>
        <w:r>
          <w:rPr>
            <w:noProof/>
            <w:webHidden/>
          </w:rPr>
          <w:instrText xml:space="preserve"> PAGEREF _Toc213786981 \h </w:instrText>
        </w:r>
        <w:r>
          <w:rPr>
            <w:noProof/>
            <w:webHidden/>
          </w:rPr>
        </w:r>
        <w:r>
          <w:rPr>
            <w:noProof/>
            <w:webHidden/>
          </w:rPr>
          <w:fldChar w:fldCharType="separate"/>
        </w:r>
        <w:r>
          <w:rPr>
            <w:noProof/>
            <w:webHidden/>
          </w:rPr>
          <w:t>209</w:t>
        </w:r>
        <w:r>
          <w:rPr>
            <w:noProof/>
            <w:webHidden/>
          </w:rPr>
          <w:fldChar w:fldCharType="end"/>
        </w:r>
      </w:hyperlink>
    </w:p>
    <w:p w14:paraId="6A3E6D6B" w14:textId="678EC730"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83" w:history="1">
        <w:r w:rsidRPr="00C81416">
          <w:rPr>
            <w:rStyle w:val="Hipervnculo"/>
            <w:noProof/>
          </w:rPr>
          <w:t>Figura 7.7 “Captura de pantalla de prueba 1-2-3 caso de uso N°1.6”</w:t>
        </w:r>
        <w:r>
          <w:rPr>
            <w:noProof/>
            <w:webHidden/>
          </w:rPr>
          <w:tab/>
        </w:r>
        <w:r>
          <w:rPr>
            <w:noProof/>
            <w:webHidden/>
          </w:rPr>
          <w:fldChar w:fldCharType="begin"/>
        </w:r>
        <w:r>
          <w:rPr>
            <w:noProof/>
            <w:webHidden/>
          </w:rPr>
          <w:instrText xml:space="preserve"> PAGEREF _Toc213786983 \h </w:instrText>
        </w:r>
        <w:r>
          <w:rPr>
            <w:noProof/>
            <w:webHidden/>
          </w:rPr>
        </w:r>
        <w:r>
          <w:rPr>
            <w:noProof/>
            <w:webHidden/>
          </w:rPr>
          <w:fldChar w:fldCharType="separate"/>
        </w:r>
        <w:r>
          <w:rPr>
            <w:noProof/>
            <w:webHidden/>
          </w:rPr>
          <w:t>213</w:t>
        </w:r>
        <w:r>
          <w:rPr>
            <w:noProof/>
            <w:webHidden/>
          </w:rPr>
          <w:fldChar w:fldCharType="end"/>
        </w:r>
      </w:hyperlink>
    </w:p>
    <w:p w14:paraId="18A801FE" w14:textId="58E7D4ED"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85" w:history="1">
        <w:r w:rsidRPr="00C81416">
          <w:rPr>
            <w:rStyle w:val="Hipervnculo"/>
            <w:noProof/>
          </w:rPr>
          <w:t>Figura 7.8 “Captura de pantalla de prueba 1-2-3 caso de uso N°1.7”</w:t>
        </w:r>
        <w:r>
          <w:rPr>
            <w:noProof/>
            <w:webHidden/>
          </w:rPr>
          <w:tab/>
        </w:r>
        <w:r>
          <w:rPr>
            <w:noProof/>
            <w:webHidden/>
          </w:rPr>
          <w:fldChar w:fldCharType="begin"/>
        </w:r>
        <w:r>
          <w:rPr>
            <w:noProof/>
            <w:webHidden/>
          </w:rPr>
          <w:instrText xml:space="preserve"> PAGEREF _Toc213786985 \h </w:instrText>
        </w:r>
        <w:r>
          <w:rPr>
            <w:noProof/>
            <w:webHidden/>
          </w:rPr>
        </w:r>
        <w:r>
          <w:rPr>
            <w:noProof/>
            <w:webHidden/>
          </w:rPr>
          <w:fldChar w:fldCharType="separate"/>
        </w:r>
        <w:r>
          <w:rPr>
            <w:noProof/>
            <w:webHidden/>
          </w:rPr>
          <w:t>217</w:t>
        </w:r>
        <w:r>
          <w:rPr>
            <w:noProof/>
            <w:webHidden/>
          </w:rPr>
          <w:fldChar w:fldCharType="end"/>
        </w:r>
      </w:hyperlink>
    </w:p>
    <w:p w14:paraId="284C41C5" w14:textId="4B3104D3"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87" w:history="1">
        <w:r w:rsidRPr="00C81416">
          <w:rPr>
            <w:rStyle w:val="Hipervnculo"/>
            <w:noProof/>
          </w:rPr>
          <w:t>Figura 7.9 “Captura de pantalla de prueba 1-2-3 caso de uso N°1.8”</w:t>
        </w:r>
        <w:r>
          <w:rPr>
            <w:noProof/>
            <w:webHidden/>
          </w:rPr>
          <w:tab/>
        </w:r>
        <w:r>
          <w:rPr>
            <w:noProof/>
            <w:webHidden/>
          </w:rPr>
          <w:fldChar w:fldCharType="begin"/>
        </w:r>
        <w:r>
          <w:rPr>
            <w:noProof/>
            <w:webHidden/>
          </w:rPr>
          <w:instrText xml:space="preserve"> PAGEREF _Toc213786987 \h </w:instrText>
        </w:r>
        <w:r>
          <w:rPr>
            <w:noProof/>
            <w:webHidden/>
          </w:rPr>
        </w:r>
        <w:r>
          <w:rPr>
            <w:noProof/>
            <w:webHidden/>
          </w:rPr>
          <w:fldChar w:fldCharType="separate"/>
        </w:r>
        <w:r>
          <w:rPr>
            <w:noProof/>
            <w:webHidden/>
          </w:rPr>
          <w:t>220</w:t>
        </w:r>
        <w:r>
          <w:rPr>
            <w:noProof/>
            <w:webHidden/>
          </w:rPr>
          <w:fldChar w:fldCharType="end"/>
        </w:r>
      </w:hyperlink>
    </w:p>
    <w:p w14:paraId="300FDD84" w14:textId="4A4526E9"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89" w:history="1">
        <w:r w:rsidRPr="00C81416">
          <w:rPr>
            <w:rStyle w:val="Hipervnculo"/>
            <w:noProof/>
          </w:rPr>
          <w:t>Figura 7.10 “Captura de pantalla de prueba 1-2-3 caso de uso N°1.9”</w:t>
        </w:r>
        <w:r>
          <w:rPr>
            <w:noProof/>
            <w:webHidden/>
          </w:rPr>
          <w:tab/>
        </w:r>
        <w:r>
          <w:rPr>
            <w:noProof/>
            <w:webHidden/>
          </w:rPr>
          <w:fldChar w:fldCharType="begin"/>
        </w:r>
        <w:r>
          <w:rPr>
            <w:noProof/>
            <w:webHidden/>
          </w:rPr>
          <w:instrText xml:space="preserve"> PAGEREF _Toc213786989 \h </w:instrText>
        </w:r>
        <w:r>
          <w:rPr>
            <w:noProof/>
            <w:webHidden/>
          </w:rPr>
        </w:r>
        <w:r>
          <w:rPr>
            <w:noProof/>
            <w:webHidden/>
          </w:rPr>
          <w:fldChar w:fldCharType="separate"/>
        </w:r>
        <w:r>
          <w:rPr>
            <w:noProof/>
            <w:webHidden/>
          </w:rPr>
          <w:t>223</w:t>
        </w:r>
        <w:r>
          <w:rPr>
            <w:noProof/>
            <w:webHidden/>
          </w:rPr>
          <w:fldChar w:fldCharType="end"/>
        </w:r>
      </w:hyperlink>
    </w:p>
    <w:p w14:paraId="22AEC940" w14:textId="4954F772"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91" w:history="1">
        <w:r w:rsidRPr="00C81416">
          <w:rPr>
            <w:rStyle w:val="Hipervnculo"/>
            <w:noProof/>
          </w:rPr>
          <w:t>Figura 7.11 “Captura de pantalla de prueba 1-2-3 caso de uso N°1.10”</w:t>
        </w:r>
        <w:r>
          <w:rPr>
            <w:noProof/>
            <w:webHidden/>
          </w:rPr>
          <w:tab/>
        </w:r>
        <w:r>
          <w:rPr>
            <w:noProof/>
            <w:webHidden/>
          </w:rPr>
          <w:fldChar w:fldCharType="begin"/>
        </w:r>
        <w:r>
          <w:rPr>
            <w:noProof/>
            <w:webHidden/>
          </w:rPr>
          <w:instrText xml:space="preserve"> PAGEREF _Toc213786991 \h </w:instrText>
        </w:r>
        <w:r>
          <w:rPr>
            <w:noProof/>
            <w:webHidden/>
          </w:rPr>
        </w:r>
        <w:r>
          <w:rPr>
            <w:noProof/>
            <w:webHidden/>
          </w:rPr>
          <w:fldChar w:fldCharType="separate"/>
        </w:r>
        <w:r>
          <w:rPr>
            <w:noProof/>
            <w:webHidden/>
          </w:rPr>
          <w:t>227</w:t>
        </w:r>
        <w:r>
          <w:rPr>
            <w:noProof/>
            <w:webHidden/>
          </w:rPr>
          <w:fldChar w:fldCharType="end"/>
        </w:r>
      </w:hyperlink>
    </w:p>
    <w:p w14:paraId="7EC459E4" w14:textId="7B0EAD7A"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93" w:history="1">
        <w:r w:rsidRPr="00C81416">
          <w:rPr>
            <w:rStyle w:val="Hipervnculo"/>
            <w:noProof/>
          </w:rPr>
          <w:t>Figura 7.12 “Captura de pantalla de prueba 1-2 caso de uso N°1.11”</w:t>
        </w:r>
        <w:r>
          <w:rPr>
            <w:noProof/>
            <w:webHidden/>
          </w:rPr>
          <w:tab/>
        </w:r>
        <w:r>
          <w:rPr>
            <w:noProof/>
            <w:webHidden/>
          </w:rPr>
          <w:fldChar w:fldCharType="begin"/>
        </w:r>
        <w:r>
          <w:rPr>
            <w:noProof/>
            <w:webHidden/>
          </w:rPr>
          <w:instrText xml:space="preserve"> PAGEREF _Toc213786993 \h </w:instrText>
        </w:r>
        <w:r>
          <w:rPr>
            <w:noProof/>
            <w:webHidden/>
          </w:rPr>
        </w:r>
        <w:r>
          <w:rPr>
            <w:noProof/>
            <w:webHidden/>
          </w:rPr>
          <w:fldChar w:fldCharType="separate"/>
        </w:r>
        <w:r>
          <w:rPr>
            <w:noProof/>
            <w:webHidden/>
          </w:rPr>
          <w:t>230</w:t>
        </w:r>
        <w:r>
          <w:rPr>
            <w:noProof/>
            <w:webHidden/>
          </w:rPr>
          <w:fldChar w:fldCharType="end"/>
        </w:r>
      </w:hyperlink>
    </w:p>
    <w:p w14:paraId="62B62A87" w14:textId="1E030ABE"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95" w:history="1">
        <w:r w:rsidRPr="00C81416">
          <w:rPr>
            <w:rStyle w:val="Hipervnculo"/>
            <w:noProof/>
          </w:rPr>
          <w:t>Figura 7.13 “Captura de pantalla de prueba 1-2-3 caso de uso N°1.12”</w:t>
        </w:r>
        <w:r>
          <w:rPr>
            <w:noProof/>
            <w:webHidden/>
          </w:rPr>
          <w:tab/>
        </w:r>
        <w:r>
          <w:rPr>
            <w:noProof/>
            <w:webHidden/>
          </w:rPr>
          <w:fldChar w:fldCharType="begin"/>
        </w:r>
        <w:r>
          <w:rPr>
            <w:noProof/>
            <w:webHidden/>
          </w:rPr>
          <w:instrText xml:space="preserve"> PAGEREF _Toc213786995 \h </w:instrText>
        </w:r>
        <w:r>
          <w:rPr>
            <w:noProof/>
            <w:webHidden/>
          </w:rPr>
        </w:r>
        <w:r>
          <w:rPr>
            <w:noProof/>
            <w:webHidden/>
          </w:rPr>
          <w:fldChar w:fldCharType="separate"/>
        </w:r>
        <w:r>
          <w:rPr>
            <w:noProof/>
            <w:webHidden/>
          </w:rPr>
          <w:t>233</w:t>
        </w:r>
        <w:r>
          <w:rPr>
            <w:noProof/>
            <w:webHidden/>
          </w:rPr>
          <w:fldChar w:fldCharType="end"/>
        </w:r>
      </w:hyperlink>
    </w:p>
    <w:p w14:paraId="35E8AE9B" w14:textId="5F249F56"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97" w:history="1">
        <w:r w:rsidRPr="00C81416">
          <w:rPr>
            <w:rStyle w:val="Hipervnculo"/>
            <w:noProof/>
          </w:rPr>
          <w:t>Figura 7.14 “Captura de pantalla de prueba 1-2-3 caso de uso N°1.13”</w:t>
        </w:r>
        <w:r>
          <w:rPr>
            <w:noProof/>
            <w:webHidden/>
          </w:rPr>
          <w:tab/>
        </w:r>
        <w:r>
          <w:rPr>
            <w:noProof/>
            <w:webHidden/>
          </w:rPr>
          <w:fldChar w:fldCharType="begin"/>
        </w:r>
        <w:r>
          <w:rPr>
            <w:noProof/>
            <w:webHidden/>
          </w:rPr>
          <w:instrText xml:space="preserve"> PAGEREF _Toc213786997 \h </w:instrText>
        </w:r>
        <w:r>
          <w:rPr>
            <w:noProof/>
            <w:webHidden/>
          </w:rPr>
        </w:r>
        <w:r>
          <w:rPr>
            <w:noProof/>
            <w:webHidden/>
          </w:rPr>
          <w:fldChar w:fldCharType="separate"/>
        </w:r>
        <w:r>
          <w:rPr>
            <w:noProof/>
            <w:webHidden/>
          </w:rPr>
          <w:t>237</w:t>
        </w:r>
        <w:r>
          <w:rPr>
            <w:noProof/>
            <w:webHidden/>
          </w:rPr>
          <w:fldChar w:fldCharType="end"/>
        </w:r>
      </w:hyperlink>
    </w:p>
    <w:p w14:paraId="40DF0A58" w14:textId="5E96857E"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6999" w:history="1">
        <w:r w:rsidRPr="00C81416">
          <w:rPr>
            <w:rStyle w:val="Hipervnculo"/>
            <w:noProof/>
          </w:rPr>
          <w:t>Figura 7.15 “Captura de pantalla de prueba 1-2-3 caso de uso N°1.14”</w:t>
        </w:r>
        <w:r>
          <w:rPr>
            <w:noProof/>
            <w:webHidden/>
          </w:rPr>
          <w:tab/>
        </w:r>
        <w:r>
          <w:rPr>
            <w:noProof/>
            <w:webHidden/>
          </w:rPr>
          <w:fldChar w:fldCharType="begin"/>
        </w:r>
        <w:r>
          <w:rPr>
            <w:noProof/>
            <w:webHidden/>
          </w:rPr>
          <w:instrText xml:space="preserve"> PAGEREF _Toc213786999 \h </w:instrText>
        </w:r>
        <w:r>
          <w:rPr>
            <w:noProof/>
            <w:webHidden/>
          </w:rPr>
        </w:r>
        <w:r>
          <w:rPr>
            <w:noProof/>
            <w:webHidden/>
          </w:rPr>
          <w:fldChar w:fldCharType="separate"/>
        </w:r>
        <w:r>
          <w:rPr>
            <w:noProof/>
            <w:webHidden/>
          </w:rPr>
          <w:t>240</w:t>
        </w:r>
        <w:r>
          <w:rPr>
            <w:noProof/>
            <w:webHidden/>
          </w:rPr>
          <w:fldChar w:fldCharType="end"/>
        </w:r>
      </w:hyperlink>
    </w:p>
    <w:p w14:paraId="6232A1F4" w14:textId="4E368D64"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01" w:history="1">
        <w:r w:rsidRPr="00C81416">
          <w:rPr>
            <w:rStyle w:val="Hipervnculo"/>
            <w:noProof/>
          </w:rPr>
          <w:t>Figura 7.16 “Captura de pantalla de prueba 1-2-3 caso de uso N°1.15”</w:t>
        </w:r>
        <w:r>
          <w:rPr>
            <w:noProof/>
            <w:webHidden/>
          </w:rPr>
          <w:tab/>
        </w:r>
        <w:r>
          <w:rPr>
            <w:noProof/>
            <w:webHidden/>
          </w:rPr>
          <w:fldChar w:fldCharType="begin"/>
        </w:r>
        <w:r>
          <w:rPr>
            <w:noProof/>
            <w:webHidden/>
          </w:rPr>
          <w:instrText xml:space="preserve"> PAGEREF _Toc213787001 \h </w:instrText>
        </w:r>
        <w:r>
          <w:rPr>
            <w:noProof/>
            <w:webHidden/>
          </w:rPr>
        </w:r>
        <w:r>
          <w:rPr>
            <w:noProof/>
            <w:webHidden/>
          </w:rPr>
          <w:fldChar w:fldCharType="separate"/>
        </w:r>
        <w:r>
          <w:rPr>
            <w:noProof/>
            <w:webHidden/>
          </w:rPr>
          <w:t>244</w:t>
        </w:r>
        <w:r>
          <w:rPr>
            <w:noProof/>
            <w:webHidden/>
          </w:rPr>
          <w:fldChar w:fldCharType="end"/>
        </w:r>
      </w:hyperlink>
    </w:p>
    <w:p w14:paraId="6DFB8DDE" w14:textId="79CA604E"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03" w:history="1">
        <w:r w:rsidRPr="00C81416">
          <w:rPr>
            <w:rStyle w:val="Hipervnculo"/>
            <w:noProof/>
          </w:rPr>
          <w:t>Figura 7.17 “Captura de pantalla de prueba 1-2-3 caso de uso N°1.16</w:t>
        </w:r>
        <w:r>
          <w:rPr>
            <w:noProof/>
            <w:webHidden/>
          </w:rPr>
          <w:tab/>
        </w:r>
        <w:r>
          <w:rPr>
            <w:noProof/>
            <w:webHidden/>
          </w:rPr>
          <w:fldChar w:fldCharType="begin"/>
        </w:r>
        <w:r>
          <w:rPr>
            <w:noProof/>
            <w:webHidden/>
          </w:rPr>
          <w:instrText xml:space="preserve"> PAGEREF _Toc213787003 \h </w:instrText>
        </w:r>
        <w:r>
          <w:rPr>
            <w:noProof/>
            <w:webHidden/>
          </w:rPr>
        </w:r>
        <w:r>
          <w:rPr>
            <w:noProof/>
            <w:webHidden/>
          </w:rPr>
          <w:fldChar w:fldCharType="separate"/>
        </w:r>
        <w:r>
          <w:rPr>
            <w:noProof/>
            <w:webHidden/>
          </w:rPr>
          <w:t>247</w:t>
        </w:r>
        <w:r>
          <w:rPr>
            <w:noProof/>
            <w:webHidden/>
          </w:rPr>
          <w:fldChar w:fldCharType="end"/>
        </w:r>
      </w:hyperlink>
    </w:p>
    <w:p w14:paraId="1AC94750" w14:textId="3E205D3B"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05" w:history="1">
        <w:r w:rsidRPr="00C81416">
          <w:rPr>
            <w:rStyle w:val="Hipervnculo"/>
            <w:noProof/>
          </w:rPr>
          <w:t>Figura 7.18 “Captura de pantalla de prueba 1-2-3 caso de uso N°1.17”</w:t>
        </w:r>
        <w:r>
          <w:rPr>
            <w:noProof/>
            <w:webHidden/>
          </w:rPr>
          <w:tab/>
        </w:r>
        <w:r>
          <w:rPr>
            <w:noProof/>
            <w:webHidden/>
          </w:rPr>
          <w:fldChar w:fldCharType="begin"/>
        </w:r>
        <w:r>
          <w:rPr>
            <w:noProof/>
            <w:webHidden/>
          </w:rPr>
          <w:instrText xml:space="preserve"> PAGEREF _Toc213787005 \h </w:instrText>
        </w:r>
        <w:r>
          <w:rPr>
            <w:noProof/>
            <w:webHidden/>
          </w:rPr>
        </w:r>
        <w:r>
          <w:rPr>
            <w:noProof/>
            <w:webHidden/>
          </w:rPr>
          <w:fldChar w:fldCharType="separate"/>
        </w:r>
        <w:r>
          <w:rPr>
            <w:noProof/>
            <w:webHidden/>
          </w:rPr>
          <w:t>250</w:t>
        </w:r>
        <w:r>
          <w:rPr>
            <w:noProof/>
            <w:webHidden/>
          </w:rPr>
          <w:fldChar w:fldCharType="end"/>
        </w:r>
      </w:hyperlink>
    </w:p>
    <w:p w14:paraId="37039670" w14:textId="1CB56BCD"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07" w:history="1">
        <w:r w:rsidRPr="00C81416">
          <w:rPr>
            <w:rStyle w:val="Hipervnculo"/>
            <w:noProof/>
          </w:rPr>
          <w:t>Figura 7.19 “Captura de pantalla de prueba 1-2-3 caso de uso N°1.18”</w:t>
        </w:r>
        <w:r>
          <w:rPr>
            <w:noProof/>
            <w:webHidden/>
          </w:rPr>
          <w:tab/>
        </w:r>
        <w:r>
          <w:rPr>
            <w:noProof/>
            <w:webHidden/>
          </w:rPr>
          <w:fldChar w:fldCharType="begin"/>
        </w:r>
        <w:r>
          <w:rPr>
            <w:noProof/>
            <w:webHidden/>
          </w:rPr>
          <w:instrText xml:space="preserve"> PAGEREF _Toc213787007 \h </w:instrText>
        </w:r>
        <w:r>
          <w:rPr>
            <w:noProof/>
            <w:webHidden/>
          </w:rPr>
        </w:r>
        <w:r>
          <w:rPr>
            <w:noProof/>
            <w:webHidden/>
          </w:rPr>
          <w:fldChar w:fldCharType="separate"/>
        </w:r>
        <w:r>
          <w:rPr>
            <w:noProof/>
            <w:webHidden/>
          </w:rPr>
          <w:t>253</w:t>
        </w:r>
        <w:r>
          <w:rPr>
            <w:noProof/>
            <w:webHidden/>
          </w:rPr>
          <w:fldChar w:fldCharType="end"/>
        </w:r>
      </w:hyperlink>
    </w:p>
    <w:p w14:paraId="189FF956" w14:textId="20D4FC1E"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09" w:history="1">
        <w:r w:rsidRPr="00C81416">
          <w:rPr>
            <w:rStyle w:val="Hipervnculo"/>
            <w:noProof/>
          </w:rPr>
          <w:t>Figura 7.20 “Captura de pantalla de prueba 1-2-3 caso de uso N°1.19”</w:t>
        </w:r>
        <w:r>
          <w:rPr>
            <w:noProof/>
            <w:webHidden/>
          </w:rPr>
          <w:tab/>
        </w:r>
        <w:r>
          <w:rPr>
            <w:noProof/>
            <w:webHidden/>
          </w:rPr>
          <w:fldChar w:fldCharType="begin"/>
        </w:r>
        <w:r>
          <w:rPr>
            <w:noProof/>
            <w:webHidden/>
          </w:rPr>
          <w:instrText xml:space="preserve"> PAGEREF _Toc213787009 \h </w:instrText>
        </w:r>
        <w:r>
          <w:rPr>
            <w:noProof/>
            <w:webHidden/>
          </w:rPr>
        </w:r>
        <w:r>
          <w:rPr>
            <w:noProof/>
            <w:webHidden/>
          </w:rPr>
          <w:fldChar w:fldCharType="separate"/>
        </w:r>
        <w:r>
          <w:rPr>
            <w:noProof/>
            <w:webHidden/>
          </w:rPr>
          <w:t>256</w:t>
        </w:r>
        <w:r>
          <w:rPr>
            <w:noProof/>
            <w:webHidden/>
          </w:rPr>
          <w:fldChar w:fldCharType="end"/>
        </w:r>
      </w:hyperlink>
    </w:p>
    <w:p w14:paraId="776F4048" w14:textId="07233984"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11" w:history="1">
        <w:r w:rsidRPr="00C81416">
          <w:rPr>
            <w:rStyle w:val="Hipervnculo"/>
            <w:noProof/>
          </w:rPr>
          <w:t>Figura 7.21 “Captura de pantalla de prueba 1-2-3 caso de uso N°1.20”</w:t>
        </w:r>
        <w:r>
          <w:rPr>
            <w:noProof/>
            <w:webHidden/>
          </w:rPr>
          <w:tab/>
        </w:r>
        <w:r>
          <w:rPr>
            <w:noProof/>
            <w:webHidden/>
          </w:rPr>
          <w:fldChar w:fldCharType="begin"/>
        </w:r>
        <w:r>
          <w:rPr>
            <w:noProof/>
            <w:webHidden/>
          </w:rPr>
          <w:instrText xml:space="preserve"> PAGEREF _Toc213787011 \h </w:instrText>
        </w:r>
        <w:r>
          <w:rPr>
            <w:noProof/>
            <w:webHidden/>
          </w:rPr>
        </w:r>
        <w:r>
          <w:rPr>
            <w:noProof/>
            <w:webHidden/>
          </w:rPr>
          <w:fldChar w:fldCharType="separate"/>
        </w:r>
        <w:r>
          <w:rPr>
            <w:noProof/>
            <w:webHidden/>
          </w:rPr>
          <w:t>259</w:t>
        </w:r>
        <w:r>
          <w:rPr>
            <w:noProof/>
            <w:webHidden/>
          </w:rPr>
          <w:fldChar w:fldCharType="end"/>
        </w:r>
      </w:hyperlink>
    </w:p>
    <w:p w14:paraId="1F520B6A" w14:textId="6BA67518"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13" w:history="1">
        <w:r w:rsidRPr="00C81416">
          <w:rPr>
            <w:rStyle w:val="Hipervnculo"/>
            <w:noProof/>
          </w:rPr>
          <w:t>Figura 7.22 “Captura de pantalla de prueba 1-2-3 caso de uso N°1.21”</w:t>
        </w:r>
        <w:r>
          <w:rPr>
            <w:noProof/>
            <w:webHidden/>
          </w:rPr>
          <w:tab/>
        </w:r>
        <w:r>
          <w:rPr>
            <w:noProof/>
            <w:webHidden/>
          </w:rPr>
          <w:fldChar w:fldCharType="begin"/>
        </w:r>
        <w:r>
          <w:rPr>
            <w:noProof/>
            <w:webHidden/>
          </w:rPr>
          <w:instrText xml:space="preserve"> PAGEREF _Toc213787013 \h </w:instrText>
        </w:r>
        <w:r>
          <w:rPr>
            <w:noProof/>
            <w:webHidden/>
          </w:rPr>
        </w:r>
        <w:r>
          <w:rPr>
            <w:noProof/>
            <w:webHidden/>
          </w:rPr>
          <w:fldChar w:fldCharType="separate"/>
        </w:r>
        <w:r>
          <w:rPr>
            <w:noProof/>
            <w:webHidden/>
          </w:rPr>
          <w:t>262</w:t>
        </w:r>
        <w:r>
          <w:rPr>
            <w:noProof/>
            <w:webHidden/>
          </w:rPr>
          <w:fldChar w:fldCharType="end"/>
        </w:r>
      </w:hyperlink>
    </w:p>
    <w:p w14:paraId="747A79BF" w14:textId="446C61FC"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15" w:history="1">
        <w:r w:rsidRPr="00C81416">
          <w:rPr>
            <w:rStyle w:val="Hipervnculo"/>
            <w:noProof/>
          </w:rPr>
          <w:t>Figura 7.23 “Captura de pantalla de prueba 1-2-3-4 caso de uso N°2.1”</w:t>
        </w:r>
        <w:r>
          <w:rPr>
            <w:noProof/>
            <w:webHidden/>
          </w:rPr>
          <w:tab/>
        </w:r>
        <w:r>
          <w:rPr>
            <w:noProof/>
            <w:webHidden/>
          </w:rPr>
          <w:fldChar w:fldCharType="begin"/>
        </w:r>
        <w:r>
          <w:rPr>
            <w:noProof/>
            <w:webHidden/>
          </w:rPr>
          <w:instrText xml:space="preserve"> PAGEREF _Toc213787015 \h </w:instrText>
        </w:r>
        <w:r>
          <w:rPr>
            <w:noProof/>
            <w:webHidden/>
          </w:rPr>
        </w:r>
        <w:r>
          <w:rPr>
            <w:noProof/>
            <w:webHidden/>
          </w:rPr>
          <w:fldChar w:fldCharType="separate"/>
        </w:r>
        <w:r>
          <w:rPr>
            <w:noProof/>
            <w:webHidden/>
          </w:rPr>
          <w:t>266</w:t>
        </w:r>
        <w:r>
          <w:rPr>
            <w:noProof/>
            <w:webHidden/>
          </w:rPr>
          <w:fldChar w:fldCharType="end"/>
        </w:r>
      </w:hyperlink>
    </w:p>
    <w:p w14:paraId="4B82CBD0" w14:textId="383CAD85"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19" w:history="1">
        <w:r w:rsidRPr="00C81416">
          <w:rPr>
            <w:rStyle w:val="Hipervnculo"/>
            <w:noProof/>
          </w:rPr>
          <w:t>Figura 7.25 “Captura de pantalla de prueba 1-2-3 caso de uso N°2.3”</w:t>
        </w:r>
        <w:r>
          <w:rPr>
            <w:noProof/>
            <w:webHidden/>
          </w:rPr>
          <w:tab/>
        </w:r>
        <w:r>
          <w:rPr>
            <w:noProof/>
            <w:webHidden/>
          </w:rPr>
          <w:fldChar w:fldCharType="begin"/>
        </w:r>
        <w:r>
          <w:rPr>
            <w:noProof/>
            <w:webHidden/>
          </w:rPr>
          <w:instrText xml:space="preserve"> PAGEREF _Toc213787019 \h </w:instrText>
        </w:r>
        <w:r>
          <w:rPr>
            <w:noProof/>
            <w:webHidden/>
          </w:rPr>
        </w:r>
        <w:r>
          <w:rPr>
            <w:noProof/>
            <w:webHidden/>
          </w:rPr>
          <w:fldChar w:fldCharType="separate"/>
        </w:r>
        <w:r>
          <w:rPr>
            <w:noProof/>
            <w:webHidden/>
          </w:rPr>
          <w:t>272</w:t>
        </w:r>
        <w:r>
          <w:rPr>
            <w:noProof/>
            <w:webHidden/>
          </w:rPr>
          <w:fldChar w:fldCharType="end"/>
        </w:r>
      </w:hyperlink>
    </w:p>
    <w:p w14:paraId="502F2330" w14:textId="1D76D21F"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21" w:history="1">
        <w:r w:rsidRPr="00C81416">
          <w:rPr>
            <w:rStyle w:val="Hipervnculo"/>
            <w:noProof/>
          </w:rPr>
          <w:t>Figura 7.26 “Captura de pantalla de prueba 1-2-3 caso de uso N°2.4”</w:t>
        </w:r>
        <w:r>
          <w:rPr>
            <w:noProof/>
            <w:webHidden/>
          </w:rPr>
          <w:tab/>
        </w:r>
        <w:r>
          <w:rPr>
            <w:noProof/>
            <w:webHidden/>
          </w:rPr>
          <w:fldChar w:fldCharType="begin"/>
        </w:r>
        <w:r>
          <w:rPr>
            <w:noProof/>
            <w:webHidden/>
          </w:rPr>
          <w:instrText xml:space="preserve"> PAGEREF _Toc213787021 \h </w:instrText>
        </w:r>
        <w:r>
          <w:rPr>
            <w:noProof/>
            <w:webHidden/>
          </w:rPr>
        </w:r>
        <w:r>
          <w:rPr>
            <w:noProof/>
            <w:webHidden/>
          </w:rPr>
          <w:fldChar w:fldCharType="separate"/>
        </w:r>
        <w:r>
          <w:rPr>
            <w:noProof/>
            <w:webHidden/>
          </w:rPr>
          <w:t>275</w:t>
        </w:r>
        <w:r>
          <w:rPr>
            <w:noProof/>
            <w:webHidden/>
          </w:rPr>
          <w:fldChar w:fldCharType="end"/>
        </w:r>
      </w:hyperlink>
    </w:p>
    <w:p w14:paraId="48204361" w14:textId="0D27C18B"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23" w:history="1">
        <w:r w:rsidRPr="00C81416">
          <w:rPr>
            <w:rStyle w:val="Hipervnculo"/>
            <w:noProof/>
          </w:rPr>
          <w:t>Figura 7.27 “Captura de pantalla de prueba 1-2-3 caso de uso N°2.5”</w:t>
        </w:r>
        <w:r>
          <w:rPr>
            <w:noProof/>
            <w:webHidden/>
          </w:rPr>
          <w:tab/>
        </w:r>
        <w:r>
          <w:rPr>
            <w:noProof/>
            <w:webHidden/>
          </w:rPr>
          <w:fldChar w:fldCharType="begin"/>
        </w:r>
        <w:r>
          <w:rPr>
            <w:noProof/>
            <w:webHidden/>
          </w:rPr>
          <w:instrText xml:space="preserve"> PAGEREF _Toc213787023 \h </w:instrText>
        </w:r>
        <w:r>
          <w:rPr>
            <w:noProof/>
            <w:webHidden/>
          </w:rPr>
        </w:r>
        <w:r>
          <w:rPr>
            <w:noProof/>
            <w:webHidden/>
          </w:rPr>
          <w:fldChar w:fldCharType="separate"/>
        </w:r>
        <w:r>
          <w:rPr>
            <w:noProof/>
            <w:webHidden/>
          </w:rPr>
          <w:t>278</w:t>
        </w:r>
        <w:r>
          <w:rPr>
            <w:noProof/>
            <w:webHidden/>
          </w:rPr>
          <w:fldChar w:fldCharType="end"/>
        </w:r>
      </w:hyperlink>
    </w:p>
    <w:p w14:paraId="778E3FC2" w14:textId="6F4F7352"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25" w:history="1">
        <w:r w:rsidRPr="00C81416">
          <w:rPr>
            <w:rStyle w:val="Hipervnculo"/>
            <w:noProof/>
          </w:rPr>
          <w:t>Figura 7.28 “Captura de pantalla de prueba 1-2-3 caso de uso N°2.6.1”</w:t>
        </w:r>
        <w:r>
          <w:rPr>
            <w:noProof/>
            <w:webHidden/>
          </w:rPr>
          <w:tab/>
        </w:r>
        <w:r>
          <w:rPr>
            <w:noProof/>
            <w:webHidden/>
          </w:rPr>
          <w:fldChar w:fldCharType="begin"/>
        </w:r>
        <w:r>
          <w:rPr>
            <w:noProof/>
            <w:webHidden/>
          </w:rPr>
          <w:instrText xml:space="preserve"> PAGEREF _Toc213787025 \h </w:instrText>
        </w:r>
        <w:r>
          <w:rPr>
            <w:noProof/>
            <w:webHidden/>
          </w:rPr>
        </w:r>
        <w:r>
          <w:rPr>
            <w:noProof/>
            <w:webHidden/>
          </w:rPr>
          <w:fldChar w:fldCharType="separate"/>
        </w:r>
        <w:r>
          <w:rPr>
            <w:noProof/>
            <w:webHidden/>
          </w:rPr>
          <w:t>282</w:t>
        </w:r>
        <w:r>
          <w:rPr>
            <w:noProof/>
            <w:webHidden/>
          </w:rPr>
          <w:fldChar w:fldCharType="end"/>
        </w:r>
      </w:hyperlink>
    </w:p>
    <w:p w14:paraId="1AFAB539" w14:textId="490C2C99"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27" w:history="1">
        <w:r w:rsidRPr="00C81416">
          <w:rPr>
            <w:rStyle w:val="Hipervnculo"/>
            <w:noProof/>
          </w:rPr>
          <w:t>Figura 7.29 “Captura de pantalla de prueba 1-2-3 caso de uso N°2.6.2”</w:t>
        </w:r>
        <w:r>
          <w:rPr>
            <w:noProof/>
            <w:webHidden/>
          </w:rPr>
          <w:tab/>
        </w:r>
        <w:r>
          <w:rPr>
            <w:noProof/>
            <w:webHidden/>
          </w:rPr>
          <w:fldChar w:fldCharType="begin"/>
        </w:r>
        <w:r>
          <w:rPr>
            <w:noProof/>
            <w:webHidden/>
          </w:rPr>
          <w:instrText xml:space="preserve"> PAGEREF _Toc213787027 \h </w:instrText>
        </w:r>
        <w:r>
          <w:rPr>
            <w:noProof/>
            <w:webHidden/>
          </w:rPr>
        </w:r>
        <w:r>
          <w:rPr>
            <w:noProof/>
            <w:webHidden/>
          </w:rPr>
          <w:fldChar w:fldCharType="separate"/>
        </w:r>
        <w:r>
          <w:rPr>
            <w:noProof/>
            <w:webHidden/>
          </w:rPr>
          <w:t>285</w:t>
        </w:r>
        <w:r>
          <w:rPr>
            <w:noProof/>
            <w:webHidden/>
          </w:rPr>
          <w:fldChar w:fldCharType="end"/>
        </w:r>
      </w:hyperlink>
    </w:p>
    <w:p w14:paraId="699569F6" w14:textId="56288B1D"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29" w:history="1">
        <w:r w:rsidRPr="00C81416">
          <w:rPr>
            <w:rStyle w:val="Hipervnculo"/>
            <w:noProof/>
          </w:rPr>
          <w:t>Figura 7.30 “Captura de pantalla de prueba 1-2-3 caso de uso N°3.1.1”</w:t>
        </w:r>
        <w:r>
          <w:rPr>
            <w:noProof/>
            <w:webHidden/>
          </w:rPr>
          <w:tab/>
        </w:r>
        <w:r>
          <w:rPr>
            <w:noProof/>
            <w:webHidden/>
          </w:rPr>
          <w:fldChar w:fldCharType="begin"/>
        </w:r>
        <w:r>
          <w:rPr>
            <w:noProof/>
            <w:webHidden/>
          </w:rPr>
          <w:instrText xml:space="preserve"> PAGEREF _Toc213787029 \h </w:instrText>
        </w:r>
        <w:r>
          <w:rPr>
            <w:noProof/>
            <w:webHidden/>
          </w:rPr>
        </w:r>
        <w:r>
          <w:rPr>
            <w:noProof/>
            <w:webHidden/>
          </w:rPr>
          <w:fldChar w:fldCharType="separate"/>
        </w:r>
        <w:r>
          <w:rPr>
            <w:noProof/>
            <w:webHidden/>
          </w:rPr>
          <w:t>288</w:t>
        </w:r>
        <w:r>
          <w:rPr>
            <w:noProof/>
            <w:webHidden/>
          </w:rPr>
          <w:fldChar w:fldCharType="end"/>
        </w:r>
      </w:hyperlink>
    </w:p>
    <w:p w14:paraId="6BDD2F7F" w14:textId="068B923F"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31" w:history="1">
        <w:r w:rsidRPr="00C81416">
          <w:rPr>
            <w:rStyle w:val="Hipervnculo"/>
            <w:noProof/>
          </w:rPr>
          <w:t>Figura 7.31 “Captura de pantalla de prueba 1-2-3 caso de uso N°3.1.2”</w:t>
        </w:r>
        <w:r>
          <w:rPr>
            <w:noProof/>
            <w:webHidden/>
          </w:rPr>
          <w:tab/>
        </w:r>
        <w:r>
          <w:rPr>
            <w:noProof/>
            <w:webHidden/>
          </w:rPr>
          <w:fldChar w:fldCharType="begin"/>
        </w:r>
        <w:r>
          <w:rPr>
            <w:noProof/>
            <w:webHidden/>
          </w:rPr>
          <w:instrText xml:space="preserve"> PAGEREF _Toc213787031 \h </w:instrText>
        </w:r>
        <w:r>
          <w:rPr>
            <w:noProof/>
            <w:webHidden/>
          </w:rPr>
        </w:r>
        <w:r>
          <w:rPr>
            <w:noProof/>
            <w:webHidden/>
          </w:rPr>
          <w:fldChar w:fldCharType="separate"/>
        </w:r>
        <w:r>
          <w:rPr>
            <w:noProof/>
            <w:webHidden/>
          </w:rPr>
          <w:t>292</w:t>
        </w:r>
        <w:r>
          <w:rPr>
            <w:noProof/>
            <w:webHidden/>
          </w:rPr>
          <w:fldChar w:fldCharType="end"/>
        </w:r>
      </w:hyperlink>
    </w:p>
    <w:p w14:paraId="43A011E8" w14:textId="10A3B2C1"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33" w:history="1">
        <w:r w:rsidRPr="00C81416">
          <w:rPr>
            <w:rStyle w:val="Hipervnculo"/>
            <w:noProof/>
          </w:rPr>
          <w:t>Figura 7.32 “Captura de pantalla de prueba 1-2-3 caso de uso N°3.2”</w:t>
        </w:r>
        <w:r>
          <w:rPr>
            <w:noProof/>
            <w:webHidden/>
          </w:rPr>
          <w:tab/>
        </w:r>
        <w:r>
          <w:rPr>
            <w:noProof/>
            <w:webHidden/>
          </w:rPr>
          <w:fldChar w:fldCharType="begin"/>
        </w:r>
        <w:r>
          <w:rPr>
            <w:noProof/>
            <w:webHidden/>
          </w:rPr>
          <w:instrText xml:space="preserve"> PAGEREF _Toc213787033 \h </w:instrText>
        </w:r>
        <w:r>
          <w:rPr>
            <w:noProof/>
            <w:webHidden/>
          </w:rPr>
        </w:r>
        <w:r>
          <w:rPr>
            <w:noProof/>
            <w:webHidden/>
          </w:rPr>
          <w:fldChar w:fldCharType="separate"/>
        </w:r>
        <w:r>
          <w:rPr>
            <w:noProof/>
            <w:webHidden/>
          </w:rPr>
          <w:t>295</w:t>
        </w:r>
        <w:r>
          <w:rPr>
            <w:noProof/>
            <w:webHidden/>
          </w:rPr>
          <w:fldChar w:fldCharType="end"/>
        </w:r>
      </w:hyperlink>
    </w:p>
    <w:p w14:paraId="02EC4057" w14:textId="5608FB3E"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35" w:history="1">
        <w:r w:rsidRPr="00C81416">
          <w:rPr>
            <w:rStyle w:val="Hipervnculo"/>
            <w:noProof/>
          </w:rPr>
          <w:t>Figura 7.33 “Captura de pantalla de prueba 1-2-3 caso de uso N°3.3”</w:t>
        </w:r>
        <w:r>
          <w:rPr>
            <w:noProof/>
            <w:webHidden/>
          </w:rPr>
          <w:tab/>
        </w:r>
        <w:r>
          <w:rPr>
            <w:noProof/>
            <w:webHidden/>
          </w:rPr>
          <w:fldChar w:fldCharType="begin"/>
        </w:r>
        <w:r>
          <w:rPr>
            <w:noProof/>
            <w:webHidden/>
          </w:rPr>
          <w:instrText xml:space="preserve"> PAGEREF _Toc213787035 \h </w:instrText>
        </w:r>
        <w:r>
          <w:rPr>
            <w:noProof/>
            <w:webHidden/>
          </w:rPr>
        </w:r>
        <w:r>
          <w:rPr>
            <w:noProof/>
            <w:webHidden/>
          </w:rPr>
          <w:fldChar w:fldCharType="separate"/>
        </w:r>
        <w:r>
          <w:rPr>
            <w:noProof/>
            <w:webHidden/>
          </w:rPr>
          <w:t>298</w:t>
        </w:r>
        <w:r>
          <w:rPr>
            <w:noProof/>
            <w:webHidden/>
          </w:rPr>
          <w:fldChar w:fldCharType="end"/>
        </w:r>
      </w:hyperlink>
    </w:p>
    <w:p w14:paraId="3C809CF1" w14:textId="3440F864"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37" w:history="1">
        <w:r w:rsidRPr="00C81416">
          <w:rPr>
            <w:rStyle w:val="Hipervnculo"/>
            <w:noProof/>
          </w:rPr>
          <w:t>Figura 7.34 “Captura de pantalla de prueba 1-2-3 caso de uso N°3.4”</w:t>
        </w:r>
        <w:r>
          <w:rPr>
            <w:noProof/>
            <w:webHidden/>
          </w:rPr>
          <w:tab/>
        </w:r>
        <w:r>
          <w:rPr>
            <w:noProof/>
            <w:webHidden/>
          </w:rPr>
          <w:fldChar w:fldCharType="begin"/>
        </w:r>
        <w:r>
          <w:rPr>
            <w:noProof/>
            <w:webHidden/>
          </w:rPr>
          <w:instrText xml:space="preserve"> PAGEREF _Toc213787037 \h </w:instrText>
        </w:r>
        <w:r>
          <w:rPr>
            <w:noProof/>
            <w:webHidden/>
          </w:rPr>
        </w:r>
        <w:r>
          <w:rPr>
            <w:noProof/>
            <w:webHidden/>
          </w:rPr>
          <w:fldChar w:fldCharType="separate"/>
        </w:r>
        <w:r>
          <w:rPr>
            <w:noProof/>
            <w:webHidden/>
          </w:rPr>
          <w:t>301</w:t>
        </w:r>
        <w:r>
          <w:rPr>
            <w:noProof/>
            <w:webHidden/>
          </w:rPr>
          <w:fldChar w:fldCharType="end"/>
        </w:r>
      </w:hyperlink>
    </w:p>
    <w:p w14:paraId="17883295" w14:textId="1A626C91"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39" w:history="1">
        <w:r w:rsidRPr="00C81416">
          <w:rPr>
            <w:rStyle w:val="Hipervnculo"/>
            <w:noProof/>
          </w:rPr>
          <w:t>Figura 7.35 “Captura de pantalla de prueba 1-2-3 caso de uso N°3.5”</w:t>
        </w:r>
        <w:r>
          <w:rPr>
            <w:noProof/>
            <w:webHidden/>
          </w:rPr>
          <w:tab/>
        </w:r>
        <w:r>
          <w:rPr>
            <w:noProof/>
            <w:webHidden/>
          </w:rPr>
          <w:fldChar w:fldCharType="begin"/>
        </w:r>
        <w:r>
          <w:rPr>
            <w:noProof/>
            <w:webHidden/>
          </w:rPr>
          <w:instrText xml:space="preserve"> PAGEREF _Toc213787039 \h </w:instrText>
        </w:r>
        <w:r>
          <w:rPr>
            <w:noProof/>
            <w:webHidden/>
          </w:rPr>
        </w:r>
        <w:r>
          <w:rPr>
            <w:noProof/>
            <w:webHidden/>
          </w:rPr>
          <w:fldChar w:fldCharType="separate"/>
        </w:r>
        <w:r>
          <w:rPr>
            <w:noProof/>
            <w:webHidden/>
          </w:rPr>
          <w:t>304</w:t>
        </w:r>
        <w:r>
          <w:rPr>
            <w:noProof/>
            <w:webHidden/>
          </w:rPr>
          <w:fldChar w:fldCharType="end"/>
        </w:r>
      </w:hyperlink>
    </w:p>
    <w:p w14:paraId="004AA744" w14:textId="07E2CC3B"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41" w:history="1">
        <w:r w:rsidRPr="00C81416">
          <w:rPr>
            <w:rStyle w:val="Hipervnculo"/>
            <w:noProof/>
          </w:rPr>
          <w:t>Figura 7.36 “Captura de pantalla de prueba 1-2-3 caso de uso N°3.6”</w:t>
        </w:r>
        <w:r>
          <w:rPr>
            <w:noProof/>
            <w:webHidden/>
          </w:rPr>
          <w:tab/>
        </w:r>
        <w:r>
          <w:rPr>
            <w:noProof/>
            <w:webHidden/>
          </w:rPr>
          <w:fldChar w:fldCharType="begin"/>
        </w:r>
        <w:r>
          <w:rPr>
            <w:noProof/>
            <w:webHidden/>
          </w:rPr>
          <w:instrText xml:space="preserve"> PAGEREF _Toc213787041 \h </w:instrText>
        </w:r>
        <w:r>
          <w:rPr>
            <w:noProof/>
            <w:webHidden/>
          </w:rPr>
        </w:r>
        <w:r>
          <w:rPr>
            <w:noProof/>
            <w:webHidden/>
          </w:rPr>
          <w:fldChar w:fldCharType="separate"/>
        </w:r>
        <w:r>
          <w:rPr>
            <w:noProof/>
            <w:webHidden/>
          </w:rPr>
          <w:t>307</w:t>
        </w:r>
        <w:r>
          <w:rPr>
            <w:noProof/>
            <w:webHidden/>
          </w:rPr>
          <w:fldChar w:fldCharType="end"/>
        </w:r>
      </w:hyperlink>
    </w:p>
    <w:p w14:paraId="4AB43768" w14:textId="7BF615C0"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43" w:history="1">
        <w:r w:rsidRPr="00C81416">
          <w:rPr>
            <w:rStyle w:val="Hipervnculo"/>
            <w:noProof/>
          </w:rPr>
          <w:t>Figura 7.37 “Captura de pantalla de prueba 1-2-3 caso de uso N°3.7”</w:t>
        </w:r>
        <w:r>
          <w:rPr>
            <w:noProof/>
            <w:webHidden/>
          </w:rPr>
          <w:tab/>
        </w:r>
        <w:r>
          <w:rPr>
            <w:noProof/>
            <w:webHidden/>
          </w:rPr>
          <w:fldChar w:fldCharType="begin"/>
        </w:r>
        <w:r>
          <w:rPr>
            <w:noProof/>
            <w:webHidden/>
          </w:rPr>
          <w:instrText xml:space="preserve"> PAGEREF _Toc213787043 \h </w:instrText>
        </w:r>
        <w:r>
          <w:rPr>
            <w:noProof/>
            <w:webHidden/>
          </w:rPr>
        </w:r>
        <w:r>
          <w:rPr>
            <w:noProof/>
            <w:webHidden/>
          </w:rPr>
          <w:fldChar w:fldCharType="separate"/>
        </w:r>
        <w:r>
          <w:rPr>
            <w:noProof/>
            <w:webHidden/>
          </w:rPr>
          <w:t>310</w:t>
        </w:r>
        <w:r>
          <w:rPr>
            <w:noProof/>
            <w:webHidden/>
          </w:rPr>
          <w:fldChar w:fldCharType="end"/>
        </w:r>
      </w:hyperlink>
    </w:p>
    <w:p w14:paraId="6C886ADA" w14:textId="58CC5664"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45" w:history="1">
        <w:r w:rsidRPr="00C81416">
          <w:rPr>
            <w:rStyle w:val="Hipervnculo"/>
            <w:noProof/>
          </w:rPr>
          <w:t>Figura 7.38 “Captura de pantalla de prueba 1-2-3 caso de uso N°4.1.1”</w:t>
        </w:r>
        <w:r>
          <w:rPr>
            <w:noProof/>
            <w:webHidden/>
          </w:rPr>
          <w:tab/>
        </w:r>
        <w:r>
          <w:rPr>
            <w:noProof/>
            <w:webHidden/>
          </w:rPr>
          <w:fldChar w:fldCharType="begin"/>
        </w:r>
        <w:r>
          <w:rPr>
            <w:noProof/>
            <w:webHidden/>
          </w:rPr>
          <w:instrText xml:space="preserve"> PAGEREF _Toc213787045 \h </w:instrText>
        </w:r>
        <w:r>
          <w:rPr>
            <w:noProof/>
            <w:webHidden/>
          </w:rPr>
        </w:r>
        <w:r>
          <w:rPr>
            <w:noProof/>
            <w:webHidden/>
          </w:rPr>
          <w:fldChar w:fldCharType="separate"/>
        </w:r>
        <w:r>
          <w:rPr>
            <w:noProof/>
            <w:webHidden/>
          </w:rPr>
          <w:t>313</w:t>
        </w:r>
        <w:r>
          <w:rPr>
            <w:noProof/>
            <w:webHidden/>
          </w:rPr>
          <w:fldChar w:fldCharType="end"/>
        </w:r>
      </w:hyperlink>
    </w:p>
    <w:p w14:paraId="4122A576" w14:textId="541824D6"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47" w:history="1">
        <w:r w:rsidRPr="00C81416">
          <w:rPr>
            <w:rStyle w:val="Hipervnculo"/>
            <w:noProof/>
          </w:rPr>
          <w:t>Figura 7.39 “Captura de pantalla de prueba 1-2-3 caso de uso N°4.1.2”</w:t>
        </w:r>
        <w:r>
          <w:rPr>
            <w:noProof/>
            <w:webHidden/>
          </w:rPr>
          <w:tab/>
        </w:r>
        <w:r>
          <w:rPr>
            <w:noProof/>
            <w:webHidden/>
          </w:rPr>
          <w:fldChar w:fldCharType="begin"/>
        </w:r>
        <w:r>
          <w:rPr>
            <w:noProof/>
            <w:webHidden/>
          </w:rPr>
          <w:instrText xml:space="preserve"> PAGEREF _Toc213787047 \h </w:instrText>
        </w:r>
        <w:r>
          <w:rPr>
            <w:noProof/>
            <w:webHidden/>
          </w:rPr>
        </w:r>
        <w:r>
          <w:rPr>
            <w:noProof/>
            <w:webHidden/>
          </w:rPr>
          <w:fldChar w:fldCharType="separate"/>
        </w:r>
        <w:r>
          <w:rPr>
            <w:noProof/>
            <w:webHidden/>
          </w:rPr>
          <w:t>316</w:t>
        </w:r>
        <w:r>
          <w:rPr>
            <w:noProof/>
            <w:webHidden/>
          </w:rPr>
          <w:fldChar w:fldCharType="end"/>
        </w:r>
      </w:hyperlink>
    </w:p>
    <w:p w14:paraId="52DDEA9F" w14:textId="5A912C4B"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49" w:history="1">
        <w:r w:rsidRPr="00C81416">
          <w:rPr>
            <w:rStyle w:val="Hipervnculo"/>
            <w:noProof/>
          </w:rPr>
          <w:t>Figura 7.40 “Captura de pantalla de prueba 1-2-3 caso de uso N°4.2”</w:t>
        </w:r>
        <w:r>
          <w:rPr>
            <w:noProof/>
            <w:webHidden/>
          </w:rPr>
          <w:tab/>
        </w:r>
        <w:r>
          <w:rPr>
            <w:noProof/>
            <w:webHidden/>
          </w:rPr>
          <w:fldChar w:fldCharType="begin"/>
        </w:r>
        <w:r>
          <w:rPr>
            <w:noProof/>
            <w:webHidden/>
          </w:rPr>
          <w:instrText xml:space="preserve"> PAGEREF _Toc213787049 \h </w:instrText>
        </w:r>
        <w:r>
          <w:rPr>
            <w:noProof/>
            <w:webHidden/>
          </w:rPr>
        </w:r>
        <w:r>
          <w:rPr>
            <w:noProof/>
            <w:webHidden/>
          </w:rPr>
          <w:fldChar w:fldCharType="separate"/>
        </w:r>
        <w:r>
          <w:rPr>
            <w:noProof/>
            <w:webHidden/>
          </w:rPr>
          <w:t>319</w:t>
        </w:r>
        <w:r>
          <w:rPr>
            <w:noProof/>
            <w:webHidden/>
          </w:rPr>
          <w:fldChar w:fldCharType="end"/>
        </w:r>
      </w:hyperlink>
    </w:p>
    <w:p w14:paraId="64855FBA" w14:textId="230E2C0A"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51" w:history="1">
        <w:r w:rsidRPr="00C81416">
          <w:rPr>
            <w:rStyle w:val="Hipervnculo"/>
            <w:noProof/>
          </w:rPr>
          <w:t>Figura 7.41 “Captura de pantalla de prueba 1-2-3 caso de uso N°4.3”</w:t>
        </w:r>
        <w:r>
          <w:rPr>
            <w:noProof/>
            <w:webHidden/>
          </w:rPr>
          <w:tab/>
        </w:r>
        <w:r>
          <w:rPr>
            <w:noProof/>
            <w:webHidden/>
          </w:rPr>
          <w:fldChar w:fldCharType="begin"/>
        </w:r>
        <w:r>
          <w:rPr>
            <w:noProof/>
            <w:webHidden/>
          </w:rPr>
          <w:instrText xml:space="preserve"> PAGEREF _Toc213787051 \h </w:instrText>
        </w:r>
        <w:r>
          <w:rPr>
            <w:noProof/>
            <w:webHidden/>
          </w:rPr>
        </w:r>
        <w:r>
          <w:rPr>
            <w:noProof/>
            <w:webHidden/>
          </w:rPr>
          <w:fldChar w:fldCharType="separate"/>
        </w:r>
        <w:r>
          <w:rPr>
            <w:noProof/>
            <w:webHidden/>
          </w:rPr>
          <w:t>323</w:t>
        </w:r>
        <w:r>
          <w:rPr>
            <w:noProof/>
            <w:webHidden/>
          </w:rPr>
          <w:fldChar w:fldCharType="end"/>
        </w:r>
      </w:hyperlink>
    </w:p>
    <w:p w14:paraId="4E5FBE75" w14:textId="5C0BEF79"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53" w:history="1">
        <w:r w:rsidRPr="00C81416">
          <w:rPr>
            <w:rStyle w:val="Hipervnculo"/>
            <w:noProof/>
          </w:rPr>
          <w:t>Figura 7.42 “Captura de pantalla de prueba 1-2-3 caso de uso N°4.4”</w:t>
        </w:r>
        <w:r>
          <w:rPr>
            <w:noProof/>
            <w:webHidden/>
          </w:rPr>
          <w:tab/>
        </w:r>
        <w:r>
          <w:rPr>
            <w:noProof/>
            <w:webHidden/>
          </w:rPr>
          <w:fldChar w:fldCharType="begin"/>
        </w:r>
        <w:r>
          <w:rPr>
            <w:noProof/>
            <w:webHidden/>
          </w:rPr>
          <w:instrText xml:space="preserve"> PAGEREF _Toc213787053 \h </w:instrText>
        </w:r>
        <w:r>
          <w:rPr>
            <w:noProof/>
            <w:webHidden/>
          </w:rPr>
        </w:r>
        <w:r>
          <w:rPr>
            <w:noProof/>
            <w:webHidden/>
          </w:rPr>
          <w:fldChar w:fldCharType="separate"/>
        </w:r>
        <w:r>
          <w:rPr>
            <w:noProof/>
            <w:webHidden/>
          </w:rPr>
          <w:t>326</w:t>
        </w:r>
        <w:r>
          <w:rPr>
            <w:noProof/>
            <w:webHidden/>
          </w:rPr>
          <w:fldChar w:fldCharType="end"/>
        </w:r>
      </w:hyperlink>
    </w:p>
    <w:p w14:paraId="70501E97" w14:textId="73BCC293"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55" w:history="1">
        <w:r w:rsidRPr="00C81416">
          <w:rPr>
            <w:rStyle w:val="Hipervnculo"/>
            <w:noProof/>
          </w:rPr>
          <w:t>Figura 7.43 “Captura de pantalla de prueba 1-2-3 caso de uso N°4.5”</w:t>
        </w:r>
        <w:r>
          <w:rPr>
            <w:noProof/>
            <w:webHidden/>
          </w:rPr>
          <w:tab/>
        </w:r>
        <w:r>
          <w:rPr>
            <w:noProof/>
            <w:webHidden/>
          </w:rPr>
          <w:fldChar w:fldCharType="begin"/>
        </w:r>
        <w:r>
          <w:rPr>
            <w:noProof/>
            <w:webHidden/>
          </w:rPr>
          <w:instrText xml:space="preserve"> PAGEREF _Toc213787055 \h </w:instrText>
        </w:r>
        <w:r>
          <w:rPr>
            <w:noProof/>
            <w:webHidden/>
          </w:rPr>
        </w:r>
        <w:r>
          <w:rPr>
            <w:noProof/>
            <w:webHidden/>
          </w:rPr>
          <w:fldChar w:fldCharType="separate"/>
        </w:r>
        <w:r>
          <w:rPr>
            <w:noProof/>
            <w:webHidden/>
          </w:rPr>
          <w:t>329</w:t>
        </w:r>
        <w:r>
          <w:rPr>
            <w:noProof/>
            <w:webHidden/>
          </w:rPr>
          <w:fldChar w:fldCharType="end"/>
        </w:r>
      </w:hyperlink>
    </w:p>
    <w:p w14:paraId="7473448B" w14:textId="2E19D22A"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57" w:history="1">
        <w:r w:rsidRPr="00C81416">
          <w:rPr>
            <w:rStyle w:val="Hipervnculo"/>
            <w:noProof/>
          </w:rPr>
          <w:t>Figura 7.44 “Captura de pantalla de prueba 1-2-3 caso de uso N°4.6”</w:t>
        </w:r>
        <w:r>
          <w:rPr>
            <w:noProof/>
            <w:webHidden/>
          </w:rPr>
          <w:tab/>
        </w:r>
        <w:r>
          <w:rPr>
            <w:noProof/>
            <w:webHidden/>
          </w:rPr>
          <w:fldChar w:fldCharType="begin"/>
        </w:r>
        <w:r>
          <w:rPr>
            <w:noProof/>
            <w:webHidden/>
          </w:rPr>
          <w:instrText xml:space="preserve"> PAGEREF _Toc213787057 \h </w:instrText>
        </w:r>
        <w:r>
          <w:rPr>
            <w:noProof/>
            <w:webHidden/>
          </w:rPr>
        </w:r>
        <w:r>
          <w:rPr>
            <w:noProof/>
            <w:webHidden/>
          </w:rPr>
          <w:fldChar w:fldCharType="separate"/>
        </w:r>
        <w:r>
          <w:rPr>
            <w:noProof/>
            <w:webHidden/>
          </w:rPr>
          <w:t>332</w:t>
        </w:r>
        <w:r>
          <w:rPr>
            <w:noProof/>
            <w:webHidden/>
          </w:rPr>
          <w:fldChar w:fldCharType="end"/>
        </w:r>
      </w:hyperlink>
    </w:p>
    <w:p w14:paraId="3DCF41AC" w14:textId="2222B797"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59" w:history="1">
        <w:r w:rsidRPr="00C81416">
          <w:rPr>
            <w:rStyle w:val="Hipervnculo"/>
            <w:noProof/>
          </w:rPr>
          <w:t>Figura 7.45 “Captura de pantalla de prueba 1-2-3 caso de uso N°4.7”</w:t>
        </w:r>
        <w:r>
          <w:rPr>
            <w:noProof/>
            <w:webHidden/>
          </w:rPr>
          <w:tab/>
        </w:r>
        <w:r>
          <w:rPr>
            <w:noProof/>
            <w:webHidden/>
          </w:rPr>
          <w:fldChar w:fldCharType="begin"/>
        </w:r>
        <w:r>
          <w:rPr>
            <w:noProof/>
            <w:webHidden/>
          </w:rPr>
          <w:instrText xml:space="preserve"> PAGEREF _Toc213787059 \h </w:instrText>
        </w:r>
        <w:r>
          <w:rPr>
            <w:noProof/>
            <w:webHidden/>
          </w:rPr>
        </w:r>
        <w:r>
          <w:rPr>
            <w:noProof/>
            <w:webHidden/>
          </w:rPr>
          <w:fldChar w:fldCharType="separate"/>
        </w:r>
        <w:r>
          <w:rPr>
            <w:noProof/>
            <w:webHidden/>
          </w:rPr>
          <w:t>335</w:t>
        </w:r>
        <w:r>
          <w:rPr>
            <w:noProof/>
            <w:webHidden/>
          </w:rPr>
          <w:fldChar w:fldCharType="end"/>
        </w:r>
      </w:hyperlink>
    </w:p>
    <w:p w14:paraId="3B90223C" w14:textId="0B5B6093"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61" w:history="1">
        <w:r w:rsidRPr="00C81416">
          <w:rPr>
            <w:rStyle w:val="Hipervnculo"/>
            <w:noProof/>
          </w:rPr>
          <w:t>Figura 7.46 “Captura de pantalla de prueba 1-2-3 caso de uso N°5.1”</w:t>
        </w:r>
        <w:r>
          <w:rPr>
            <w:noProof/>
            <w:webHidden/>
          </w:rPr>
          <w:tab/>
        </w:r>
        <w:r>
          <w:rPr>
            <w:noProof/>
            <w:webHidden/>
          </w:rPr>
          <w:fldChar w:fldCharType="begin"/>
        </w:r>
        <w:r>
          <w:rPr>
            <w:noProof/>
            <w:webHidden/>
          </w:rPr>
          <w:instrText xml:space="preserve"> PAGEREF _Toc213787061 \h </w:instrText>
        </w:r>
        <w:r>
          <w:rPr>
            <w:noProof/>
            <w:webHidden/>
          </w:rPr>
        </w:r>
        <w:r>
          <w:rPr>
            <w:noProof/>
            <w:webHidden/>
          </w:rPr>
          <w:fldChar w:fldCharType="separate"/>
        </w:r>
        <w:r>
          <w:rPr>
            <w:noProof/>
            <w:webHidden/>
          </w:rPr>
          <w:t>338</w:t>
        </w:r>
        <w:r>
          <w:rPr>
            <w:noProof/>
            <w:webHidden/>
          </w:rPr>
          <w:fldChar w:fldCharType="end"/>
        </w:r>
      </w:hyperlink>
    </w:p>
    <w:p w14:paraId="37FE9185" w14:textId="1DF4DEA8"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63" w:history="1">
        <w:r w:rsidRPr="00C81416">
          <w:rPr>
            <w:rStyle w:val="Hipervnculo"/>
            <w:noProof/>
          </w:rPr>
          <w:t>Figura 7.47 “Captura de pantalla de prueba 1-2-3 caso de uso N°5.2”</w:t>
        </w:r>
        <w:r>
          <w:rPr>
            <w:noProof/>
            <w:webHidden/>
          </w:rPr>
          <w:tab/>
        </w:r>
        <w:r>
          <w:rPr>
            <w:noProof/>
            <w:webHidden/>
          </w:rPr>
          <w:fldChar w:fldCharType="begin"/>
        </w:r>
        <w:r>
          <w:rPr>
            <w:noProof/>
            <w:webHidden/>
          </w:rPr>
          <w:instrText xml:space="preserve"> PAGEREF _Toc213787063 \h </w:instrText>
        </w:r>
        <w:r>
          <w:rPr>
            <w:noProof/>
            <w:webHidden/>
          </w:rPr>
        </w:r>
        <w:r>
          <w:rPr>
            <w:noProof/>
            <w:webHidden/>
          </w:rPr>
          <w:fldChar w:fldCharType="separate"/>
        </w:r>
        <w:r>
          <w:rPr>
            <w:noProof/>
            <w:webHidden/>
          </w:rPr>
          <w:t>341</w:t>
        </w:r>
        <w:r>
          <w:rPr>
            <w:noProof/>
            <w:webHidden/>
          </w:rPr>
          <w:fldChar w:fldCharType="end"/>
        </w:r>
      </w:hyperlink>
    </w:p>
    <w:p w14:paraId="6C0560C7" w14:textId="7A5F0802"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65" w:history="1">
        <w:r w:rsidRPr="00C81416">
          <w:rPr>
            <w:rStyle w:val="Hipervnculo"/>
            <w:noProof/>
          </w:rPr>
          <w:t>Figura 7.48 “Captura de pantalla de prueba 1-2 caso de uso N°5.3”</w:t>
        </w:r>
        <w:r>
          <w:rPr>
            <w:noProof/>
            <w:webHidden/>
          </w:rPr>
          <w:tab/>
        </w:r>
        <w:r>
          <w:rPr>
            <w:noProof/>
            <w:webHidden/>
          </w:rPr>
          <w:fldChar w:fldCharType="begin"/>
        </w:r>
        <w:r>
          <w:rPr>
            <w:noProof/>
            <w:webHidden/>
          </w:rPr>
          <w:instrText xml:space="preserve"> PAGEREF _Toc213787065 \h </w:instrText>
        </w:r>
        <w:r>
          <w:rPr>
            <w:noProof/>
            <w:webHidden/>
          </w:rPr>
        </w:r>
        <w:r>
          <w:rPr>
            <w:noProof/>
            <w:webHidden/>
          </w:rPr>
          <w:fldChar w:fldCharType="separate"/>
        </w:r>
        <w:r>
          <w:rPr>
            <w:noProof/>
            <w:webHidden/>
          </w:rPr>
          <w:t>344</w:t>
        </w:r>
        <w:r>
          <w:rPr>
            <w:noProof/>
            <w:webHidden/>
          </w:rPr>
          <w:fldChar w:fldCharType="end"/>
        </w:r>
      </w:hyperlink>
    </w:p>
    <w:p w14:paraId="392F8F22" w14:textId="138925B3"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67" w:history="1">
        <w:r w:rsidRPr="00C81416">
          <w:rPr>
            <w:rStyle w:val="Hipervnculo"/>
            <w:noProof/>
          </w:rPr>
          <w:t>Figura 7.49 “Captura de pantalla de prueba 1-2-3 caso de uso N°5.4”</w:t>
        </w:r>
        <w:r>
          <w:rPr>
            <w:noProof/>
            <w:webHidden/>
          </w:rPr>
          <w:tab/>
        </w:r>
        <w:r>
          <w:rPr>
            <w:noProof/>
            <w:webHidden/>
          </w:rPr>
          <w:fldChar w:fldCharType="begin"/>
        </w:r>
        <w:r>
          <w:rPr>
            <w:noProof/>
            <w:webHidden/>
          </w:rPr>
          <w:instrText xml:space="preserve"> PAGEREF _Toc213787067 \h </w:instrText>
        </w:r>
        <w:r>
          <w:rPr>
            <w:noProof/>
            <w:webHidden/>
          </w:rPr>
        </w:r>
        <w:r>
          <w:rPr>
            <w:noProof/>
            <w:webHidden/>
          </w:rPr>
          <w:fldChar w:fldCharType="separate"/>
        </w:r>
        <w:r>
          <w:rPr>
            <w:noProof/>
            <w:webHidden/>
          </w:rPr>
          <w:t>347</w:t>
        </w:r>
        <w:r>
          <w:rPr>
            <w:noProof/>
            <w:webHidden/>
          </w:rPr>
          <w:fldChar w:fldCharType="end"/>
        </w:r>
      </w:hyperlink>
    </w:p>
    <w:p w14:paraId="4E49FC27" w14:textId="1C588E61"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69" w:history="1">
        <w:r w:rsidRPr="00C81416">
          <w:rPr>
            <w:rStyle w:val="Hipervnculo"/>
            <w:noProof/>
          </w:rPr>
          <w:t>Figura 7.50 “Captura de pantalla de prueba 1-2-3 caso de uso N°5.5”</w:t>
        </w:r>
        <w:r>
          <w:rPr>
            <w:noProof/>
            <w:webHidden/>
          </w:rPr>
          <w:tab/>
        </w:r>
        <w:r>
          <w:rPr>
            <w:noProof/>
            <w:webHidden/>
          </w:rPr>
          <w:fldChar w:fldCharType="begin"/>
        </w:r>
        <w:r>
          <w:rPr>
            <w:noProof/>
            <w:webHidden/>
          </w:rPr>
          <w:instrText xml:space="preserve"> PAGEREF _Toc213787069 \h </w:instrText>
        </w:r>
        <w:r>
          <w:rPr>
            <w:noProof/>
            <w:webHidden/>
          </w:rPr>
        </w:r>
        <w:r>
          <w:rPr>
            <w:noProof/>
            <w:webHidden/>
          </w:rPr>
          <w:fldChar w:fldCharType="separate"/>
        </w:r>
        <w:r>
          <w:rPr>
            <w:noProof/>
            <w:webHidden/>
          </w:rPr>
          <w:t>350</w:t>
        </w:r>
        <w:r>
          <w:rPr>
            <w:noProof/>
            <w:webHidden/>
          </w:rPr>
          <w:fldChar w:fldCharType="end"/>
        </w:r>
      </w:hyperlink>
    </w:p>
    <w:p w14:paraId="549FCACA" w14:textId="7A1CF9FE"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71" w:history="1">
        <w:r w:rsidRPr="00C81416">
          <w:rPr>
            <w:rStyle w:val="Hipervnculo"/>
            <w:noProof/>
          </w:rPr>
          <w:t>Figura 7.51 “Captura de pantalla de prueba 1-2-3 caso de uso N°5.6”</w:t>
        </w:r>
        <w:r>
          <w:rPr>
            <w:noProof/>
            <w:webHidden/>
          </w:rPr>
          <w:tab/>
        </w:r>
        <w:r>
          <w:rPr>
            <w:noProof/>
            <w:webHidden/>
          </w:rPr>
          <w:fldChar w:fldCharType="begin"/>
        </w:r>
        <w:r>
          <w:rPr>
            <w:noProof/>
            <w:webHidden/>
          </w:rPr>
          <w:instrText xml:space="preserve"> PAGEREF _Toc213787071 \h </w:instrText>
        </w:r>
        <w:r>
          <w:rPr>
            <w:noProof/>
            <w:webHidden/>
          </w:rPr>
        </w:r>
        <w:r>
          <w:rPr>
            <w:noProof/>
            <w:webHidden/>
          </w:rPr>
          <w:fldChar w:fldCharType="separate"/>
        </w:r>
        <w:r>
          <w:rPr>
            <w:noProof/>
            <w:webHidden/>
          </w:rPr>
          <w:t>353</w:t>
        </w:r>
        <w:r>
          <w:rPr>
            <w:noProof/>
            <w:webHidden/>
          </w:rPr>
          <w:fldChar w:fldCharType="end"/>
        </w:r>
      </w:hyperlink>
    </w:p>
    <w:p w14:paraId="041309CA" w14:textId="7B87FDB1"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73" w:history="1">
        <w:r w:rsidRPr="00C81416">
          <w:rPr>
            <w:rStyle w:val="Hipervnculo"/>
            <w:noProof/>
          </w:rPr>
          <w:t>Figura 7.52 “Captura de pantalla de prueba 1-2-3 caso de uso N°5.6”</w:t>
        </w:r>
        <w:r>
          <w:rPr>
            <w:noProof/>
            <w:webHidden/>
          </w:rPr>
          <w:tab/>
        </w:r>
        <w:r>
          <w:rPr>
            <w:noProof/>
            <w:webHidden/>
          </w:rPr>
          <w:fldChar w:fldCharType="begin"/>
        </w:r>
        <w:r>
          <w:rPr>
            <w:noProof/>
            <w:webHidden/>
          </w:rPr>
          <w:instrText xml:space="preserve"> PAGEREF _Toc213787073 \h </w:instrText>
        </w:r>
        <w:r>
          <w:rPr>
            <w:noProof/>
            <w:webHidden/>
          </w:rPr>
        </w:r>
        <w:r>
          <w:rPr>
            <w:noProof/>
            <w:webHidden/>
          </w:rPr>
          <w:fldChar w:fldCharType="separate"/>
        </w:r>
        <w:r>
          <w:rPr>
            <w:noProof/>
            <w:webHidden/>
          </w:rPr>
          <w:t>357</w:t>
        </w:r>
        <w:r>
          <w:rPr>
            <w:noProof/>
            <w:webHidden/>
          </w:rPr>
          <w:fldChar w:fldCharType="end"/>
        </w:r>
      </w:hyperlink>
    </w:p>
    <w:p w14:paraId="54D19455" w14:textId="4BD0DEEB"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75" w:history="1">
        <w:r w:rsidRPr="00C81416">
          <w:rPr>
            <w:rStyle w:val="Hipervnculo"/>
            <w:noProof/>
          </w:rPr>
          <w:t>Figura 7.53 “Captura de pantalla de prueba 1-2-3 caso de uso N°5.8”</w:t>
        </w:r>
        <w:r>
          <w:rPr>
            <w:noProof/>
            <w:webHidden/>
          </w:rPr>
          <w:tab/>
        </w:r>
        <w:r>
          <w:rPr>
            <w:noProof/>
            <w:webHidden/>
          </w:rPr>
          <w:fldChar w:fldCharType="begin"/>
        </w:r>
        <w:r>
          <w:rPr>
            <w:noProof/>
            <w:webHidden/>
          </w:rPr>
          <w:instrText xml:space="preserve"> PAGEREF _Toc213787075 \h </w:instrText>
        </w:r>
        <w:r>
          <w:rPr>
            <w:noProof/>
            <w:webHidden/>
          </w:rPr>
        </w:r>
        <w:r>
          <w:rPr>
            <w:noProof/>
            <w:webHidden/>
          </w:rPr>
          <w:fldChar w:fldCharType="separate"/>
        </w:r>
        <w:r>
          <w:rPr>
            <w:noProof/>
            <w:webHidden/>
          </w:rPr>
          <w:t>361</w:t>
        </w:r>
        <w:r>
          <w:rPr>
            <w:noProof/>
            <w:webHidden/>
          </w:rPr>
          <w:fldChar w:fldCharType="end"/>
        </w:r>
      </w:hyperlink>
    </w:p>
    <w:p w14:paraId="7DAEA057" w14:textId="621EC057"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77" w:history="1">
        <w:r w:rsidRPr="00C81416">
          <w:rPr>
            <w:rStyle w:val="Hipervnculo"/>
            <w:noProof/>
          </w:rPr>
          <w:t>Figura 7.54 “Captura de pantalla de prueba 1-2-3 caso de uso N°6.1”</w:t>
        </w:r>
        <w:r>
          <w:rPr>
            <w:noProof/>
            <w:webHidden/>
          </w:rPr>
          <w:tab/>
        </w:r>
        <w:r>
          <w:rPr>
            <w:noProof/>
            <w:webHidden/>
          </w:rPr>
          <w:fldChar w:fldCharType="begin"/>
        </w:r>
        <w:r>
          <w:rPr>
            <w:noProof/>
            <w:webHidden/>
          </w:rPr>
          <w:instrText xml:space="preserve"> PAGEREF _Toc213787077 \h </w:instrText>
        </w:r>
        <w:r>
          <w:rPr>
            <w:noProof/>
            <w:webHidden/>
          </w:rPr>
        </w:r>
        <w:r>
          <w:rPr>
            <w:noProof/>
            <w:webHidden/>
          </w:rPr>
          <w:fldChar w:fldCharType="separate"/>
        </w:r>
        <w:r>
          <w:rPr>
            <w:noProof/>
            <w:webHidden/>
          </w:rPr>
          <w:t>364</w:t>
        </w:r>
        <w:r>
          <w:rPr>
            <w:noProof/>
            <w:webHidden/>
          </w:rPr>
          <w:fldChar w:fldCharType="end"/>
        </w:r>
      </w:hyperlink>
    </w:p>
    <w:p w14:paraId="4C12F1DC" w14:textId="2B98DA25"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79" w:history="1">
        <w:r w:rsidRPr="00C81416">
          <w:rPr>
            <w:rStyle w:val="Hipervnculo"/>
            <w:noProof/>
          </w:rPr>
          <w:t>Figura 7.55 “Captura de pantalla de prueba 1-2-3 caso de uso N°6.2”</w:t>
        </w:r>
        <w:r>
          <w:rPr>
            <w:noProof/>
            <w:webHidden/>
          </w:rPr>
          <w:tab/>
        </w:r>
        <w:r>
          <w:rPr>
            <w:noProof/>
            <w:webHidden/>
          </w:rPr>
          <w:fldChar w:fldCharType="begin"/>
        </w:r>
        <w:r>
          <w:rPr>
            <w:noProof/>
            <w:webHidden/>
          </w:rPr>
          <w:instrText xml:space="preserve"> PAGEREF _Toc213787079 \h </w:instrText>
        </w:r>
        <w:r>
          <w:rPr>
            <w:noProof/>
            <w:webHidden/>
          </w:rPr>
        </w:r>
        <w:r>
          <w:rPr>
            <w:noProof/>
            <w:webHidden/>
          </w:rPr>
          <w:fldChar w:fldCharType="separate"/>
        </w:r>
        <w:r>
          <w:rPr>
            <w:noProof/>
            <w:webHidden/>
          </w:rPr>
          <w:t>369</w:t>
        </w:r>
        <w:r>
          <w:rPr>
            <w:noProof/>
            <w:webHidden/>
          </w:rPr>
          <w:fldChar w:fldCharType="end"/>
        </w:r>
      </w:hyperlink>
    </w:p>
    <w:p w14:paraId="4C6D9E59" w14:textId="2C7866F2"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81" w:history="1">
        <w:r w:rsidRPr="00C81416">
          <w:rPr>
            <w:rStyle w:val="Hipervnculo"/>
            <w:noProof/>
          </w:rPr>
          <w:t>Figura 7.56 “Captura de pantalla de prueba 1-2-3 caso de uso N°6.3”</w:t>
        </w:r>
        <w:r>
          <w:rPr>
            <w:noProof/>
            <w:webHidden/>
          </w:rPr>
          <w:tab/>
        </w:r>
        <w:r>
          <w:rPr>
            <w:noProof/>
            <w:webHidden/>
          </w:rPr>
          <w:fldChar w:fldCharType="begin"/>
        </w:r>
        <w:r>
          <w:rPr>
            <w:noProof/>
            <w:webHidden/>
          </w:rPr>
          <w:instrText xml:space="preserve"> PAGEREF _Toc213787081 \h </w:instrText>
        </w:r>
        <w:r>
          <w:rPr>
            <w:noProof/>
            <w:webHidden/>
          </w:rPr>
        </w:r>
        <w:r>
          <w:rPr>
            <w:noProof/>
            <w:webHidden/>
          </w:rPr>
          <w:fldChar w:fldCharType="separate"/>
        </w:r>
        <w:r>
          <w:rPr>
            <w:noProof/>
            <w:webHidden/>
          </w:rPr>
          <w:t>372</w:t>
        </w:r>
        <w:r>
          <w:rPr>
            <w:noProof/>
            <w:webHidden/>
          </w:rPr>
          <w:fldChar w:fldCharType="end"/>
        </w:r>
      </w:hyperlink>
    </w:p>
    <w:p w14:paraId="2B33E7B7" w14:textId="484EE141"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83" w:history="1">
        <w:r w:rsidRPr="00C81416">
          <w:rPr>
            <w:rStyle w:val="Hipervnculo"/>
            <w:noProof/>
          </w:rPr>
          <w:t>Figura 7.57 “Captura de pantalla de prueba 1-2-3 caso de uso N°6.4”</w:t>
        </w:r>
        <w:r>
          <w:rPr>
            <w:noProof/>
            <w:webHidden/>
          </w:rPr>
          <w:tab/>
        </w:r>
        <w:r>
          <w:rPr>
            <w:noProof/>
            <w:webHidden/>
          </w:rPr>
          <w:fldChar w:fldCharType="begin"/>
        </w:r>
        <w:r>
          <w:rPr>
            <w:noProof/>
            <w:webHidden/>
          </w:rPr>
          <w:instrText xml:space="preserve"> PAGEREF _Toc213787083 \h </w:instrText>
        </w:r>
        <w:r>
          <w:rPr>
            <w:noProof/>
            <w:webHidden/>
          </w:rPr>
        </w:r>
        <w:r>
          <w:rPr>
            <w:noProof/>
            <w:webHidden/>
          </w:rPr>
          <w:fldChar w:fldCharType="separate"/>
        </w:r>
        <w:r>
          <w:rPr>
            <w:noProof/>
            <w:webHidden/>
          </w:rPr>
          <w:t>375</w:t>
        </w:r>
        <w:r>
          <w:rPr>
            <w:noProof/>
            <w:webHidden/>
          </w:rPr>
          <w:fldChar w:fldCharType="end"/>
        </w:r>
      </w:hyperlink>
    </w:p>
    <w:p w14:paraId="0647EC8C" w14:textId="793C4D65"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85" w:history="1">
        <w:r w:rsidRPr="00C81416">
          <w:rPr>
            <w:rStyle w:val="Hipervnculo"/>
            <w:noProof/>
          </w:rPr>
          <w:t>Figura 7.58 “Captura de pantalla de prueba 1-2-3 caso de uso N°6.5”</w:t>
        </w:r>
        <w:r>
          <w:rPr>
            <w:noProof/>
            <w:webHidden/>
          </w:rPr>
          <w:tab/>
        </w:r>
        <w:r>
          <w:rPr>
            <w:noProof/>
            <w:webHidden/>
          </w:rPr>
          <w:fldChar w:fldCharType="begin"/>
        </w:r>
        <w:r>
          <w:rPr>
            <w:noProof/>
            <w:webHidden/>
          </w:rPr>
          <w:instrText xml:space="preserve"> PAGEREF _Toc213787085 \h </w:instrText>
        </w:r>
        <w:r>
          <w:rPr>
            <w:noProof/>
            <w:webHidden/>
          </w:rPr>
        </w:r>
        <w:r>
          <w:rPr>
            <w:noProof/>
            <w:webHidden/>
          </w:rPr>
          <w:fldChar w:fldCharType="separate"/>
        </w:r>
        <w:r>
          <w:rPr>
            <w:noProof/>
            <w:webHidden/>
          </w:rPr>
          <w:t>379</w:t>
        </w:r>
        <w:r>
          <w:rPr>
            <w:noProof/>
            <w:webHidden/>
          </w:rPr>
          <w:fldChar w:fldCharType="end"/>
        </w:r>
      </w:hyperlink>
    </w:p>
    <w:p w14:paraId="11A1E521" w14:textId="07216BF7"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87" w:history="1">
        <w:r w:rsidRPr="00C81416">
          <w:rPr>
            <w:rStyle w:val="Hipervnculo"/>
            <w:noProof/>
          </w:rPr>
          <w:t>Figura 7.59 “Captura de pantalla de prueba 1-2-3 caso de uso N°6.6”</w:t>
        </w:r>
        <w:r>
          <w:rPr>
            <w:noProof/>
            <w:webHidden/>
          </w:rPr>
          <w:tab/>
        </w:r>
        <w:r>
          <w:rPr>
            <w:noProof/>
            <w:webHidden/>
          </w:rPr>
          <w:fldChar w:fldCharType="begin"/>
        </w:r>
        <w:r>
          <w:rPr>
            <w:noProof/>
            <w:webHidden/>
          </w:rPr>
          <w:instrText xml:space="preserve"> PAGEREF _Toc213787087 \h </w:instrText>
        </w:r>
        <w:r>
          <w:rPr>
            <w:noProof/>
            <w:webHidden/>
          </w:rPr>
        </w:r>
        <w:r>
          <w:rPr>
            <w:noProof/>
            <w:webHidden/>
          </w:rPr>
          <w:fldChar w:fldCharType="separate"/>
        </w:r>
        <w:r>
          <w:rPr>
            <w:noProof/>
            <w:webHidden/>
          </w:rPr>
          <w:t>382</w:t>
        </w:r>
        <w:r>
          <w:rPr>
            <w:noProof/>
            <w:webHidden/>
          </w:rPr>
          <w:fldChar w:fldCharType="end"/>
        </w:r>
      </w:hyperlink>
    </w:p>
    <w:p w14:paraId="4AA8309D" w14:textId="00B94511"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89" w:history="1">
        <w:r w:rsidRPr="00C81416">
          <w:rPr>
            <w:rStyle w:val="Hipervnculo"/>
            <w:noProof/>
          </w:rPr>
          <w:t>Figura 7.60 “Captura de pantalla de prueba 1-2-3 caso de uso N°6.7”</w:t>
        </w:r>
        <w:r>
          <w:rPr>
            <w:noProof/>
            <w:webHidden/>
          </w:rPr>
          <w:tab/>
        </w:r>
        <w:r>
          <w:rPr>
            <w:noProof/>
            <w:webHidden/>
          </w:rPr>
          <w:fldChar w:fldCharType="begin"/>
        </w:r>
        <w:r>
          <w:rPr>
            <w:noProof/>
            <w:webHidden/>
          </w:rPr>
          <w:instrText xml:space="preserve"> PAGEREF _Toc213787089 \h </w:instrText>
        </w:r>
        <w:r>
          <w:rPr>
            <w:noProof/>
            <w:webHidden/>
          </w:rPr>
        </w:r>
        <w:r>
          <w:rPr>
            <w:noProof/>
            <w:webHidden/>
          </w:rPr>
          <w:fldChar w:fldCharType="separate"/>
        </w:r>
        <w:r>
          <w:rPr>
            <w:noProof/>
            <w:webHidden/>
          </w:rPr>
          <w:t>385</w:t>
        </w:r>
        <w:r>
          <w:rPr>
            <w:noProof/>
            <w:webHidden/>
          </w:rPr>
          <w:fldChar w:fldCharType="end"/>
        </w:r>
      </w:hyperlink>
    </w:p>
    <w:p w14:paraId="75A3EC4C" w14:textId="3E2A7C58"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91" w:history="1">
        <w:r w:rsidRPr="00C81416">
          <w:rPr>
            <w:rStyle w:val="Hipervnculo"/>
            <w:noProof/>
          </w:rPr>
          <w:t>Figura 7.61 “Captura de pantalla de prueba 1-2-3 caso de uso N°6.8”</w:t>
        </w:r>
        <w:r>
          <w:rPr>
            <w:noProof/>
            <w:webHidden/>
          </w:rPr>
          <w:tab/>
        </w:r>
        <w:r>
          <w:rPr>
            <w:noProof/>
            <w:webHidden/>
          </w:rPr>
          <w:fldChar w:fldCharType="begin"/>
        </w:r>
        <w:r>
          <w:rPr>
            <w:noProof/>
            <w:webHidden/>
          </w:rPr>
          <w:instrText xml:space="preserve"> PAGEREF _Toc213787091 \h </w:instrText>
        </w:r>
        <w:r>
          <w:rPr>
            <w:noProof/>
            <w:webHidden/>
          </w:rPr>
        </w:r>
        <w:r>
          <w:rPr>
            <w:noProof/>
            <w:webHidden/>
          </w:rPr>
          <w:fldChar w:fldCharType="separate"/>
        </w:r>
        <w:r>
          <w:rPr>
            <w:noProof/>
            <w:webHidden/>
          </w:rPr>
          <w:t>389</w:t>
        </w:r>
        <w:r>
          <w:rPr>
            <w:noProof/>
            <w:webHidden/>
          </w:rPr>
          <w:fldChar w:fldCharType="end"/>
        </w:r>
      </w:hyperlink>
    </w:p>
    <w:p w14:paraId="04EA2B82" w14:textId="302D1933"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93" w:history="1">
        <w:r w:rsidRPr="00C81416">
          <w:rPr>
            <w:rStyle w:val="Hipervnculo"/>
            <w:noProof/>
          </w:rPr>
          <w:t>Figura 7.62 “Captura de pantalla de prueba 1-2-3 caso de uso N°7.1”</w:t>
        </w:r>
        <w:r>
          <w:rPr>
            <w:noProof/>
            <w:webHidden/>
          </w:rPr>
          <w:tab/>
        </w:r>
        <w:r>
          <w:rPr>
            <w:noProof/>
            <w:webHidden/>
          </w:rPr>
          <w:fldChar w:fldCharType="begin"/>
        </w:r>
        <w:r>
          <w:rPr>
            <w:noProof/>
            <w:webHidden/>
          </w:rPr>
          <w:instrText xml:space="preserve"> PAGEREF _Toc213787093 \h </w:instrText>
        </w:r>
        <w:r>
          <w:rPr>
            <w:noProof/>
            <w:webHidden/>
          </w:rPr>
        </w:r>
        <w:r>
          <w:rPr>
            <w:noProof/>
            <w:webHidden/>
          </w:rPr>
          <w:fldChar w:fldCharType="separate"/>
        </w:r>
        <w:r>
          <w:rPr>
            <w:noProof/>
            <w:webHidden/>
          </w:rPr>
          <w:t>393</w:t>
        </w:r>
        <w:r>
          <w:rPr>
            <w:noProof/>
            <w:webHidden/>
          </w:rPr>
          <w:fldChar w:fldCharType="end"/>
        </w:r>
      </w:hyperlink>
    </w:p>
    <w:p w14:paraId="2693CF94" w14:textId="7D798B7E" w:rsidR="00B01FCF" w:rsidRDefault="00B01FCF">
      <w:pPr>
        <w:pStyle w:val="TDC2"/>
        <w:rPr>
          <w:rFonts w:asciiTheme="minorHAnsi" w:eastAsiaTheme="minorEastAsia" w:hAnsiTheme="minorHAnsi" w:cstheme="minorBidi"/>
          <w:noProof/>
          <w:kern w:val="2"/>
          <w:szCs w:val="24"/>
          <w14:ligatures w14:val="standardContextual"/>
        </w:rPr>
      </w:pPr>
      <w:hyperlink w:anchor="_Toc213787095" w:history="1">
        <w:r w:rsidRPr="00C81416">
          <w:rPr>
            <w:rStyle w:val="Hipervnculo"/>
            <w:noProof/>
          </w:rPr>
          <w:t>Figura 7.63 “Captura de pantalla de prueba 1-2-3 caso de uso N°7.2”</w:t>
        </w:r>
        <w:r>
          <w:rPr>
            <w:noProof/>
            <w:webHidden/>
          </w:rPr>
          <w:tab/>
        </w:r>
        <w:r>
          <w:rPr>
            <w:noProof/>
            <w:webHidden/>
          </w:rPr>
          <w:fldChar w:fldCharType="begin"/>
        </w:r>
        <w:r>
          <w:rPr>
            <w:noProof/>
            <w:webHidden/>
          </w:rPr>
          <w:instrText xml:space="preserve"> PAGEREF _Toc213787095 \h </w:instrText>
        </w:r>
        <w:r>
          <w:rPr>
            <w:noProof/>
            <w:webHidden/>
          </w:rPr>
        </w:r>
        <w:r>
          <w:rPr>
            <w:noProof/>
            <w:webHidden/>
          </w:rPr>
          <w:fldChar w:fldCharType="separate"/>
        </w:r>
        <w:r>
          <w:rPr>
            <w:noProof/>
            <w:webHidden/>
          </w:rPr>
          <w:t>396</w:t>
        </w:r>
        <w:r>
          <w:rPr>
            <w:noProof/>
            <w:webHidden/>
          </w:rPr>
          <w:fldChar w:fldCharType="end"/>
        </w:r>
      </w:hyperlink>
    </w:p>
    <w:p w14:paraId="00EB4A79" w14:textId="76187AD4"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96" w:history="1">
        <w:r w:rsidRPr="00C81416">
          <w:rPr>
            <w:rStyle w:val="Hipervnculo"/>
            <w:noProof/>
          </w:rPr>
          <w:t>Figura 7.64 “Captura de pantalla de prueba 1-2-3 caso de uso N°7.2”</w:t>
        </w:r>
        <w:r>
          <w:rPr>
            <w:noProof/>
            <w:webHidden/>
          </w:rPr>
          <w:tab/>
        </w:r>
        <w:r>
          <w:rPr>
            <w:noProof/>
            <w:webHidden/>
          </w:rPr>
          <w:fldChar w:fldCharType="begin"/>
        </w:r>
        <w:r>
          <w:rPr>
            <w:noProof/>
            <w:webHidden/>
          </w:rPr>
          <w:instrText xml:space="preserve"> PAGEREF _Toc213787096 \h </w:instrText>
        </w:r>
        <w:r>
          <w:rPr>
            <w:noProof/>
            <w:webHidden/>
          </w:rPr>
        </w:r>
        <w:r>
          <w:rPr>
            <w:noProof/>
            <w:webHidden/>
          </w:rPr>
          <w:fldChar w:fldCharType="separate"/>
        </w:r>
        <w:r>
          <w:rPr>
            <w:noProof/>
            <w:webHidden/>
          </w:rPr>
          <w:t>396</w:t>
        </w:r>
        <w:r>
          <w:rPr>
            <w:noProof/>
            <w:webHidden/>
          </w:rPr>
          <w:fldChar w:fldCharType="end"/>
        </w:r>
      </w:hyperlink>
    </w:p>
    <w:p w14:paraId="2CF7B2E1" w14:textId="71158109"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098" w:history="1">
        <w:r w:rsidRPr="00C81416">
          <w:rPr>
            <w:rStyle w:val="Hipervnculo"/>
            <w:noProof/>
          </w:rPr>
          <w:t>Figura 7.65 “Captura de pantalla de prueba 1-2-3 caso de uso N°7.3”</w:t>
        </w:r>
        <w:r>
          <w:rPr>
            <w:noProof/>
            <w:webHidden/>
          </w:rPr>
          <w:tab/>
        </w:r>
        <w:r>
          <w:rPr>
            <w:noProof/>
            <w:webHidden/>
          </w:rPr>
          <w:fldChar w:fldCharType="begin"/>
        </w:r>
        <w:r>
          <w:rPr>
            <w:noProof/>
            <w:webHidden/>
          </w:rPr>
          <w:instrText xml:space="preserve"> PAGEREF _Toc213787098 \h </w:instrText>
        </w:r>
        <w:r>
          <w:rPr>
            <w:noProof/>
            <w:webHidden/>
          </w:rPr>
        </w:r>
        <w:r>
          <w:rPr>
            <w:noProof/>
            <w:webHidden/>
          </w:rPr>
          <w:fldChar w:fldCharType="separate"/>
        </w:r>
        <w:r>
          <w:rPr>
            <w:noProof/>
            <w:webHidden/>
          </w:rPr>
          <w:t>399</w:t>
        </w:r>
        <w:r>
          <w:rPr>
            <w:noProof/>
            <w:webHidden/>
          </w:rPr>
          <w:fldChar w:fldCharType="end"/>
        </w:r>
      </w:hyperlink>
    </w:p>
    <w:p w14:paraId="5CA6EEE6" w14:textId="1547801C"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100" w:history="1">
        <w:r w:rsidRPr="00C81416">
          <w:rPr>
            <w:rStyle w:val="Hipervnculo"/>
            <w:noProof/>
          </w:rPr>
          <w:t>Figura 7.66 “Captura de pantalla de prueba 1-2-3 caso de uso N°7.4”</w:t>
        </w:r>
        <w:r>
          <w:rPr>
            <w:noProof/>
            <w:webHidden/>
          </w:rPr>
          <w:tab/>
        </w:r>
        <w:r>
          <w:rPr>
            <w:noProof/>
            <w:webHidden/>
          </w:rPr>
          <w:fldChar w:fldCharType="begin"/>
        </w:r>
        <w:r>
          <w:rPr>
            <w:noProof/>
            <w:webHidden/>
          </w:rPr>
          <w:instrText xml:space="preserve"> PAGEREF _Toc213787100 \h </w:instrText>
        </w:r>
        <w:r>
          <w:rPr>
            <w:noProof/>
            <w:webHidden/>
          </w:rPr>
        </w:r>
        <w:r>
          <w:rPr>
            <w:noProof/>
            <w:webHidden/>
          </w:rPr>
          <w:fldChar w:fldCharType="separate"/>
        </w:r>
        <w:r>
          <w:rPr>
            <w:noProof/>
            <w:webHidden/>
          </w:rPr>
          <w:t>402</w:t>
        </w:r>
        <w:r>
          <w:rPr>
            <w:noProof/>
            <w:webHidden/>
          </w:rPr>
          <w:fldChar w:fldCharType="end"/>
        </w:r>
      </w:hyperlink>
    </w:p>
    <w:p w14:paraId="0B27C586" w14:textId="27561A57" w:rsidR="00B01FCF" w:rsidRDefault="00B01FCF">
      <w:pPr>
        <w:pStyle w:val="TDC2"/>
        <w:rPr>
          <w:rFonts w:asciiTheme="minorHAnsi" w:eastAsiaTheme="minorEastAsia" w:hAnsiTheme="minorHAnsi" w:cstheme="minorBidi"/>
          <w:noProof/>
          <w:kern w:val="2"/>
          <w:szCs w:val="24"/>
          <w14:ligatures w14:val="standardContextual"/>
        </w:rPr>
      </w:pPr>
      <w:hyperlink w:anchor="_Toc213787102" w:history="1">
        <w:r w:rsidRPr="00C81416">
          <w:rPr>
            <w:rStyle w:val="Hipervnculo"/>
            <w:noProof/>
          </w:rPr>
          <w:t>Figura 7.67 “Captura de pantalla de prueba 1-2-3 caso de uso N°7.5”</w:t>
        </w:r>
        <w:r>
          <w:rPr>
            <w:noProof/>
            <w:webHidden/>
          </w:rPr>
          <w:tab/>
        </w:r>
        <w:r>
          <w:rPr>
            <w:noProof/>
            <w:webHidden/>
          </w:rPr>
          <w:fldChar w:fldCharType="begin"/>
        </w:r>
        <w:r>
          <w:rPr>
            <w:noProof/>
            <w:webHidden/>
          </w:rPr>
          <w:instrText xml:space="preserve"> PAGEREF _Toc213787102 \h </w:instrText>
        </w:r>
        <w:r>
          <w:rPr>
            <w:noProof/>
            <w:webHidden/>
          </w:rPr>
        </w:r>
        <w:r>
          <w:rPr>
            <w:noProof/>
            <w:webHidden/>
          </w:rPr>
          <w:fldChar w:fldCharType="separate"/>
        </w:r>
        <w:r>
          <w:rPr>
            <w:noProof/>
            <w:webHidden/>
          </w:rPr>
          <w:t>405</w:t>
        </w:r>
        <w:r>
          <w:rPr>
            <w:noProof/>
            <w:webHidden/>
          </w:rPr>
          <w:fldChar w:fldCharType="end"/>
        </w:r>
      </w:hyperlink>
    </w:p>
    <w:p w14:paraId="63863380" w14:textId="38A94B67" w:rsidR="00B01FCF" w:rsidRPr="00B01FCF" w:rsidRDefault="00B01FCF" w:rsidP="00B01FCF">
      <w:pPr>
        <w:pStyle w:val="TDC1"/>
        <w:rPr>
          <w:rFonts w:asciiTheme="minorHAnsi" w:eastAsiaTheme="minorEastAsia" w:hAnsiTheme="minorHAnsi" w:cstheme="minorBidi"/>
          <w:bCs w:val="0"/>
          <w:caps w:val="0"/>
          <w:noProof/>
          <w:kern w:val="2"/>
          <w:szCs w:val="24"/>
          <w14:ligatures w14:val="standardContextual"/>
        </w:rPr>
      </w:pPr>
      <w:hyperlink w:anchor="_Toc213787103" w:history="1">
        <w:r w:rsidRPr="00C81416">
          <w:rPr>
            <w:rStyle w:val="Hipervnculo"/>
            <w:noProof/>
          </w:rPr>
          <w:t>8. SPRINT REVIEW</w:t>
        </w:r>
        <w:r>
          <w:rPr>
            <w:noProof/>
            <w:webHidden/>
          </w:rPr>
          <w:tab/>
        </w:r>
        <w:r>
          <w:rPr>
            <w:noProof/>
            <w:webHidden/>
          </w:rPr>
          <w:fldChar w:fldCharType="begin"/>
        </w:r>
        <w:r>
          <w:rPr>
            <w:noProof/>
            <w:webHidden/>
          </w:rPr>
          <w:instrText xml:space="preserve"> PAGEREF _Toc213787103 \h </w:instrText>
        </w:r>
        <w:r>
          <w:rPr>
            <w:noProof/>
            <w:webHidden/>
          </w:rPr>
        </w:r>
        <w:r>
          <w:rPr>
            <w:noProof/>
            <w:webHidden/>
          </w:rPr>
          <w:fldChar w:fldCharType="separate"/>
        </w:r>
        <w:r>
          <w:rPr>
            <w:noProof/>
            <w:webHidden/>
          </w:rPr>
          <w:t>406</w:t>
        </w:r>
        <w:r>
          <w:rPr>
            <w:noProof/>
            <w:webHidden/>
          </w:rPr>
          <w:fldChar w:fldCharType="end"/>
        </w:r>
      </w:hyperlink>
    </w:p>
    <w:p w14:paraId="2E72B302" w14:textId="2B1C1171" w:rsidR="00B01FCF" w:rsidRDefault="00B01FCF">
      <w:pPr>
        <w:pStyle w:val="TDC2"/>
        <w:rPr>
          <w:rFonts w:asciiTheme="minorHAnsi" w:eastAsiaTheme="minorEastAsia" w:hAnsiTheme="minorHAnsi" w:cstheme="minorBidi"/>
          <w:noProof/>
          <w:kern w:val="2"/>
          <w:szCs w:val="24"/>
          <w14:ligatures w14:val="standardContextual"/>
        </w:rPr>
      </w:pPr>
      <w:hyperlink w:anchor="_Toc213787106" w:history="1">
        <w:r w:rsidRPr="00C81416">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_Toc213787106 \h </w:instrText>
        </w:r>
        <w:r>
          <w:rPr>
            <w:noProof/>
            <w:webHidden/>
          </w:rPr>
        </w:r>
        <w:r>
          <w:rPr>
            <w:noProof/>
            <w:webHidden/>
          </w:rPr>
          <w:fldChar w:fldCharType="separate"/>
        </w:r>
        <w:r>
          <w:rPr>
            <w:noProof/>
            <w:webHidden/>
          </w:rPr>
          <w:t>409</w:t>
        </w:r>
        <w:r>
          <w:rPr>
            <w:noProof/>
            <w:webHidden/>
          </w:rPr>
          <w:fldChar w:fldCharType="end"/>
        </w:r>
      </w:hyperlink>
    </w:p>
    <w:p w14:paraId="014A10B9" w14:textId="1D75A979" w:rsidR="00B01FCF" w:rsidRDefault="00B01FCF">
      <w:pPr>
        <w:pStyle w:val="TDC2"/>
        <w:rPr>
          <w:rFonts w:asciiTheme="minorHAnsi" w:eastAsiaTheme="minorEastAsia" w:hAnsiTheme="minorHAnsi" w:cstheme="minorBidi"/>
          <w:noProof/>
          <w:kern w:val="2"/>
          <w:szCs w:val="24"/>
          <w14:ligatures w14:val="standardContextual"/>
        </w:rPr>
      </w:pPr>
      <w:hyperlink w:anchor="_Toc213787107" w:history="1">
        <w:r w:rsidRPr="00C81416">
          <w:rPr>
            <w:rStyle w:val="Hipervnculo"/>
            <w:noProof/>
          </w:rPr>
          <w:t>Figura 8.2 Gráfica Burn-Up del esfuerzo del equipo</w:t>
        </w:r>
        <w:r>
          <w:rPr>
            <w:noProof/>
            <w:webHidden/>
          </w:rPr>
          <w:tab/>
        </w:r>
        <w:r>
          <w:rPr>
            <w:noProof/>
            <w:webHidden/>
          </w:rPr>
          <w:fldChar w:fldCharType="begin"/>
        </w:r>
        <w:r>
          <w:rPr>
            <w:noProof/>
            <w:webHidden/>
          </w:rPr>
          <w:instrText xml:space="preserve"> PAGEREF _Toc213787107 \h </w:instrText>
        </w:r>
        <w:r>
          <w:rPr>
            <w:noProof/>
            <w:webHidden/>
          </w:rPr>
        </w:r>
        <w:r>
          <w:rPr>
            <w:noProof/>
            <w:webHidden/>
          </w:rPr>
          <w:fldChar w:fldCharType="separate"/>
        </w:r>
        <w:r>
          <w:rPr>
            <w:noProof/>
            <w:webHidden/>
          </w:rPr>
          <w:t>410</w:t>
        </w:r>
        <w:r>
          <w:rPr>
            <w:noProof/>
            <w:webHidden/>
          </w:rPr>
          <w:fldChar w:fldCharType="end"/>
        </w:r>
      </w:hyperlink>
    </w:p>
    <w:p w14:paraId="190020D2" w14:textId="13BB44E5"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108" w:history="1">
        <w:r w:rsidRPr="00C81416">
          <w:rPr>
            <w:rStyle w:val="Hipervnculo"/>
            <w:noProof/>
          </w:rPr>
          <w:t>Figura 8.3 Velocidad del equipo</w:t>
        </w:r>
        <w:r>
          <w:rPr>
            <w:noProof/>
            <w:webHidden/>
          </w:rPr>
          <w:tab/>
        </w:r>
        <w:r>
          <w:rPr>
            <w:noProof/>
            <w:webHidden/>
          </w:rPr>
          <w:fldChar w:fldCharType="begin"/>
        </w:r>
        <w:r>
          <w:rPr>
            <w:noProof/>
            <w:webHidden/>
          </w:rPr>
          <w:instrText xml:space="preserve"> PAGEREF _Toc213787108 \h </w:instrText>
        </w:r>
        <w:r>
          <w:rPr>
            <w:noProof/>
            <w:webHidden/>
          </w:rPr>
        </w:r>
        <w:r>
          <w:rPr>
            <w:noProof/>
            <w:webHidden/>
          </w:rPr>
          <w:fldChar w:fldCharType="separate"/>
        </w:r>
        <w:r>
          <w:rPr>
            <w:noProof/>
            <w:webHidden/>
          </w:rPr>
          <w:t>410</w:t>
        </w:r>
        <w:r>
          <w:rPr>
            <w:noProof/>
            <w:webHidden/>
          </w:rPr>
          <w:fldChar w:fldCharType="end"/>
        </w:r>
      </w:hyperlink>
    </w:p>
    <w:p w14:paraId="34F7D4DF" w14:textId="7C193DCE"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110" w:history="1">
        <w:r w:rsidRPr="00C81416">
          <w:rPr>
            <w:rStyle w:val="Hipervnculo"/>
            <w:noProof/>
          </w:rPr>
          <w:t>9. ANEXO</w:t>
        </w:r>
        <w:r>
          <w:rPr>
            <w:noProof/>
            <w:webHidden/>
          </w:rPr>
          <w:tab/>
        </w:r>
        <w:r w:rsidRPr="00B01FCF">
          <w:rPr>
            <w:noProof/>
            <w:webHidden/>
          </w:rPr>
          <w:tab/>
        </w:r>
        <w:r>
          <w:rPr>
            <w:noProof/>
            <w:webHidden/>
          </w:rPr>
          <w:fldChar w:fldCharType="begin"/>
        </w:r>
        <w:r>
          <w:rPr>
            <w:noProof/>
            <w:webHidden/>
          </w:rPr>
          <w:instrText xml:space="preserve"> PAGEREF _Toc213787110 \h </w:instrText>
        </w:r>
        <w:r>
          <w:rPr>
            <w:noProof/>
            <w:webHidden/>
          </w:rPr>
        </w:r>
        <w:r>
          <w:rPr>
            <w:noProof/>
            <w:webHidden/>
          </w:rPr>
          <w:fldChar w:fldCharType="separate"/>
        </w:r>
        <w:r>
          <w:rPr>
            <w:noProof/>
            <w:webHidden/>
          </w:rPr>
          <w:t>414</w:t>
        </w:r>
        <w:r>
          <w:rPr>
            <w:noProof/>
            <w:webHidden/>
          </w:rPr>
          <w:fldChar w:fldCharType="end"/>
        </w:r>
      </w:hyperlink>
    </w:p>
    <w:p w14:paraId="22AE302A" w14:textId="7ADCF719"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111" w:history="1">
        <w:r w:rsidRPr="00C81416">
          <w:rPr>
            <w:rStyle w:val="Hipervnculo"/>
            <w:noProof/>
          </w:rPr>
          <w:t>10. REFERENCIAS</w:t>
        </w:r>
        <w:r>
          <w:rPr>
            <w:noProof/>
            <w:webHidden/>
          </w:rPr>
          <w:tab/>
        </w:r>
        <w:r>
          <w:rPr>
            <w:noProof/>
            <w:webHidden/>
          </w:rPr>
          <w:fldChar w:fldCharType="begin"/>
        </w:r>
        <w:r>
          <w:rPr>
            <w:noProof/>
            <w:webHidden/>
          </w:rPr>
          <w:instrText xml:space="preserve"> PAGEREF _Toc213787111 \h </w:instrText>
        </w:r>
        <w:r>
          <w:rPr>
            <w:noProof/>
            <w:webHidden/>
          </w:rPr>
        </w:r>
        <w:r>
          <w:rPr>
            <w:noProof/>
            <w:webHidden/>
          </w:rPr>
          <w:fldChar w:fldCharType="separate"/>
        </w:r>
        <w:r>
          <w:rPr>
            <w:noProof/>
            <w:webHidden/>
          </w:rPr>
          <w:t>420</w:t>
        </w:r>
        <w:r>
          <w:rPr>
            <w:noProof/>
            <w:webHidden/>
          </w:rPr>
          <w:fldChar w:fldCharType="end"/>
        </w:r>
      </w:hyperlink>
    </w:p>
    <w:p w14:paraId="1CE514F5" w14:textId="6548E206" w:rsidR="00B01FCF" w:rsidRDefault="00F445AA">
      <w:pPr>
        <w:spacing w:line="278" w:lineRule="auto"/>
        <w:ind w:firstLine="0"/>
        <w:jc w:val="left"/>
      </w:pPr>
      <w:r>
        <w:fldChar w:fldCharType="end"/>
      </w:r>
    </w:p>
    <w:p w14:paraId="1E4557E0" w14:textId="6CF03FDD" w:rsidR="00F445AA" w:rsidRPr="00B63665" w:rsidRDefault="00B01FCF">
      <w:pPr>
        <w:spacing w:line="278" w:lineRule="auto"/>
        <w:ind w:firstLine="0"/>
        <w:jc w:val="left"/>
      </w:pPr>
      <w:r>
        <w:br w:type="page"/>
      </w:r>
    </w:p>
    <w:p w14:paraId="00AD2AF0" w14:textId="0DCD6D41" w:rsidR="000A13D0" w:rsidRDefault="000C1D01" w:rsidP="000A13D0">
      <w:pPr>
        <w:ind w:firstLine="0"/>
        <w:rPr>
          <w:b/>
          <w:bCs/>
        </w:rPr>
      </w:pPr>
      <w:r>
        <w:rPr>
          <w:b/>
          <w:bCs/>
        </w:rPr>
        <w:lastRenderedPageBreak/>
        <w:t>Í</w:t>
      </w:r>
      <w:r w:rsidR="000A13D0" w:rsidRPr="003C3DF6">
        <w:rPr>
          <w:b/>
          <w:bCs/>
        </w:rPr>
        <w:t>NDICE DE TABLAS</w:t>
      </w:r>
    </w:p>
    <w:p w14:paraId="2D4B57D1" w14:textId="77777777" w:rsidR="00675E96" w:rsidRDefault="00675E96" w:rsidP="000A13D0">
      <w:pPr>
        <w:ind w:firstLine="0"/>
        <w:rPr>
          <w:b/>
          <w:bCs/>
        </w:rPr>
      </w:pPr>
    </w:p>
    <w:p w14:paraId="374E8DE3" w14:textId="66033B68" w:rsidR="00B01FCF" w:rsidRDefault="00B01FCF">
      <w:pPr>
        <w:pStyle w:val="TDC1"/>
        <w:rPr>
          <w:rFonts w:asciiTheme="minorHAnsi" w:eastAsiaTheme="minorEastAsia" w:hAnsiTheme="minorHAnsi" w:cstheme="minorBidi"/>
          <w:bCs w:val="0"/>
          <w:caps w:val="0"/>
          <w:noProof/>
          <w:kern w:val="2"/>
          <w:szCs w:val="24"/>
          <w14:ligatures w14:val="standardContextual"/>
        </w:rPr>
      </w:pPr>
      <w:r>
        <w:rPr>
          <w:b/>
          <w:bCs w:val="0"/>
        </w:rPr>
        <w:fldChar w:fldCharType="begin"/>
      </w:r>
      <w:r>
        <w:rPr>
          <w:b/>
          <w:bCs w:val="0"/>
        </w:rPr>
        <w:instrText xml:space="preserve"> TOC \o "1-1" \h \z \t "Descripción;2" </w:instrText>
      </w:r>
      <w:r>
        <w:rPr>
          <w:b/>
          <w:bCs w:val="0"/>
        </w:rPr>
        <w:fldChar w:fldCharType="separate"/>
      </w:r>
      <w:hyperlink w:anchor="_Toc213787233" w:history="1">
        <w:r w:rsidRPr="00550D6F">
          <w:rPr>
            <w:rStyle w:val="Hipervnculo"/>
            <w:noProof/>
          </w:rPr>
          <w:t>1. INTRODUCCIÓN</w:t>
        </w:r>
        <w:r>
          <w:rPr>
            <w:noProof/>
            <w:webHidden/>
          </w:rPr>
          <w:tab/>
        </w:r>
        <w:r>
          <w:rPr>
            <w:noProof/>
            <w:webHidden/>
          </w:rPr>
          <w:fldChar w:fldCharType="begin"/>
        </w:r>
        <w:r>
          <w:rPr>
            <w:noProof/>
            <w:webHidden/>
          </w:rPr>
          <w:instrText xml:space="preserve"> PAGEREF _Toc213787233 \h </w:instrText>
        </w:r>
        <w:r>
          <w:rPr>
            <w:noProof/>
            <w:webHidden/>
          </w:rPr>
        </w:r>
        <w:r>
          <w:rPr>
            <w:noProof/>
            <w:webHidden/>
          </w:rPr>
          <w:fldChar w:fldCharType="separate"/>
        </w:r>
        <w:r>
          <w:rPr>
            <w:noProof/>
            <w:webHidden/>
          </w:rPr>
          <w:t>22</w:t>
        </w:r>
        <w:r>
          <w:rPr>
            <w:noProof/>
            <w:webHidden/>
          </w:rPr>
          <w:fldChar w:fldCharType="end"/>
        </w:r>
      </w:hyperlink>
    </w:p>
    <w:p w14:paraId="17E1DE73" w14:textId="50617E6B" w:rsidR="00B01FCF" w:rsidRPr="00B01FCF" w:rsidRDefault="00B01FCF" w:rsidP="00B01FCF">
      <w:pPr>
        <w:pStyle w:val="TDC1"/>
        <w:rPr>
          <w:rFonts w:asciiTheme="minorHAnsi" w:eastAsiaTheme="minorEastAsia" w:hAnsiTheme="minorHAnsi" w:cstheme="minorBidi"/>
          <w:bCs w:val="0"/>
          <w:caps w:val="0"/>
          <w:noProof/>
          <w:kern w:val="2"/>
          <w:szCs w:val="24"/>
          <w14:ligatures w14:val="standardContextual"/>
        </w:rPr>
      </w:pPr>
      <w:hyperlink w:anchor="_Toc213787234" w:history="1">
        <w:r w:rsidRPr="00550D6F">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_Toc213787234 \h </w:instrText>
        </w:r>
        <w:r>
          <w:rPr>
            <w:noProof/>
            <w:webHidden/>
          </w:rPr>
        </w:r>
        <w:r>
          <w:rPr>
            <w:noProof/>
            <w:webHidden/>
          </w:rPr>
          <w:fldChar w:fldCharType="separate"/>
        </w:r>
        <w:r>
          <w:rPr>
            <w:noProof/>
            <w:webHidden/>
          </w:rPr>
          <w:t>23</w:t>
        </w:r>
        <w:r>
          <w:rPr>
            <w:noProof/>
            <w:webHidden/>
          </w:rPr>
          <w:fldChar w:fldCharType="end"/>
        </w:r>
      </w:hyperlink>
    </w:p>
    <w:p w14:paraId="4F1F99F9" w14:textId="07733025"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238" w:history="1">
        <w:r w:rsidRPr="00550D6F">
          <w:rPr>
            <w:rStyle w:val="Hipervnculo"/>
            <w:noProof/>
          </w:rPr>
          <w:t>3. PRODUCT BACKLOG</w:t>
        </w:r>
        <w:r>
          <w:rPr>
            <w:noProof/>
            <w:webHidden/>
          </w:rPr>
          <w:tab/>
        </w:r>
        <w:r>
          <w:rPr>
            <w:noProof/>
            <w:webHidden/>
          </w:rPr>
          <w:fldChar w:fldCharType="begin"/>
        </w:r>
        <w:r>
          <w:rPr>
            <w:noProof/>
            <w:webHidden/>
          </w:rPr>
          <w:instrText xml:space="preserve"> PAGEREF _Toc213787238 \h </w:instrText>
        </w:r>
        <w:r>
          <w:rPr>
            <w:noProof/>
            <w:webHidden/>
          </w:rPr>
        </w:r>
        <w:r>
          <w:rPr>
            <w:noProof/>
            <w:webHidden/>
          </w:rPr>
          <w:fldChar w:fldCharType="separate"/>
        </w:r>
        <w:r>
          <w:rPr>
            <w:noProof/>
            <w:webHidden/>
          </w:rPr>
          <w:t>28</w:t>
        </w:r>
        <w:r>
          <w:rPr>
            <w:noProof/>
            <w:webHidden/>
          </w:rPr>
          <w:fldChar w:fldCharType="end"/>
        </w:r>
      </w:hyperlink>
    </w:p>
    <w:p w14:paraId="0A62C824" w14:textId="5A1EBC75" w:rsidR="00B01FCF" w:rsidRDefault="00B01FCF">
      <w:pPr>
        <w:pStyle w:val="TDC2"/>
        <w:rPr>
          <w:rFonts w:asciiTheme="minorHAnsi" w:eastAsiaTheme="minorEastAsia" w:hAnsiTheme="minorHAnsi" w:cstheme="minorBidi"/>
          <w:noProof/>
          <w:kern w:val="2"/>
          <w:szCs w:val="24"/>
          <w14:ligatures w14:val="standardContextual"/>
        </w:rPr>
      </w:pPr>
      <w:hyperlink w:anchor="_Toc213787239" w:history="1">
        <w:r w:rsidRPr="00550D6F">
          <w:rPr>
            <w:rStyle w:val="Hipervnculo"/>
            <w:noProof/>
          </w:rPr>
          <w:t>Tabla 3.1 Product backlog</w:t>
        </w:r>
        <w:r>
          <w:rPr>
            <w:noProof/>
            <w:webHidden/>
          </w:rPr>
          <w:tab/>
        </w:r>
        <w:r>
          <w:rPr>
            <w:noProof/>
            <w:webHidden/>
          </w:rPr>
          <w:fldChar w:fldCharType="begin"/>
        </w:r>
        <w:r>
          <w:rPr>
            <w:noProof/>
            <w:webHidden/>
          </w:rPr>
          <w:instrText xml:space="preserve"> PAGEREF _Toc213787239 \h </w:instrText>
        </w:r>
        <w:r>
          <w:rPr>
            <w:noProof/>
            <w:webHidden/>
          </w:rPr>
        </w:r>
        <w:r>
          <w:rPr>
            <w:noProof/>
            <w:webHidden/>
          </w:rPr>
          <w:fldChar w:fldCharType="separate"/>
        </w:r>
        <w:r>
          <w:rPr>
            <w:noProof/>
            <w:webHidden/>
          </w:rPr>
          <w:t>28</w:t>
        </w:r>
        <w:r>
          <w:rPr>
            <w:noProof/>
            <w:webHidden/>
          </w:rPr>
          <w:fldChar w:fldCharType="end"/>
        </w:r>
      </w:hyperlink>
    </w:p>
    <w:p w14:paraId="0AA4C906" w14:textId="2DB1823F"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240" w:history="1">
        <w:r w:rsidRPr="00550D6F">
          <w:rPr>
            <w:rStyle w:val="Hipervnculo"/>
            <w:noProof/>
          </w:rPr>
          <w:t>4. SPRINT BACKLOG Y VISTA EXTERNA</w:t>
        </w:r>
        <w:r>
          <w:rPr>
            <w:noProof/>
            <w:webHidden/>
          </w:rPr>
          <w:tab/>
        </w:r>
        <w:r>
          <w:rPr>
            <w:noProof/>
            <w:webHidden/>
          </w:rPr>
          <w:fldChar w:fldCharType="begin"/>
        </w:r>
        <w:r>
          <w:rPr>
            <w:noProof/>
            <w:webHidden/>
          </w:rPr>
          <w:instrText xml:space="preserve"> PAGEREF _Toc213787240 \h </w:instrText>
        </w:r>
        <w:r>
          <w:rPr>
            <w:noProof/>
            <w:webHidden/>
          </w:rPr>
        </w:r>
        <w:r>
          <w:rPr>
            <w:noProof/>
            <w:webHidden/>
          </w:rPr>
          <w:fldChar w:fldCharType="separate"/>
        </w:r>
        <w:r>
          <w:rPr>
            <w:noProof/>
            <w:webHidden/>
          </w:rPr>
          <w:t>50</w:t>
        </w:r>
        <w:r>
          <w:rPr>
            <w:noProof/>
            <w:webHidden/>
          </w:rPr>
          <w:fldChar w:fldCharType="end"/>
        </w:r>
      </w:hyperlink>
    </w:p>
    <w:p w14:paraId="6EC0AAA4" w14:textId="2B6BB2B2" w:rsidR="00B01FCF" w:rsidRDefault="00B01FCF">
      <w:pPr>
        <w:pStyle w:val="TDC2"/>
        <w:rPr>
          <w:rFonts w:asciiTheme="minorHAnsi" w:eastAsiaTheme="minorEastAsia" w:hAnsiTheme="minorHAnsi" w:cstheme="minorBidi"/>
          <w:noProof/>
          <w:kern w:val="2"/>
          <w:szCs w:val="24"/>
          <w14:ligatures w14:val="standardContextual"/>
        </w:rPr>
      </w:pPr>
      <w:hyperlink w:anchor="_Toc213787241" w:history="1">
        <w:r w:rsidRPr="00550D6F">
          <w:rPr>
            <w:rStyle w:val="Hipervnculo"/>
            <w:noProof/>
          </w:rPr>
          <w:t>Tabla 4.1 Sprint backlog</w:t>
        </w:r>
        <w:r>
          <w:rPr>
            <w:noProof/>
            <w:webHidden/>
          </w:rPr>
          <w:tab/>
        </w:r>
        <w:r>
          <w:rPr>
            <w:noProof/>
            <w:webHidden/>
          </w:rPr>
          <w:fldChar w:fldCharType="begin"/>
        </w:r>
        <w:r>
          <w:rPr>
            <w:noProof/>
            <w:webHidden/>
          </w:rPr>
          <w:instrText xml:space="preserve"> PAGEREF _Toc213787241 \h </w:instrText>
        </w:r>
        <w:r>
          <w:rPr>
            <w:noProof/>
            <w:webHidden/>
          </w:rPr>
        </w:r>
        <w:r>
          <w:rPr>
            <w:noProof/>
            <w:webHidden/>
          </w:rPr>
          <w:fldChar w:fldCharType="separate"/>
        </w:r>
        <w:r>
          <w:rPr>
            <w:noProof/>
            <w:webHidden/>
          </w:rPr>
          <w:t>50</w:t>
        </w:r>
        <w:r>
          <w:rPr>
            <w:noProof/>
            <w:webHidden/>
          </w:rPr>
          <w:fldChar w:fldCharType="end"/>
        </w:r>
      </w:hyperlink>
    </w:p>
    <w:p w14:paraId="705F5002" w14:textId="39848E25" w:rsidR="00B01FCF" w:rsidRDefault="00B01FCF">
      <w:pPr>
        <w:pStyle w:val="TDC2"/>
        <w:rPr>
          <w:rFonts w:asciiTheme="minorHAnsi" w:eastAsiaTheme="minorEastAsia" w:hAnsiTheme="minorHAnsi" w:cstheme="minorBidi"/>
          <w:noProof/>
          <w:kern w:val="2"/>
          <w:szCs w:val="24"/>
          <w14:ligatures w14:val="standardContextual"/>
        </w:rPr>
      </w:pPr>
      <w:hyperlink w:anchor="_Toc213787242" w:history="1">
        <w:r w:rsidRPr="00550D6F">
          <w:rPr>
            <w:rStyle w:val="Hipervnculo"/>
            <w:noProof/>
          </w:rPr>
          <w:t>Tabla 4.2</w:t>
        </w:r>
        <w:r w:rsidRPr="00550D6F">
          <w:rPr>
            <w:rStyle w:val="Hipervnculo"/>
            <w:rFonts w:eastAsia="Times New Roman" w:cs="Times New Roman"/>
            <w:noProof/>
          </w:rPr>
          <w:t xml:space="preserve"> Caso de uso N°1.1, </w:t>
        </w:r>
        <w:r w:rsidRPr="00550D6F">
          <w:rPr>
            <w:rStyle w:val="Hipervnculo"/>
            <w:noProof/>
          </w:rPr>
          <w:t xml:space="preserve">visualizando los turnos </w:t>
        </w:r>
        <w:r w:rsidRPr="00550D6F">
          <w:rPr>
            <w:rStyle w:val="Hipervnculo"/>
            <w:rFonts w:eastAsia="Times New Roman" w:cs="Times New Roman"/>
            <w:noProof/>
          </w:rPr>
          <w:t xml:space="preserve">de trabajo </w:t>
        </w:r>
        <w:r w:rsidRPr="00550D6F">
          <w:rPr>
            <w:rStyle w:val="Hipervnculo"/>
            <w:noProof/>
          </w:rPr>
          <w:t>asignados por empleado</w:t>
        </w:r>
        <w:r>
          <w:rPr>
            <w:noProof/>
            <w:webHidden/>
          </w:rPr>
          <w:tab/>
        </w:r>
        <w:r>
          <w:rPr>
            <w:noProof/>
            <w:webHidden/>
          </w:rPr>
          <w:fldChar w:fldCharType="begin"/>
        </w:r>
        <w:r>
          <w:rPr>
            <w:noProof/>
            <w:webHidden/>
          </w:rPr>
          <w:instrText xml:space="preserve"> PAGEREF _Toc213787242 \h </w:instrText>
        </w:r>
        <w:r>
          <w:rPr>
            <w:noProof/>
            <w:webHidden/>
          </w:rPr>
        </w:r>
        <w:r>
          <w:rPr>
            <w:noProof/>
            <w:webHidden/>
          </w:rPr>
          <w:fldChar w:fldCharType="separate"/>
        </w:r>
        <w:r>
          <w:rPr>
            <w:noProof/>
            <w:webHidden/>
          </w:rPr>
          <w:t>54</w:t>
        </w:r>
        <w:r>
          <w:rPr>
            <w:noProof/>
            <w:webHidden/>
          </w:rPr>
          <w:fldChar w:fldCharType="end"/>
        </w:r>
      </w:hyperlink>
    </w:p>
    <w:p w14:paraId="138D5570" w14:textId="24B63EEF" w:rsidR="00B01FCF" w:rsidRDefault="00B01FCF">
      <w:pPr>
        <w:pStyle w:val="TDC2"/>
        <w:rPr>
          <w:rFonts w:asciiTheme="minorHAnsi" w:eastAsiaTheme="minorEastAsia" w:hAnsiTheme="minorHAnsi" w:cstheme="minorBidi"/>
          <w:noProof/>
          <w:kern w:val="2"/>
          <w:szCs w:val="24"/>
          <w14:ligatures w14:val="standardContextual"/>
        </w:rPr>
      </w:pPr>
      <w:hyperlink w:anchor="_Toc213787243" w:history="1">
        <w:r w:rsidRPr="00550D6F">
          <w:rPr>
            <w:rStyle w:val="Hipervnculo"/>
            <w:noProof/>
          </w:rPr>
          <w:t>Tabla 4.3 Caso de uso N°1.2, Asignando el turno a un trabajador</w:t>
        </w:r>
        <w:r>
          <w:rPr>
            <w:noProof/>
            <w:webHidden/>
          </w:rPr>
          <w:tab/>
        </w:r>
        <w:r>
          <w:rPr>
            <w:noProof/>
            <w:webHidden/>
          </w:rPr>
          <w:fldChar w:fldCharType="begin"/>
        </w:r>
        <w:r>
          <w:rPr>
            <w:noProof/>
            <w:webHidden/>
          </w:rPr>
          <w:instrText xml:space="preserve"> PAGEREF _Toc213787243 \h </w:instrText>
        </w:r>
        <w:r>
          <w:rPr>
            <w:noProof/>
            <w:webHidden/>
          </w:rPr>
        </w:r>
        <w:r>
          <w:rPr>
            <w:noProof/>
            <w:webHidden/>
          </w:rPr>
          <w:fldChar w:fldCharType="separate"/>
        </w:r>
        <w:r>
          <w:rPr>
            <w:noProof/>
            <w:webHidden/>
          </w:rPr>
          <w:t>55</w:t>
        </w:r>
        <w:r>
          <w:rPr>
            <w:noProof/>
            <w:webHidden/>
          </w:rPr>
          <w:fldChar w:fldCharType="end"/>
        </w:r>
      </w:hyperlink>
    </w:p>
    <w:p w14:paraId="30137524" w14:textId="50C836A9" w:rsidR="00B01FCF" w:rsidRDefault="00B01FCF">
      <w:pPr>
        <w:pStyle w:val="TDC2"/>
        <w:rPr>
          <w:rFonts w:asciiTheme="minorHAnsi" w:eastAsiaTheme="minorEastAsia" w:hAnsiTheme="minorHAnsi" w:cstheme="minorBidi"/>
          <w:noProof/>
          <w:kern w:val="2"/>
          <w:szCs w:val="24"/>
          <w14:ligatures w14:val="standardContextual"/>
        </w:rPr>
      </w:pPr>
      <w:hyperlink w:anchor="_Toc213787244" w:history="1">
        <w:r w:rsidRPr="00550D6F">
          <w:rPr>
            <w:rStyle w:val="Hipervnculo"/>
            <w:noProof/>
          </w:rPr>
          <w:t>Tabla 4.4 Caso de uso N°1.3.1, Editando la descripción del turno</w:t>
        </w:r>
        <w:r>
          <w:rPr>
            <w:noProof/>
            <w:webHidden/>
          </w:rPr>
          <w:tab/>
        </w:r>
        <w:r>
          <w:rPr>
            <w:noProof/>
            <w:webHidden/>
          </w:rPr>
          <w:fldChar w:fldCharType="begin"/>
        </w:r>
        <w:r>
          <w:rPr>
            <w:noProof/>
            <w:webHidden/>
          </w:rPr>
          <w:instrText xml:space="preserve"> PAGEREF _Toc213787244 \h </w:instrText>
        </w:r>
        <w:r>
          <w:rPr>
            <w:noProof/>
            <w:webHidden/>
          </w:rPr>
        </w:r>
        <w:r>
          <w:rPr>
            <w:noProof/>
            <w:webHidden/>
          </w:rPr>
          <w:fldChar w:fldCharType="separate"/>
        </w:r>
        <w:r>
          <w:rPr>
            <w:noProof/>
            <w:webHidden/>
          </w:rPr>
          <w:t>56</w:t>
        </w:r>
        <w:r>
          <w:rPr>
            <w:noProof/>
            <w:webHidden/>
          </w:rPr>
          <w:fldChar w:fldCharType="end"/>
        </w:r>
      </w:hyperlink>
    </w:p>
    <w:p w14:paraId="7581BC8B" w14:textId="2AC6820E" w:rsidR="00B01FCF" w:rsidRDefault="00B01FCF">
      <w:pPr>
        <w:pStyle w:val="TDC2"/>
        <w:rPr>
          <w:rFonts w:asciiTheme="minorHAnsi" w:eastAsiaTheme="minorEastAsia" w:hAnsiTheme="minorHAnsi" w:cstheme="minorBidi"/>
          <w:noProof/>
          <w:kern w:val="2"/>
          <w:szCs w:val="24"/>
          <w14:ligatures w14:val="standardContextual"/>
        </w:rPr>
      </w:pPr>
      <w:hyperlink w:anchor="_Toc213787245" w:history="1">
        <w:r w:rsidRPr="00550D6F">
          <w:rPr>
            <w:rStyle w:val="Hipervnculo"/>
            <w:noProof/>
          </w:rPr>
          <w:t>Tabla 4.5 Caso de uso N°1.3.2, Cambiando el turno de los trabajadores</w:t>
        </w:r>
        <w:r>
          <w:rPr>
            <w:noProof/>
            <w:webHidden/>
          </w:rPr>
          <w:tab/>
        </w:r>
        <w:r>
          <w:rPr>
            <w:noProof/>
            <w:webHidden/>
          </w:rPr>
          <w:fldChar w:fldCharType="begin"/>
        </w:r>
        <w:r>
          <w:rPr>
            <w:noProof/>
            <w:webHidden/>
          </w:rPr>
          <w:instrText xml:space="preserve"> PAGEREF _Toc213787245 \h </w:instrText>
        </w:r>
        <w:r>
          <w:rPr>
            <w:noProof/>
            <w:webHidden/>
          </w:rPr>
        </w:r>
        <w:r>
          <w:rPr>
            <w:noProof/>
            <w:webHidden/>
          </w:rPr>
          <w:fldChar w:fldCharType="separate"/>
        </w:r>
        <w:r>
          <w:rPr>
            <w:noProof/>
            <w:webHidden/>
          </w:rPr>
          <w:t>57</w:t>
        </w:r>
        <w:r>
          <w:rPr>
            <w:noProof/>
            <w:webHidden/>
          </w:rPr>
          <w:fldChar w:fldCharType="end"/>
        </w:r>
      </w:hyperlink>
    </w:p>
    <w:p w14:paraId="0D2B11DE" w14:textId="4783273D" w:rsidR="00B01FCF" w:rsidRDefault="00B01FCF">
      <w:pPr>
        <w:pStyle w:val="TDC2"/>
        <w:rPr>
          <w:rFonts w:asciiTheme="minorHAnsi" w:eastAsiaTheme="minorEastAsia" w:hAnsiTheme="minorHAnsi" w:cstheme="minorBidi"/>
          <w:noProof/>
          <w:kern w:val="2"/>
          <w:szCs w:val="24"/>
          <w14:ligatures w14:val="standardContextual"/>
        </w:rPr>
      </w:pPr>
      <w:hyperlink w:anchor="_Toc213787246" w:history="1">
        <w:r w:rsidRPr="00550D6F">
          <w:rPr>
            <w:rStyle w:val="Hipervnculo"/>
            <w:noProof/>
          </w:rPr>
          <w:t>Tabla 4.6 Caso de uso N°1.4, Visualizando los departamentos de la empresa</w:t>
        </w:r>
        <w:r>
          <w:rPr>
            <w:noProof/>
            <w:webHidden/>
          </w:rPr>
          <w:tab/>
        </w:r>
        <w:r>
          <w:rPr>
            <w:noProof/>
            <w:webHidden/>
          </w:rPr>
          <w:fldChar w:fldCharType="begin"/>
        </w:r>
        <w:r>
          <w:rPr>
            <w:noProof/>
            <w:webHidden/>
          </w:rPr>
          <w:instrText xml:space="preserve"> PAGEREF _Toc213787246 \h </w:instrText>
        </w:r>
        <w:r>
          <w:rPr>
            <w:noProof/>
            <w:webHidden/>
          </w:rPr>
        </w:r>
        <w:r>
          <w:rPr>
            <w:noProof/>
            <w:webHidden/>
          </w:rPr>
          <w:fldChar w:fldCharType="separate"/>
        </w:r>
        <w:r>
          <w:rPr>
            <w:noProof/>
            <w:webHidden/>
          </w:rPr>
          <w:t>58</w:t>
        </w:r>
        <w:r>
          <w:rPr>
            <w:noProof/>
            <w:webHidden/>
          </w:rPr>
          <w:fldChar w:fldCharType="end"/>
        </w:r>
      </w:hyperlink>
    </w:p>
    <w:p w14:paraId="48591E61" w14:textId="477A4292" w:rsidR="00B01FCF" w:rsidRDefault="00B01FCF">
      <w:pPr>
        <w:pStyle w:val="TDC2"/>
        <w:rPr>
          <w:rFonts w:asciiTheme="minorHAnsi" w:eastAsiaTheme="minorEastAsia" w:hAnsiTheme="minorHAnsi" w:cstheme="minorBidi"/>
          <w:noProof/>
          <w:kern w:val="2"/>
          <w:szCs w:val="24"/>
          <w14:ligatures w14:val="standardContextual"/>
        </w:rPr>
      </w:pPr>
      <w:hyperlink w:anchor="_Toc213787247" w:history="1">
        <w:r w:rsidRPr="00550D6F">
          <w:rPr>
            <w:rStyle w:val="Hipervnculo"/>
            <w:noProof/>
          </w:rPr>
          <w:t>Tabla 4.7 Caso de uso N°1.5, Creando los departamentos de la empresa</w:t>
        </w:r>
        <w:r>
          <w:rPr>
            <w:noProof/>
            <w:webHidden/>
          </w:rPr>
          <w:tab/>
        </w:r>
        <w:r>
          <w:rPr>
            <w:noProof/>
            <w:webHidden/>
          </w:rPr>
          <w:fldChar w:fldCharType="begin"/>
        </w:r>
        <w:r>
          <w:rPr>
            <w:noProof/>
            <w:webHidden/>
          </w:rPr>
          <w:instrText xml:space="preserve"> PAGEREF _Toc213787247 \h </w:instrText>
        </w:r>
        <w:r>
          <w:rPr>
            <w:noProof/>
            <w:webHidden/>
          </w:rPr>
        </w:r>
        <w:r>
          <w:rPr>
            <w:noProof/>
            <w:webHidden/>
          </w:rPr>
          <w:fldChar w:fldCharType="separate"/>
        </w:r>
        <w:r>
          <w:rPr>
            <w:noProof/>
            <w:webHidden/>
          </w:rPr>
          <w:t>59</w:t>
        </w:r>
        <w:r>
          <w:rPr>
            <w:noProof/>
            <w:webHidden/>
          </w:rPr>
          <w:fldChar w:fldCharType="end"/>
        </w:r>
      </w:hyperlink>
    </w:p>
    <w:p w14:paraId="1DEF59F0" w14:textId="3D6235F2" w:rsidR="00B01FCF" w:rsidRDefault="00B01FCF">
      <w:pPr>
        <w:pStyle w:val="TDC2"/>
        <w:rPr>
          <w:rFonts w:asciiTheme="minorHAnsi" w:eastAsiaTheme="minorEastAsia" w:hAnsiTheme="minorHAnsi" w:cstheme="minorBidi"/>
          <w:noProof/>
          <w:kern w:val="2"/>
          <w:szCs w:val="24"/>
          <w14:ligatures w14:val="standardContextual"/>
        </w:rPr>
      </w:pPr>
      <w:hyperlink w:anchor="_Toc213787248" w:history="1">
        <w:r w:rsidRPr="00550D6F">
          <w:rPr>
            <w:rStyle w:val="Hipervnculo"/>
            <w:noProof/>
          </w:rPr>
          <w:t>Tabla 4.8 Caso de uso N°1.6, cambiando el estado de un departamento</w:t>
        </w:r>
        <w:r>
          <w:rPr>
            <w:noProof/>
            <w:webHidden/>
          </w:rPr>
          <w:tab/>
        </w:r>
        <w:r>
          <w:rPr>
            <w:noProof/>
            <w:webHidden/>
          </w:rPr>
          <w:fldChar w:fldCharType="begin"/>
        </w:r>
        <w:r>
          <w:rPr>
            <w:noProof/>
            <w:webHidden/>
          </w:rPr>
          <w:instrText xml:space="preserve"> PAGEREF _Toc213787248 \h </w:instrText>
        </w:r>
        <w:r>
          <w:rPr>
            <w:noProof/>
            <w:webHidden/>
          </w:rPr>
        </w:r>
        <w:r>
          <w:rPr>
            <w:noProof/>
            <w:webHidden/>
          </w:rPr>
          <w:fldChar w:fldCharType="separate"/>
        </w:r>
        <w:r>
          <w:rPr>
            <w:noProof/>
            <w:webHidden/>
          </w:rPr>
          <w:t>60</w:t>
        </w:r>
        <w:r>
          <w:rPr>
            <w:noProof/>
            <w:webHidden/>
          </w:rPr>
          <w:fldChar w:fldCharType="end"/>
        </w:r>
      </w:hyperlink>
    </w:p>
    <w:p w14:paraId="025A18D8" w14:textId="04FEDE9E" w:rsidR="00B01FCF" w:rsidRDefault="00B01FCF">
      <w:pPr>
        <w:pStyle w:val="TDC2"/>
        <w:rPr>
          <w:rFonts w:asciiTheme="minorHAnsi" w:eastAsiaTheme="minorEastAsia" w:hAnsiTheme="minorHAnsi" w:cstheme="minorBidi"/>
          <w:noProof/>
          <w:kern w:val="2"/>
          <w:szCs w:val="24"/>
          <w14:ligatures w14:val="standardContextual"/>
        </w:rPr>
      </w:pPr>
      <w:hyperlink w:anchor="_Toc213787249" w:history="1">
        <w:r w:rsidRPr="00550D6F">
          <w:rPr>
            <w:rStyle w:val="Hipervnculo"/>
            <w:noProof/>
          </w:rPr>
          <w:t>Tabla 4.9 Caso de uso N°1.7, Visualizando los motivos de permiso</w:t>
        </w:r>
        <w:r>
          <w:rPr>
            <w:noProof/>
            <w:webHidden/>
          </w:rPr>
          <w:tab/>
        </w:r>
        <w:r>
          <w:rPr>
            <w:noProof/>
            <w:webHidden/>
          </w:rPr>
          <w:fldChar w:fldCharType="begin"/>
        </w:r>
        <w:r>
          <w:rPr>
            <w:noProof/>
            <w:webHidden/>
          </w:rPr>
          <w:instrText xml:space="preserve"> PAGEREF _Toc213787249 \h </w:instrText>
        </w:r>
        <w:r>
          <w:rPr>
            <w:noProof/>
            <w:webHidden/>
          </w:rPr>
        </w:r>
        <w:r>
          <w:rPr>
            <w:noProof/>
            <w:webHidden/>
          </w:rPr>
          <w:fldChar w:fldCharType="separate"/>
        </w:r>
        <w:r>
          <w:rPr>
            <w:noProof/>
            <w:webHidden/>
          </w:rPr>
          <w:t>61</w:t>
        </w:r>
        <w:r>
          <w:rPr>
            <w:noProof/>
            <w:webHidden/>
          </w:rPr>
          <w:fldChar w:fldCharType="end"/>
        </w:r>
      </w:hyperlink>
    </w:p>
    <w:p w14:paraId="5577C2FA" w14:textId="13E7253A" w:rsidR="00B01FCF" w:rsidRDefault="00B01FCF">
      <w:pPr>
        <w:pStyle w:val="TDC2"/>
        <w:rPr>
          <w:rFonts w:asciiTheme="minorHAnsi" w:eastAsiaTheme="minorEastAsia" w:hAnsiTheme="minorHAnsi" w:cstheme="minorBidi"/>
          <w:noProof/>
          <w:kern w:val="2"/>
          <w:szCs w:val="24"/>
          <w14:ligatures w14:val="standardContextual"/>
        </w:rPr>
      </w:pPr>
      <w:hyperlink w:anchor="_Toc213787250" w:history="1">
        <w:r w:rsidRPr="00550D6F">
          <w:rPr>
            <w:rStyle w:val="Hipervnculo"/>
            <w:noProof/>
          </w:rPr>
          <w:t>Tabla 4.10 Caso de uso N °1.8, Creando motivo de permiso</w:t>
        </w:r>
        <w:r>
          <w:rPr>
            <w:noProof/>
            <w:webHidden/>
          </w:rPr>
          <w:tab/>
        </w:r>
        <w:r>
          <w:rPr>
            <w:noProof/>
            <w:webHidden/>
          </w:rPr>
          <w:fldChar w:fldCharType="begin"/>
        </w:r>
        <w:r>
          <w:rPr>
            <w:noProof/>
            <w:webHidden/>
          </w:rPr>
          <w:instrText xml:space="preserve"> PAGEREF _Toc213787250 \h </w:instrText>
        </w:r>
        <w:r>
          <w:rPr>
            <w:noProof/>
            <w:webHidden/>
          </w:rPr>
        </w:r>
        <w:r>
          <w:rPr>
            <w:noProof/>
            <w:webHidden/>
          </w:rPr>
          <w:fldChar w:fldCharType="separate"/>
        </w:r>
        <w:r>
          <w:rPr>
            <w:noProof/>
            <w:webHidden/>
          </w:rPr>
          <w:t>62</w:t>
        </w:r>
        <w:r>
          <w:rPr>
            <w:noProof/>
            <w:webHidden/>
          </w:rPr>
          <w:fldChar w:fldCharType="end"/>
        </w:r>
      </w:hyperlink>
    </w:p>
    <w:p w14:paraId="6E7FC69D" w14:textId="7F167E57" w:rsidR="00B01FCF" w:rsidRDefault="00B01FCF">
      <w:pPr>
        <w:pStyle w:val="TDC2"/>
        <w:rPr>
          <w:rFonts w:asciiTheme="minorHAnsi" w:eastAsiaTheme="minorEastAsia" w:hAnsiTheme="minorHAnsi" w:cstheme="minorBidi"/>
          <w:noProof/>
          <w:kern w:val="2"/>
          <w:szCs w:val="24"/>
          <w14:ligatures w14:val="standardContextual"/>
        </w:rPr>
      </w:pPr>
      <w:hyperlink w:anchor="_Toc213787251" w:history="1">
        <w:r w:rsidRPr="00550D6F">
          <w:rPr>
            <w:rStyle w:val="Hipervnculo"/>
            <w:noProof/>
          </w:rPr>
          <w:t>Tabla 4.11 Caso de uso N°1.9, Activando/Desactivando motivo de permiso</w:t>
        </w:r>
        <w:r>
          <w:rPr>
            <w:noProof/>
            <w:webHidden/>
          </w:rPr>
          <w:tab/>
        </w:r>
        <w:r>
          <w:rPr>
            <w:noProof/>
            <w:webHidden/>
          </w:rPr>
          <w:fldChar w:fldCharType="begin"/>
        </w:r>
        <w:r>
          <w:rPr>
            <w:noProof/>
            <w:webHidden/>
          </w:rPr>
          <w:instrText xml:space="preserve"> PAGEREF _Toc213787251 \h </w:instrText>
        </w:r>
        <w:r>
          <w:rPr>
            <w:noProof/>
            <w:webHidden/>
          </w:rPr>
        </w:r>
        <w:r>
          <w:rPr>
            <w:noProof/>
            <w:webHidden/>
          </w:rPr>
          <w:fldChar w:fldCharType="separate"/>
        </w:r>
        <w:r>
          <w:rPr>
            <w:noProof/>
            <w:webHidden/>
          </w:rPr>
          <w:t>63</w:t>
        </w:r>
        <w:r>
          <w:rPr>
            <w:noProof/>
            <w:webHidden/>
          </w:rPr>
          <w:fldChar w:fldCharType="end"/>
        </w:r>
      </w:hyperlink>
    </w:p>
    <w:p w14:paraId="36F3650E" w14:textId="36610D0D" w:rsidR="00B01FCF" w:rsidRDefault="00B01FCF">
      <w:pPr>
        <w:pStyle w:val="TDC2"/>
        <w:rPr>
          <w:rFonts w:asciiTheme="minorHAnsi" w:eastAsiaTheme="minorEastAsia" w:hAnsiTheme="minorHAnsi" w:cstheme="minorBidi"/>
          <w:noProof/>
          <w:kern w:val="2"/>
          <w:szCs w:val="24"/>
          <w14:ligatures w14:val="standardContextual"/>
        </w:rPr>
      </w:pPr>
      <w:hyperlink w:anchor="_Toc213787252" w:history="1">
        <w:r w:rsidRPr="00550D6F">
          <w:rPr>
            <w:rStyle w:val="Hipervnculo"/>
            <w:noProof/>
          </w:rPr>
          <w:t>Tabla 4.12 Caso de uso N °1.10, Visualizando tipos de contratos</w:t>
        </w:r>
        <w:r>
          <w:rPr>
            <w:noProof/>
            <w:webHidden/>
          </w:rPr>
          <w:tab/>
        </w:r>
        <w:r>
          <w:rPr>
            <w:noProof/>
            <w:webHidden/>
          </w:rPr>
          <w:fldChar w:fldCharType="begin"/>
        </w:r>
        <w:r>
          <w:rPr>
            <w:noProof/>
            <w:webHidden/>
          </w:rPr>
          <w:instrText xml:space="preserve"> PAGEREF _Toc213787252 \h </w:instrText>
        </w:r>
        <w:r>
          <w:rPr>
            <w:noProof/>
            <w:webHidden/>
          </w:rPr>
        </w:r>
        <w:r>
          <w:rPr>
            <w:noProof/>
            <w:webHidden/>
          </w:rPr>
          <w:fldChar w:fldCharType="separate"/>
        </w:r>
        <w:r>
          <w:rPr>
            <w:noProof/>
            <w:webHidden/>
          </w:rPr>
          <w:t>64</w:t>
        </w:r>
        <w:r>
          <w:rPr>
            <w:noProof/>
            <w:webHidden/>
          </w:rPr>
          <w:fldChar w:fldCharType="end"/>
        </w:r>
      </w:hyperlink>
    </w:p>
    <w:p w14:paraId="327892D8" w14:textId="2C23E7AB" w:rsidR="00B01FCF" w:rsidRDefault="00B01FCF">
      <w:pPr>
        <w:pStyle w:val="TDC2"/>
        <w:rPr>
          <w:rFonts w:asciiTheme="minorHAnsi" w:eastAsiaTheme="minorEastAsia" w:hAnsiTheme="minorHAnsi" w:cstheme="minorBidi"/>
          <w:noProof/>
          <w:kern w:val="2"/>
          <w:szCs w:val="24"/>
          <w14:ligatures w14:val="standardContextual"/>
        </w:rPr>
      </w:pPr>
      <w:hyperlink w:anchor="_Toc213787253" w:history="1">
        <w:r w:rsidRPr="00550D6F">
          <w:rPr>
            <w:rStyle w:val="Hipervnculo"/>
            <w:noProof/>
          </w:rPr>
          <w:t>Tabla 4.13 Caso de uso N °1.11, Creando tipos de contratos con su descripción</w:t>
        </w:r>
        <w:r>
          <w:rPr>
            <w:noProof/>
            <w:webHidden/>
          </w:rPr>
          <w:tab/>
        </w:r>
        <w:r>
          <w:rPr>
            <w:noProof/>
            <w:webHidden/>
          </w:rPr>
          <w:fldChar w:fldCharType="begin"/>
        </w:r>
        <w:r>
          <w:rPr>
            <w:noProof/>
            <w:webHidden/>
          </w:rPr>
          <w:instrText xml:space="preserve"> PAGEREF _Toc213787253 \h </w:instrText>
        </w:r>
        <w:r>
          <w:rPr>
            <w:noProof/>
            <w:webHidden/>
          </w:rPr>
        </w:r>
        <w:r>
          <w:rPr>
            <w:noProof/>
            <w:webHidden/>
          </w:rPr>
          <w:fldChar w:fldCharType="separate"/>
        </w:r>
        <w:r>
          <w:rPr>
            <w:noProof/>
            <w:webHidden/>
          </w:rPr>
          <w:t>65</w:t>
        </w:r>
        <w:r>
          <w:rPr>
            <w:noProof/>
            <w:webHidden/>
          </w:rPr>
          <w:fldChar w:fldCharType="end"/>
        </w:r>
      </w:hyperlink>
    </w:p>
    <w:p w14:paraId="56A62A41" w14:textId="2FF9ED42" w:rsidR="00B01FCF" w:rsidRDefault="00B01FCF">
      <w:pPr>
        <w:pStyle w:val="TDC2"/>
        <w:rPr>
          <w:rFonts w:asciiTheme="minorHAnsi" w:eastAsiaTheme="minorEastAsia" w:hAnsiTheme="minorHAnsi" w:cstheme="minorBidi"/>
          <w:noProof/>
          <w:kern w:val="2"/>
          <w:szCs w:val="24"/>
          <w14:ligatures w14:val="standardContextual"/>
        </w:rPr>
      </w:pPr>
      <w:hyperlink w:anchor="_Toc213787254" w:history="1">
        <w:r w:rsidRPr="00550D6F">
          <w:rPr>
            <w:rStyle w:val="Hipervnculo"/>
            <w:noProof/>
          </w:rPr>
          <w:t>Tabla 4.14 Caso de uso N °1.12, cambiando el estado de un tipo de contrato</w:t>
        </w:r>
        <w:r>
          <w:rPr>
            <w:noProof/>
            <w:webHidden/>
          </w:rPr>
          <w:tab/>
        </w:r>
        <w:r>
          <w:rPr>
            <w:noProof/>
            <w:webHidden/>
          </w:rPr>
          <w:fldChar w:fldCharType="begin"/>
        </w:r>
        <w:r>
          <w:rPr>
            <w:noProof/>
            <w:webHidden/>
          </w:rPr>
          <w:instrText xml:space="preserve"> PAGEREF _Toc213787254 \h </w:instrText>
        </w:r>
        <w:r>
          <w:rPr>
            <w:noProof/>
            <w:webHidden/>
          </w:rPr>
        </w:r>
        <w:r>
          <w:rPr>
            <w:noProof/>
            <w:webHidden/>
          </w:rPr>
          <w:fldChar w:fldCharType="separate"/>
        </w:r>
        <w:r>
          <w:rPr>
            <w:noProof/>
            <w:webHidden/>
          </w:rPr>
          <w:t>66</w:t>
        </w:r>
        <w:r>
          <w:rPr>
            <w:noProof/>
            <w:webHidden/>
          </w:rPr>
          <w:fldChar w:fldCharType="end"/>
        </w:r>
      </w:hyperlink>
    </w:p>
    <w:p w14:paraId="3FAFEBE3" w14:textId="51AE8442" w:rsidR="00B01FCF" w:rsidRDefault="00B01FCF">
      <w:pPr>
        <w:pStyle w:val="TDC2"/>
        <w:rPr>
          <w:rFonts w:asciiTheme="minorHAnsi" w:eastAsiaTheme="minorEastAsia" w:hAnsiTheme="minorHAnsi" w:cstheme="minorBidi"/>
          <w:noProof/>
          <w:kern w:val="2"/>
          <w:szCs w:val="24"/>
          <w14:ligatures w14:val="standardContextual"/>
        </w:rPr>
      </w:pPr>
      <w:hyperlink w:anchor="_Toc213787255" w:history="1">
        <w:r w:rsidRPr="00550D6F">
          <w:rPr>
            <w:rStyle w:val="Hipervnculo"/>
            <w:noProof/>
          </w:rPr>
          <w:t>Tabla 4.15 Caso de uso N °1.13, visualizando los tipos de vacaciones</w:t>
        </w:r>
        <w:r>
          <w:rPr>
            <w:noProof/>
            <w:webHidden/>
          </w:rPr>
          <w:tab/>
        </w:r>
        <w:r>
          <w:rPr>
            <w:noProof/>
            <w:webHidden/>
          </w:rPr>
          <w:fldChar w:fldCharType="begin"/>
        </w:r>
        <w:r>
          <w:rPr>
            <w:noProof/>
            <w:webHidden/>
          </w:rPr>
          <w:instrText xml:space="preserve"> PAGEREF _Toc213787255 \h </w:instrText>
        </w:r>
        <w:r>
          <w:rPr>
            <w:noProof/>
            <w:webHidden/>
          </w:rPr>
        </w:r>
        <w:r>
          <w:rPr>
            <w:noProof/>
            <w:webHidden/>
          </w:rPr>
          <w:fldChar w:fldCharType="separate"/>
        </w:r>
        <w:r>
          <w:rPr>
            <w:noProof/>
            <w:webHidden/>
          </w:rPr>
          <w:t>67</w:t>
        </w:r>
        <w:r>
          <w:rPr>
            <w:noProof/>
            <w:webHidden/>
          </w:rPr>
          <w:fldChar w:fldCharType="end"/>
        </w:r>
      </w:hyperlink>
    </w:p>
    <w:p w14:paraId="5AF928FF" w14:textId="46AEBF57" w:rsidR="00B01FCF" w:rsidRDefault="00B01FCF">
      <w:pPr>
        <w:pStyle w:val="TDC2"/>
        <w:rPr>
          <w:rFonts w:asciiTheme="minorHAnsi" w:eastAsiaTheme="minorEastAsia" w:hAnsiTheme="minorHAnsi" w:cstheme="minorBidi"/>
          <w:noProof/>
          <w:kern w:val="2"/>
          <w:szCs w:val="24"/>
          <w14:ligatures w14:val="standardContextual"/>
        </w:rPr>
      </w:pPr>
      <w:hyperlink w:anchor="_Toc213787256" w:history="1">
        <w:r w:rsidRPr="00550D6F">
          <w:rPr>
            <w:rStyle w:val="Hipervnculo"/>
            <w:noProof/>
          </w:rPr>
          <w:t>Tabla 4.16 Caso de uso N °1.14, Creando un tipo de vacaciones</w:t>
        </w:r>
        <w:r>
          <w:rPr>
            <w:noProof/>
            <w:webHidden/>
          </w:rPr>
          <w:tab/>
        </w:r>
        <w:r>
          <w:rPr>
            <w:noProof/>
            <w:webHidden/>
          </w:rPr>
          <w:fldChar w:fldCharType="begin"/>
        </w:r>
        <w:r>
          <w:rPr>
            <w:noProof/>
            <w:webHidden/>
          </w:rPr>
          <w:instrText xml:space="preserve"> PAGEREF _Toc213787256 \h </w:instrText>
        </w:r>
        <w:r>
          <w:rPr>
            <w:noProof/>
            <w:webHidden/>
          </w:rPr>
        </w:r>
        <w:r>
          <w:rPr>
            <w:noProof/>
            <w:webHidden/>
          </w:rPr>
          <w:fldChar w:fldCharType="separate"/>
        </w:r>
        <w:r>
          <w:rPr>
            <w:noProof/>
            <w:webHidden/>
          </w:rPr>
          <w:t>68</w:t>
        </w:r>
        <w:r>
          <w:rPr>
            <w:noProof/>
            <w:webHidden/>
          </w:rPr>
          <w:fldChar w:fldCharType="end"/>
        </w:r>
      </w:hyperlink>
    </w:p>
    <w:p w14:paraId="23A6AE0F" w14:textId="4FC74591" w:rsidR="00B01FCF" w:rsidRDefault="00B01FCF">
      <w:pPr>
        <w:pStyle w:val="TDC2"/>
        <w:rPr>
          <w:rFonts w:asciiTheme="minorHAnsi" w:eastAsiaTheme="minorEastAsia" w:hAnsiTheme="minorHAnsi" w:cstheme="minorBidi"/>
          <w:noProof/>
          <w:kern w:val="2"/>
          <w:szCs w:val="24"/>
          <w14:ligatures w14:val="standardContextual"/>
        </w:rPr>
      </w:pPr>
      <w:hyperlink w:anchor="_Toc213787257" w:history="1">
        <w:r w:rsidRPr="00550D6F">
          <w:rPr>
            <w:rStyle w:val="Hipervnculo"/>
            <w:noProof/>
          </w:rPr>
          <w:t>Tabla 4.17 Caso de uso N °1.15, cambiando el estado de tipos de vacaciones</w:t>
        </w:r>
        <w:r>
          <w:rPr>
            <w:noProof/>
            <w:webHidden/>
          </w:rPr>
          <w:tab/>
        </w:r>
        <w:r>
          <w:rPr>
            <w:noProof/>
            <w:webHidden/>
          </w:rPr>
          <w:fldChar w:fldCharType="begin"/>
        </w:r>
        <w:r>
          <w:rPr>
            <w:noProof/>
            <w:webHidden/>
          </w:rPr>
          <w:instrText xml:space="preserve"> PAGEREF _Toc213787257 \h </w:instrText>
        </w:r>
        <w:r>
          <w:rPr>
            <w:noProof/>
            <w:webHidden/>
          </w:rPr>
        </w:r>
        <w:r>
          <w:rPr>
            <w:noProof/>
            <w:webHidden/>
          </w:rPr>
          <w:fldChar w:fldCharType="separate"/>
        </w:r>
        <w:r>
          <w:rPr>
            <w:noProof/>
            <w:webHidden/>
          </w:rPr>
          <w:t>69</w:t>
        </w:r>
        <w:r>
          <w:rPr>
            <w:noProof/>
            <w:webHidden/>
          </w:rPr>
          <w:fldChar w:fldCharType="end"/>
        </w:r>
      </w:hyperlink>
    </w:p>
    <w:p w14:paraId="4C702CBF" w14:textId="559E4428" w:rsidR="00B01FCF" w:rsidRDefault="00B01FCF">
      <w:pPr>
        <w:pStyle w:val="TDC2"/>
        <w:rPr>
          <w:rFonts w:asciiTheme="minorHAnsi" w:eastAsiaTheme="minorEastAsia" w:hAnsiTheme="minorHAnsi" w:cstheme="minorBidi"/>
          <w:noProof/>
          <w:kern w:val="2"/>
          <w:szCs w:val="24"/>
          <w14:ligatures w14:val="standardContextual"/>
        </w:rPr>
      </w:pPr>
      <w:hyperlink w:anchor="_Toc213787258" w:history="1">
        <w:r w:rsidRPr="00550D6F">
          <w:rPr>
            <w:rStyle w:val="Hipervnculo"/>
            <w:noProof/>
          </w:rPr>
          <w:t>Tabla 4.18 Caso de uso N °1.16, visualizando la pestaña de sucursales</w:t>
        </w:r>
        <w:r>
          <w:rPr>
            <w:noProof/>
            <w:webHidden/>
          </w:rPr>
          <w:tab/>
        </w:r>
        <w:r>
          <w:rPr>
            <w:noProof/>
            <w:webHidden/>
          </w:rPr>
          <w:fldChar w:fldCharType="begin"/>
        </w:r>
        <w:r>
          <w:rPr>
            <w:noProof/>
            <w:webHidden/>
          </w:rPr>
          <w:instrText xml:space="preserve"> PAGEREF _Toc213787258 \h </w:instrText>
        </w:r>
        <w:r>
          <w:rPr>
            <w:noProof/>
            <w:webHidden/>
          </w:rPr>
        </w:r>
        <w:r>
          <w:rPr>
            <w:noProof/>
            <w:webHidden/>
          </w:rPr>
          <w:fldChar w:fldCharType="separate"/>
        </w:r>
        <w:r>
          <w:rPr>
            <w:noProof/>
            <w:webHidden/>
          </w:rPr>
          <w:t>70</w:t>
        </w:r>
        <w:r>
          <w:rPr>
            <w:noProof/>
            <w:webHidden/>
          </w:rPr>
          <w:fldChar w:fldCharType="end"/>
        </w:r>
      </w:hyperlink>
    </w:p>
    <w:p w14:paraId="0671772D" w14:textId="0E074152" w:rsidR="00B01FCF" w:rsidRDefault="00B01FCF">
      <w:pPr>
        <w:pStyle w:val="TDC2"/>
        <w:rPr>
          <w:rFonts w:asciiTheme="minorHAnsi" w:eastAsiaTheme="minorEastAsia" w:hAnsiTheme="minorHAnsi" w:cstheme="minorBidi"/>
          <w:noProof/>
          <w:kern w:val="2"/>
          <w:szCs w:val="24"/>
          <w14:ligatures w14:val="standardContextual"/>
        </w:rPr>
      </w:pPr>
      <w:hyperlink w:anchor="_Toc213787259" w:history="1">
        <w:r w:rsidRPr="00550D6F">
          <w:rPr>
            <w:rStyle w:val="Hipervnculo"/>
            <w:noProof/>
          </w:rPr>
          <w:t>Tabla 4.19 Caso de uso N °1.17, Creando una sucursal</w:t>
        </w:r>
        <w:r>
          <w:rPr>
            <w:noProof/>
            <w:webHidden/>
          </w:rPr>
          <w:tab/>
        </w:r>
        <w:r>
          <w:rPr>
            <w:noProof/>
            <w:webHidden/>
          </w:rPr>
          <w:fldChar w:fldCharType="begin"/>
        </w:r>
        <w:r>
          <w:rPr>
            <w:noProof/>
            <w:webHidden/>
          </w:rPr>
          <w:instrText xml:space="preserve"> PAGEREF _Toc213787259 \h </w:instrText>
        </w:r>
        <w:r>
          <w:rPr>
            <w:noProof/>
            <w:webHidden/>
          </w:rPr>
        </w:r>
        <w:r>
          <w:rPr>
            <w:noProof/>
            <w:webHidden/>
          </w:rPr>
          <w:fldChar w:fldCharType="separate"/>
        </w:r>
        <w:r>
          <w:rPr>
            <w:noProof/>
            <w:webHidden/>
          </w:rPr>
          <w:t>71</w:t>
        </w:r>
        <w:r>
          <w:rPr>
            <w:noProof/>
            <w:webHidden/>
          </w:rPr>
          <w:fldChar w:fldCharType="end"/>
        </w:r>
      </w:hyperlink>
    </w:p>
    <w:p w14:paraId="49F5C061" w14:textId="06A73189" w:rsidR="00B01FCF" w:rsidRDefault="00B01FCF">
      <w:pPr>
        <w:pStyle w:val="TDC2"/>
        <w:rPr>
          <w:rFonts w:asciiTheme="minorHAnsi" w:eastAsiaTheme="minorEastAsia" w:hAnsiTheme="minorHAnsi" w:cstheme="minorBidi"/>
          <w:noProof/>
          <w:kern w:val="2"/>
          <w:szCs w:val="24"/>
          <w14:ligatures w14:val="standardContextual"/>
        </w:rPr>
      </w:pPr>
      <w:hyperlink w:anchor="_Toc213787260" w:history="1">
        <w:r w:rsidRPr="00550D6F">
          <w:rPr>
            <w:rStyle w:val="Hipervnculo"/>
            <w:noProof/>
          </w:rPr>
          <w:t>Tabla 4.20 Caso de uso N °1.18, cambiando el estado de una sucursal</w:t>
        </w:r>
        <w:r>
          <w:rPr>
            <w:noProof/>
            <w:webHidden/>
          </w:rPr>
          <w:tab/>
        </w:r>
        <w:r>
          <w:rPr>
            <w:noProof/>
            <w:webHidden/>
          </w:rPr>
          <w:fldChar w:fldCharType="begin"/>
        </w:r>
        <w:r>
          <w:rPr>
            <w:noProof/>
            <w:webHidden/>
          </w:rPr>
          <w:instrText xml:space="preserve"> PAGEREF _Toc213787260 \h </w:instrText>
        </w:r>
        <w:r>
          <w:rPr>
            <w:noProof/>
            <w:webHidden/>
          </w:rPr>
        </w:r>
        <w:r>
          <w:rPr>
            <w:noProof/>
            <w:webHidden/>
          </w:rPr>
          <w:fldChar w:fldCharType="separate"/>
        </w:r>
        <w:r>
          <w:rPr>
            <w:noProof/>
            <w:webHidden/>
          </w:rPr>
          <w:t>72</w:t>
        </w:r>
        <w:r>
          <w:rPr>
            <w:noProof/>
            <w:webHidden/>
          </w:rPr>
          <w:fldChar w:fldCharType="end"/>
        </w:r>
      </w:hyperlink>
    </w:p>
    <w:p w14:paraId="73E22A91" w14:textId="1A354364" w:rsidR="00B01FCF" w:rsidRDefault="00B01FCF">
      <w:pPr>
        <w:pStyle w:val="TDC2"/>
        <w:rPr>
          <w:rFonts w:asciiTheme="minorHAnsi" w:eastAsiaTheme="minorEastAsia" w:hAnsiTheme="minorHAnsi" w:cstheme="minorBidi"/>
          <w:noProof/>
          <w:kern w:val="2"/>
          <w:szCs w:val="24"/>
          <w14:ligatures w14:val="standardContextual"/>
        </w:rPr>
      </w:pPr>
      <w:hyperlink w:anchor="_Toc213787261" w:history="1">
        <w:r w:rsidRPr="00550D6F">
          <w:rPr>
            <w:rStyle w:val="Hipervnculo"/>
            <w:noProof/>
          </w:rPr>
          <w:t>Tabla 4.21 Caso de uno N °1.19, Ingresando a la pestaña centro de costos</w:t>
        </w:r>
        <w:r>
          <w:rPr>
            <w:noProof/>
            <w:webHidden/>
          </w:rPr>
          <w:tab/>
        </w:r>
        <w:r>
          <w:rPr>
            <w:noProof/>
            <w:webHidden/>
          </w:rPr>
          <w:fldChar w:fldCharType="begin"/>
        </w:r>
        <w:r>
          <w:rPr>
            <w:noProof/>
            <w:webHidden/>
          </w:rPr>
          <w:instrText xml:space="preserve"> PAGEREF _Toc213787261 \h </w:instrText>
        </w:r>
        <w:r>
          <w:rPr>
            <w:noProof/>
            <w:webHidden/>
          </w:rPr>
        </w:r>
        <w:r>
          <w:rPr>
            <w:noProof/>
            <w:webHidden/>
          </w:rPr>
          <w:fldChar w:fldCharType="separate"/>
        </w:r>
        <w:r>
          <w:rPr>
            <w:noProof/>
            <w:webHidden/>
          </w:rPr>
          <w:t>73</w:t>
        </w:r>
        <w:r>
          <w:rPr>
            <w:noProof/>
            <w:webHidden/>
          </w:rPr>
          <w:fldChar w:fldCharType="end"/>
        </w:r>
      </w:hyperlink>
    </w:p>
    <w:p w14:paraId="4687FB01" w14:textId="770375E5" w:rsidR="00B01FCF" w:rsidRDefault="00B01FCF">
      <w:pPr>
        <w:pStyle w:val="TDC2"/>
        <w:rPr>
          <w:rFonts w:asciiTheme="minorHAnsi" w:eastAsiaTheme="minorEastAsia" w:hAnsiTheme="minorHAnsi" w:cstheme="minorBidi"/>
          <w:noProof/>
          <w:kern w:val="2"/>
          <w:szCs w:val="24"/>
          <w14:ligatures w14:val="standardContextual"/>
        </w:rPr>
      </w:pPr>
      <w:hyperlink w:anchor="_Toc213787262" w:history="1">
        <w:r w:rsidRPr="00550D6F">
          <w:rPr>
            <w:rStyle w:val="Hipervnculo"/>
            <w:noProof/>
          </w:rPr>
          <w:t>Tabla 4.22 Caso de uso N °1.20, Creando nuevo centro de costo</w:t>
        </w:r>
        <w:r>
          <w:rPr>
            <w:noProof/>
            <w:webHidden/>
          </w:rPr>
          <w:tab/>
        </w:r>
        <w:r>
          <w:rPr>
            <w:noProof/>
            <w:webHidden/>
          </w:rPr>
          <w:fldChar w:fldCharType="begin"/>
        </w:r>
        <w:r>
          <w:rPr>
            <w:noProof/>
            <w:webHidden/>
          </w:rPr>
          <w:instrText xml:space="preserve"> PAGEREF _Toc213787262 \h </w:instrText>
        </w:r>
        <w:r>
          <w:rPr>
            <w:noProof/>
            <w:webHidden/>
          </w:rPr>
        </w:r>
        <w:r>
          <w:rPr>
            <w:noProof/>
            <w:webHidden/>
          </w:rPr>
          <w:fldChar w:fldCharType="separate"/>
        </w:r>
        <w:r>
          <w:rPr>
            <w:noProof/>
            <w:webHidden/>
          </w:rPr>
          <w:t>74</w:t>
        </w:r>
        <w:r>
          <w:rPr>
            <w:noProof/>
            <w:webHidden/>
          </w:rPr>
          <w:fldChar w:fldCharType="end"/>
        </w:r>
      </w:hyperlink>
    </w:p>
    <w:p w14:paraId="69B538CA" w14:textId="4CE5AD5E" w:rsidR="00B01FCF" w:rsidRDefault="00B01FCF">
      <w:pPr>
        <w:pStyle w:val="TDC2"/>
        <w:rPr>
          <w:rFonts w:asciiTheme="minorHAnsi" w:eastAsiaTheme="minorEastAsia" w:hAnsiTheme="minorHAnsi" w:cstheme="minorBidi"/>
          <w:noProof/>
          <w:kern w:val="2"/>
          <w:szCs w:val="24"/>
          <w14:ligatures w14:val="standardContextual"/>
        </w:rPr>
      </w:pPr>
      <w:hyperlink w:anchor="_Toc213787263" w:history="1">
        <w:r w:rsidRPr="00550D6F">
          <w:rPr>
            <w:rStyle w:val="Hipervnculo"/>
            <w:noProof/>
          </w:rPr>
          <w:t>Tabla 4.23 Caso de uso N °1.21, cambiando estado de un centro de costo</w:t>
        </w:r>
        <w:r>
          <w:rPr>
            <w:noProof/>
            <w:webHidden/>
          </w:rPr>
          <w:tab/>
        </w:r>
        <w:r>
          <w:rPr>
            <w:noProof/>
            <w:webHidden/>
          </w:rPr>
          <w:fldChar w:fldCharType="begin"/>
        </w:r>
        <w:r>
          <w:rPr>
            <w:noProof/>
            <w:webHidden/>
          </w:rPr>
          <w:instrText xml:space="preserve"> PAGEREF _Toc213787263 \h </w:instrText>
        </w:r>
        <w:r>
          <w:rPr>
            <w:noProof/>
            <w:webHidden/>
          </w:rPr>
        </w:r>
        <w:r>
          <w:rPr>
            <w:noProof/>
            <w:webHidden/>
          </w:rPr>
          <w:fldChar w:fldCharType="separate"/>
        </w:r>
        <w:r>
          <w:rPr>
            <w:noProof/>
            <w:webHidden/>
          </w:rPr>
          <w:t>75</w:t>
        </w:r>
        <w:r>
          <w:rPr>
            <w:noProof/>
            <w:webHidden/>
          </w:rPr>
          <w:fldChar w:fldCharType="end"/>
        </w:r>
      </w:hyperlink>
    </w:p>
    <w:p w14:paraId="68509F02" w14:textId="7775043A" w:rsidR="00B01FCF" w:rsidRDefault="00B01FCF">
      <w:pPr>
        <w:pStyle w:val="TDC2"/>
        <w:rPr>
          <w:rFonts w:asciiTheme="minorHAnsi" w:eastAsiaTheme="minorEastAsia" w:hAnsiTheme="minorHAnsi" w:cstheme="minorBidi"/>
          <w:noProof/>
          <w:kern w:val="2"/>
          <w:szCs w:val="24"/>
          <w14:ligatures w14:val="standardContextual"/>
        </w:rPr>
      </w:pPr>
      <w:hyperlink w:anchor="_Toc213787264" w:history="1">
        <w:r w:rsidRPr="00550D6F">
          <w:rPr>
            <w:rStyle w:val="Hipervnculo"/>
            <w:noProof/>
          </w:rPr>
          <w:t>Tabla 4.24 Caso de uso N °2.1, visualizando la pestaña de ficha de empleados</w:t>
        </w:r>
        <w:r>
          <w:rPr>
            <w:noProof/>
            <w:webHidden/>
          </w:rPr>
          <w:tab/>
        </w:r>
        <w:r>
          <w:rPr>
            <w:noProof/>
            <w:webHidden/>
          </w:rPr>
          <w:fldChar w:fldCharType="begin"/>
        </w:r>
        <w:r>
          <w:rPr>
            <w:noProof/>
            <w:webHidden/>
          </w:rPr>
          <w:instrText xml:space="preserve"> PAGEREF _Toc213787264 \h </w:instrText>
        </w:r>
        <w:r>
          <w:rPr>
            <w:noProof/>
            <w:webHidden/>
          </w:rPr>
        </w:r>
        <w:r>
          <w:rPr>
            <w:noProof/>
            <w:webHidden/>
          </w:rPr>
          <w:fldChar w:fldCharType="separate"/>
        </w:r>
        <w:r>
          <w:rPr>
            <w:noProof/>
            <w:webHidden/>
          </w:rPr>
          <w:t>76</w:t>
        </w:r>
        <w:r>
          <w:rPr>
            <w:noProof/>
            <w:webHidden/>
          </w:rPr>
          <w:fldChar w:fldCharType="end"/>
        </w:r>
      </w:hyperlink>
    </w:p>
    <w:p w14:paraId="77F0F2B4" w14:textId="52583F87" w:rsidR="00B01FCF" w:rsidRDefault="00B01FCF">
      <w:pPr>
        <w:pStyle w:val="TDC2"/>
        <w:rPr>
          <w:rFonts w:asciiTheme="minorHAnsi" w:eastAsiaTheme="minorEastAsia" w:hAnsiTheme="minorHAnsi" w:cstheme="minorBidi"/>
          <w:noProof/>
          <w:kern w:val="2"/>
          <w:szCs w:val="24"/>
          <w14:ligatures w14:val="standardContextual"/>
        </w:rPr>
      </w:pPr>
      <w:hyperlink w:anchor="_Toc213787265" w:history="1">
        <w:r w:rsidRPr="00550D6F">
          <w:rPr>
            <w:rStyle w:val="Hipervnculo"/>
            <w:noProof/>
          </w:rPr>
          <w:t>Tabla 4.25 Caso de uso N°2.2, Creando nuevo empleado</w:t>
        </w:r>
        <w:r>
          <w:rPr>
            <w:noProof/>
            <w:webHidden/>
          </w:rPr>
          <w:tab/>
        </w:r>
        <w:r>
          <w:rPr>
            <w:noProof/>
            <w:webHidden/>
          </w:rPr>
          <w:fldChar w:fldCharType="begin"/>
        </w:r>
        <w:r>
          <w:rPr>
            <w:noProof/>
            <w:webHidden/>
          </w:rPr>
          <w:instrText xml:space="preserve"> PAGEREF _Toc213787265 \h </w:instrText>
        </w:r>
        <w:r>
          <w:rPr>
            <w:noProof/>
            <w:webHidden/>
          </w:rPr>
        </w:r>
        <w:r>
          <w:rPr>
            <w:noProof/>
            <w:webHidden/>
          </w:rPr>
          <w:fldChar w:fldCharType="separate"/>
        </w:r>
        <w:r>
          <w:rPr>
            <w:noProof/>
            <w:webHidden/>
          </w:rPr>
          <w:t>77</w:t>
        </w:r>
        <w:r>
          <w:rPr>
            <w:noProof/>
            <w:webHidden/>
          </w:rPr>
          <w:fldChar w:fldCharType="end"/>
        </w:r>
      </w:hyperlink>
    </w:p>
    <w:p w14:paraId="719BE191" w14:textId="2E7E84B2" w:rsidR="00B01FCF" w:rsidRDefault="00B01FCF">
      <w:pPr>
        <w:pStyle w:val="TDC2"/>
        <w:rPr>
          <w:rFonts w:asciiTheme="minorHAnsi" w:eastAsiaTheme="minorEastAsia" w:hAnsiTheme="minorHAnsi" w:cstheme="minorBidi"/>
          <w:noProof/>
          <w:kern w:val="2"/>
          <w:szCs w:val="24"/>
          <w14:ligatures w14:val="standardContextual"/>
        </w:rPr>
      </w:pPr>
      <w:hyperlink w:anchor="_Toc213787266" w:history="1">
        <w:r w:rsidRPr="00550D6F">
          <w:rPr>
            <w:rStyle w:val="Hipervnculo"/>
            <w:noProof/>
          </w:rPr>
          <w:t>Tabla 4.26 Caso de uso N °2.4, Mostrando lista de empleados</w:t>
        </w:r>
        <w:r>
          <w:rPr>
            <w:noProof/>
            <w:webHidden/>
          </w:rPr>
          <w:tab/>
        </w:r>
        <w:r>
          <w:rPr>
            <w:noProof/>
            <w:webHidden/>
          </w:rPr>
          <w:fldChar w:fldCharType="begin"/>
        </w:r>
        <w:r>
          <w:rPr>
            <w:noProof/>
            <w:webHidden/>
          </w:rPr>
          <w:instrText xml:space="preserve"> PAGEREF _Toc213787266 \h </w:instrText>
        </w:r>
        <w:r>
          <w:rPr>
            <w:noProof/>
            <w:webHidden/>
          </w:rPr>
        </w:r>
        <w:r>
          <w:rPr>
            <w:noProof/>
            <w:webHidden/>
          </w:rPr>
          <w:fldChar w:fldCharType="separate"/>
        </w:r>
        <w:r>
          <w:rPr>
            <w:noProof/>
            <w:webHidden/>
          </w:rPr>
          <w:t>78</w:t>
        </w:r>
        <w:r>
          <w:rPr>
            <w:noProof/>
            <w:webHidden/>
          </w:rPr>
          <w:fldChar w:fldCharType="end"/>
        </w:r>
      </w:hyperlink>
    </w:p>
    <w:p w14:paraId="04297363" w14:textId="3AD05C8B" w:rsidR="00B01FCF" w:rsidRDefault="00B01FCF">
      <w:pPr>
        <w:pStyle w:val="TDC2"/>
        <w:rPr>
          <w:rFonts w:asciiTheme="minorHAnsi" w:eastAsiaTheme="minorEastAsia" w:hAnsiTheme="minorHAnsi" w:cstheme="minorBidi"/>
          <w:noProof/>
          <w:kern w:val="2"/>
          <w:szCs w:val="24"/>
          <w14:ligatures w14:val="standardContextual"/>
        </w:rPr>
      </w:pPr>
      <w:hyperlink w:anchor="_Toc213787267" w:history="1">
        <w:r w:rsidRPr="00550D6F">
          <w:rPr>
            <w:rStyle w:val="Hipervnculo"/>
            <w:noProof/>
          </w:rPr>
          <w:t>Tabla 4.27 Caso de uso N°2.3, Visualizando fichas de empleados activas</w:t>
        </w:r>
        <w:r>
          <w:rPr>
            <w:noProof/>
            <w:webHidden/>
          </w:rPr>
          <w:tab/>
        </w:r>
        <w:r>
          <w:rPr>
            <w:noProof/>
            <w:webHidden/>
          </w:rPr>
          <w:fldChar w:fldCharType="begin"/>
        </w:r>
        <w:r>
          <w:rPr>
            <w:noProof/>
            <w:webHidden/>
          </w:rPr>
          <w:instrText xml:space="preserve"> PAGEREF _Toc213787267 \h </w:instrText>
        </w:r>
        <w:r>
          <w:rPr>
            <w:noProof/>
            <w:webHidden/>
          </w:rPr>
        </w:r>
        <w:r>
          <w:rPr>
            <w:noProof/>
            <w:webHidden/>
          </w:rPr>
          <w:fldChar w:fldCharType="separate"/>
        </w:r>
        <w:r>
          <w:rPr>
            <w:noProof/>
            <w:webHidden/>
          </w:rPr>
          <w:t>79</w:t>
        </w:r>
        <w:r>
          <w:rPr>
            <w:noProof/>
            <w:webHidden/>
          </w:rPr>
          <w:fldChar w:fldCharType="end"/>
        </w:r>
      </w:hyperlink>
    </w:p>
    <w:p w14:paraId="453C4C3F" w14:textId="1D82B1D6" w:rsidR="00B01FCF" w:rsidRDefault="00B01FCF">
      <w:pPr>
        <w:pStyle w:val="TDC2"/>
        <w:rPr>
          <w:rFonts w:asciiTheme="minorHAnsi" w:eastAsiaTheme="minorEastAsia" w:hAnsiTheme="minorHAnsi" w:cstheme="minorBidi"/>
          <w:noProof/>
          <w:kern w:val="2"/>
          <w:szCs w:val="24"/>
          <w14:ligatures w14:val="standardContextual"/>
        </w:rPr>
      </w:pPr>
      <w:hyperlink w:anchor="_Toc213787268" w:history="1">
        <w:r w:rsidRPr="00550D6F">
          <w:rPr>
            <w:rStyle w:val="Hipervnculo"/>
            <w:noProof/>
          </w:rPr>
          <w:t>Tabla 4.28 Caso de uso N °2.5, Guardando datos de empleado</w:t>
        </w:r>
        <w:r>
          <w:rPr>
            <w:noProof/>
            <w:webHidden/>
          </w:rPr>
          <w:tab/>
        </w:r>
        <w:r>
          <w:rPr>
            <w:noProof/>
            <w:webHidden/>
          </w:rPr>
          <w:fldChar w:fldCharType="begin"/>
        </w:r>
        <w:r>
          <w:rPr>
            <w:noProof/>
            <w:webHidden/>
          </w:rPr>
          <w:instrText xml:space="preserve"> PAGEREF _Toc213787268 \h </w:instrText>
        </w:r>
        <w:r>
          <w:rPr>
            <w:noProof/>
            <w:webHidden/>
          </w:rPr>
        </w:r>
        <w:r>
          <w:rPr>
            <w:noProof/>
            <w:webHidden/>
          </w:rPr>
          <w:fldChar w:fldCharType="separate"/>
        </w:r>
        <w:r>
          <w:rPr>
            <w:noProof/>
            <w:webHidden/>
          </w:rPr>
          <w:t>80</w:t>
        </w:r>
        <w:r>
          <w:rPr>
            <w:noProof/>
            <w:webHidden/>
          </w:rPr>
          <w:fldChar w:fldCharType="end"/>
        </w:r>
      </w:hyperlink>
    </w:p>
    <w:p w14:paraId="3545D7F7" w14:textId="59A10054" w:rsidR="00B01FCF" w:rsidRDefault="00B01FCF">
      <w:pPr>
        <w:pStyle w:val="TDC2"/>
        <w:rPr>
          <w:rFonts w:asciiTheme="minorHAnsi" w:eastAsiaTheme="minorEastAsia" w:hAnsiTheme="minorHAnsi" w:cstheme="minorBidi"/>
          <w:noProof/>
          <w:kern w:val="2"/>
          <w:szCs w:val="24"/>
          <w14:ligatures w14:val="standardContextual"/>
        </w:rPr>
      </w:pPr>
      <w:hyperlink w:anchor="_Toc213787269" w:history="1">
        <w:r w:rsidRPr="00550D6F">
          <w:rPr>
            <w:rStyle w:val="Hipervnculo"/>
            <w:noProof/>
          </w:rPr>
          <w:t>Tabla 4.29 Caso de uso N °2.6.1, Imprimiendo ficha de empleado</w:t>
        </w:r>
        <w:r>
          <w:rPr>
            <w:noProof/>
            <w:webHidden/>
          </w:rPr>
          <w:tab/>
        </w:r>
        <w:r>
          <w:rPr>
            <w:noProof/>
            <w:webHidden/>
          </w:rPr>
          <w:fldChar w:fldCharType="begin"/>
        </w:r>
        <w:r>
          <w:rPr>
            <w:noProof/>
            <w:webHidden/>
          </w:rPr>
          <w:instrText xml:space="preserve"> PAGEREF _Toc213787269 \h </w:instrText>
        </w:r>
        <w:r>
          <w:rPr>
            <w:noProof/>
            <w:webHidden/>
          </w:rPr>
        </w:r>
        <w:r>
          <w:rPr>
            <w:noProof/>
            <w:webHidden/>
          </w:rPr>
          <w:fldChar w:fldCharType="separate"/>
        </w:r>
        <w:r>
          <w:rPr>
            <w:noProof/>
            <w:webHidden/>
          </w:rPr>
          <w:t>81</w:t>
        </w:r>
        <w:r>
          <w:rPr>
            <w:noProof/>
            <w:webHidden/>
          </w:rPr>
          <w:fldChar w:fldCharType="end"/>
        </w:r>
      </w:hyperlink>
    </w:p>
    <w:p w14:paraId="537AF8B8" w14:textId="7A3B185E" w:rsidR="00B01FCF" w:rsidRDefault="00B01FCF">
      <w:pPr>
        <w:pStyle w:val="TDC2"/>
        <w:rPr>
          <w:rFonts w:asciiTheme="minorHAnsi" w:eastAsiaTheme="minorEastAsia" w:hAnsiTheme="minorHAnsi" w:cstheme="minorBidi"/>
          <w:noProof/>
          <w:kern w:val="2"/>
          <w:szCs w:val="24"/>
          <w14:ligatures w14:val="standardContextual"/>
        </w:rPr>
      </w:pPr>
      <w:hyperlink w:anchor="_Toc213787270" w:history="1">
        <w:r w:rsidRPr="00550D6F">
          <w:rPr>
            <w:rStyle w:val="Hipervnculo"/>
            <w:noProof/>
          </w:rPr>
          <w:t>Tabla 4.30 Caso de uso N °2.6.2, Imprimiendo múltiples fichas de empleado</w:t>
        </w:r>
        <w:r>
          <w:rPr>
            <w:noProof/>
            <w:webHidden/>
          </w:rPr>
          <w:tab/>
        </w:r>
        <w:r>
          <w:rPr>
            <w:noProof/>
            <w:webHidden/>
          </w:rPr>
          <w:fldChar w:fldCharType="begin"/>
        </w:r>
        <w:r>
          <w:rPr>
            <w:noProof/>
            <w:webHidden/>
          </w:rPr>
          <w:instrText xml:space="preserve"> PAGEREF _Toc213787270 \h </w:instrText>
        </w:r>
        <w:r>
          <w:rPr>
            <w:noProof/>
            <w:webHidden/>
          </w:rPr>
        </w:r>
        <w:r>
          <w:rPr>
            <w:noProof/>
            <w:webHidden/>
          </w:rPr>
          <w:fldChar w:fldCharType="separate"/>
        </w:r>
        <w:r>
          <w:rPr>
            <w:noProof/>
            <w:webHidden/>
          </w:rPr>
          <w:t>82</w:t>
        </w:r>
        <w:r>
          <w:rPr>
            <w:noProof/>
            <w:webHidden/>
          </w:rPr>
          <w:fldChar w:fldCharType="end"/>
        </w:r>
      </w:hyperlink>
    </w:p>
    <w:p w14:paraId="2FA48A74" w14:textId="7B24FAEC" w:rsidR="00B01FCF" w:rsidRDefault="00B01FCF">
      <w:pPr>
        <w:pStyle w:val="TDC2"/>
        <w:rPr>
          <w:rFonts w:asciiTheme="minorHAnsi" w:eastAsiaTheme="minorEastAsia" w:hAnsiTheme="minorHAnsi" w:cstheme="minorBidi"/>
          <w:noProof/>
          <w:kern w:val="2"/>
          <w:szCs w:val="24"/>
          <w14:ligatures w14:val="standardContextual"/>
        </w:rPr>
      </w:pPr>
      <w:hyperlink w:anchor="_Toc213787271" w:history="1">
        <w:r w:rsidRPr="00550D6F">
          <w:rPr>
            <w:rStyle w:val="Hipervnculo"/>
            <w:noProof/>
          </w:rPr>
          <w:t>Tabla 4.31 Caso de uso N °3.1.1, Asignando vacaciones</w:t>
        </w:r>
        <w:r>
          <w:rPr>
            <w:noProof/>
            <w:webHidden/>
          </w:rPr>
          <w:tab/>
        </w:r>
        <w:r>
          <w:rPr>
            <w:noProof/>
            <w:webHidden/>
          </w:rPr>
          <w:fldChar w:fldCharType="begin"/>
        </w:r>
        <w:r>
          <w:rPr>
            <w:noProof/>
            <w:webHidden/>
          </w:rPr>
          <w:instrText xml:space="preserve"> PAGEREF _Toc213787271 \h </w:instrText>
        </w:r>
        <w:r>
          <w:rPr>
            <w:noProof/>
            <w:webHidden/>
          </w:rPr>
        </w:r>
        <w:r>
          <w:rPr>
            <w:noProof/>
            <w:webHidden/>
          </w:rPr>
          <w:fldChar w:fldCharType="separate"/>
        </w:r>
        <w:r>
          <w:rPr>
            <w:noProof/>
            <w:webHidden/>
          </w:rPr>
          <w:t>83</w:t>
        </w:r>
        <w:r>
          <w:rPr>
            <w:noProof/>
            <w:webHidden/>
          </w:rPr>
          <w:fldChar w:fldCharType="end"/>
        </w:r>
      </w:hyperlink>
    </w:p>
    <w:p w14:paraId="56605549" w14:textId="2D027250" w:rsidR="00B01FCF" w:rsidRDefault="00B01FCF">
      <w:pPr>
        <w:pStyle w:val="TDC2"/>
        <w:rPr>
          <w:rFonts w:asciiTheme="minorHAnsi" w:eastAsiaTheme="minorEastAsia" w:hAnsiTheme="minorHAnsi" w:cstheme="minorBidi"/>
          <w:noProof/>
          <w:kern w:val="2"/>
          <w:szCs w:val="24"/>
          <w14:ligatures w14:val="standardContextual"/>
        </w:rPr>
      </w:pPr>
      <w:hyperlink w:anchor="_Toc213787272" w:history="1">
        <w:r w:rsidRPr="00550D6F">
          <w:rPr>
            <w:rStyle w:val="Hipervnculo"/>
            <w:noProof/>
          </w:rPr>
          <w:t>Tabla 4.32 Caso de uso N °3.1.2, editando vacaciones</w:t>
        </w:r>
        <w:r>
          <w:rPr>
            <w:noProof/>
            <w:webHidden/>
          </w:rPr>
          <w:tab/>
        </w:r>
        <w:r>
          <w:rPr>
            <w:noProof/>
            <w:webHidden/>
          </w:rPr>
          <w:fldChar w:fldCharType="begin"/>
        </w:r>
        <w:r>
          <w:rPr>
            <w:noProof/>
            <w:webHidden/>
          </w:rPr>
          <w:instrText xml:space="preserve"> PAGEREF _Toc213787272 \h </w:instrText>
        </w:r>
        <w:r>
          <w:rPr>
            <w:noProof/>
            <w:webHidden/>
          </w:rPr>
        </w:r>
        <w:r>
          <w:rPr>
            <w:noProof/>
            <w:webHidden/>
          </w:rPr>
          <w:fldChar w:fldCharType="separate"/>
        </w:r>
        <w:r>
          <w:rPr>
            <w:noProof/>
            <w:webHidden/>
          </w:rPr>
          <w:t>84</w:t>
        </w:r>
        <w:r>
          <w:rPr>
            <w:noProof/>
            <w:webHidden/>
          </w:rPr>
          <w:fldChar w:fldCharType="end"/>
        </w:r>
      </w:hyperlink>
    </w:p>
    <w:p w14:paraId="48B4C6DB" w14:textId="5200FE47" w:rsidR="00B01FCF" w:rsidRDefault="00B01FCF">
      <w:pPr>
        <w:pStyle w:val="TDC2"/>
        <w:rPr>
          <w:rFonts w:asciiTheme="minorHAnsi" w:eastAsiaTheme="minorEastAsia" w:hAnsiTheme="minorHAnsi" w:cstheme="minorBidi"/>
          <w:noProof/>
          <w:kern w:val="2"/>
          <w:szCs w:val="24"/>
          <w14:ligatures w14:val="standardContextual"/>
        </w:rPr>
      </w:pPr>
      <w:hyperlink w:anchor="_Toc213787273" w:history="1">
        <w:r w:rsidRPr="00550D6F">
          <w:rPr>
            <w:rStyle w:val="Hipervnculo"/>
            <w:noProof/>
          </w:rPr>
          <w:t>Tabla 4.33 Caso de uso N °3.2, Visualizando lista de empleados para asignar vacaciones</w:t>
        </w:r>
        <w:r>
          <w:rPr>
            <w:noProof/>
            <w:webHidden/>
          </w:rPr>
          <w:tab/>
        </w:r>
        <w:r>
          <w:rPr>
            <w:noProof/>
            <w:webHidden/>
          </w:rPr>
          <w:fldChar w:fldCharType="begin"/>
        </w:r>
        <w:r>
          <w:rPr>
            <w:noProof/>
            <w:webHidden/>
          </w:rPr>
          <w:instrText xml:space="preserve"> PAGEREF _Toc213787273 \h </w:instrText>
        </w:r>
        <w:r>
          <w:rPr>
            <w:noProof/>
            <w:webHidden/>
          </w:rPr>
        </w:r>
        <w:r>
          <w:rPr>
            <w:noProof/>
            <w:webHidden/>
          </w:rPr>
          <w:fldChar w:fldCharType="separate"/>
        </w:r>
        <w:r>
          <w:rPr>
            <w:noProof/>
            <w:webHidden/>
          </w:rPr>
          <w:t>85</w:t>
        </w:r>
        <w:r>
          <w:rPr>
            <w:noProof/>
            <w:webHidden/>
          </w:rPr>
          <w:fldChar w:fldCharType="end"/>
        </w:r>
      </w:hyperlink>
    </w:p>
    <w:p w14:paraId="5A3DAAA1" w14:textId="0E32DEEB" w:rsidR="00B01FCF" w:rsidRDefault="00B01FCF">
      <w:pPr>
        <w:pStyle w:val="TDC2"/>
        <w:rPr>
          <w:rFonts w:asciiTheme="minorHAnsi" w:eastAsiaTheme="minorEastAsia" w:hAnsiTheme="minorHAnsi" w:cstheme="minorBidi"/>
          <w:noProof/>
          <w:kern w:val="2"/>
          <w:szCs w:val="24"/>
          <w14:ligatures w14:val="standardContextual"/>
        </w:rPr>
      </w:pPr>
      <w:hyperlink w:anchor="_Toc213787274" w:history="1">
        <w:r w:rsidRPr="00550D6F">
          <w:rPr>
            <w:rStyle w:val="Hipervnculo"/>
            <w:noProof/>
          </w:rPr>
          <w:t>Tabla 4.34 Caso de uso N°3.3, Definiendo días a otorgar para vacaciones</w:t>
        </w:r>
        <w:r>
          <w:rPr>
            <w:noProof/>
            <w:webHidden/>
          </w:rPr>
          <w:tab/>
        </w:r>
        <w:r>
          <w:rPr>
            <w:noProof/>
            <w:webHidden/>
          </w:rPr>
          <w:fldChar w:fldCharType="begin"/>
        </w:r>
        <w:r>
          <w:rPr>
            <w:noProof/>
            <w:webHidden/>
          </w:rPr>
          <w:instrText xml:space="preserve"> PAGEREF _Toc213787274 \h </w:instrText>
        </w:r>
        <w:r>
          <w:rPr>
            <w:noProof/>
            <w:webHidden/>
          </w:rPr>
        </w:r>
        <w:r>
          <w:rPr>
            <w:noProof/>
            <w:webHidden/>
          </w:rPr>
          <w:fldChar w:fldCharType="separate"/>
        </w:r>
        <w:r>
          <w:rPr>
            <w:noProof/>
            <w:webHidden/>
          </w:rPr>
          <w:t>86</w:t>
        </w:r>
        <w:r>
          <w:rPr>
            <w:noProof/>
            <w:webHidden/>
          </w:rPr>
          <w:fldChar w:fldCharType="end"/>
        </w:r>
      </w:hyperlink>
    </w:p>
    <w:p w14:paraId="0AC7D1FC" w14:textId="6CD755A2" w:rsidR="00B01FCF" w:rsidRDefault="00B01FCF">
      <w:pPr>
        <w:pStyle w:val="TDC2"/>
        <w:rPr>
          <w:rFonts w:asciiTheme="minorHAnsi" w:eastAsiaTheme="minorEastAsia" w:hAnsiTheme="minorHAnsi" w:cstheme="minorBidi"/>
          <w:noProof/>
          <w:kern w:val="2"/>
          <w:szCs w:val="24"/>
          <w14:ligatures w14:val="standardContextual"/>
        </w:rPr>
      </w:pPr>
      <w:hyperlink w:anchor="_Toc213787275" w:history="1">
        <w:r w:rsidRPr="00550D6F">
          <w:rPr>
            <w:rStyle w:val="Hipervnculo"/>
            <w:noProof/>
          </w:rPr>
          <w:t>Tabla 4.35 Caso de uso N°3.4, Visualizando listado de empleados de vacaciones</w:t>
        </w:r>
        <w:r>
          <w:rPr>
            <w:noProof/>
            <w:webHidden/>
          </w:rPr>
          <w:tab/>
        </w:r>
        <w:r>
          <w:rPr>
            <w:noProof/>
            <w:webHidden/>
          </w:rPr>
          <w:fldChar w:fldCharType="begin"/>
        </w:r>
        <w:r>
          <w:rPr>
            <w:noProof/>
            <w:webHidden/>
          </w:rPr>
          <w:instrText xml:space="preserve"> PAGEREF _Toc213787275 \h </w:instrText>
        </w:r>
        <w:r>
          <w:rPr>
            <w:noProof/>
            <w:webHidden/>
          </w:rPr>
        </w:r>
        <w:r>
          <w:rPr>
            <w:noProof/>
            <w:webHidden/>
          </w:rPr>
          <w:fldChar w:fldCharType="separate"/>
        </w:r>
        <w:r>
          <w:rPr>
            <w:noProof/>
            <w:webHidden/>
          </w:rPr>
          <w:t>87</w:t>
        </w:r>
        <w:r>
          <w:rPr>
            <w:noProof/>
            <w:webHidden/>
          </w:rPr>
          <w:fldChar w:fldCharType="end"/>
        </w:r>
      </w:hyperlink>
    </w:p>
    <w:p w14:paraId="2ECF6ED0" w14:textId="5769F01D" w:rsidR="00B01FCF" w:rsidRDefault="00B01FCF">
      <w:pPr>
        <w:pStyle w:val="TDC2"/>
        <w:rPr>
          <w:rFonts w:asciiTheme="minorHAnsi" w:eastAsiaTheme="minorEastAsia" w:hAnsiTheme="minorHAnsi" w:cstheme="minorBidi"/>
          <w:noProof/>
          <w:kern w:val="2"/>
          <w:szCs w:val="24"/>
          <w14:ligatures w14:val="standardContextual"/>
        </w:rPr>
      </w:pPr>
      <w:hyperlink w:anchor="_Toc213787276" w:history="1">
        <w:r w:rsidRPr="00550D6F">
          <w:rPr>
            <w:rStyle w:val="Hipervnculo"/>
            <w:noProof/>
          </w:rPr>
          <w:t>Tabla 4.36 Caso de uso N°3.5, Guardando cambios de vacaciones</w:t>
        </w:r>
        <w:r>
          <w:rPr>
            <w:noProof/>
            <w:webHidden/>
          </w:rPr>
          <w:tab/>
        </w:r>
        <w:r>
          <w:rPr>
            <w:noProof/>
            <w:webHidden/>
          </w:rPr>
          <w:fldChar w:fldCharType="begin"/>
        </w:r>
        <w:r>
          <w:rPr>
            <w:noProof/>
            <w:webHidden/>
          </w:rPr>
          <w:instrText xml:space="preserve"> PAGEREF _Toc213787276 \h </w:instrText>
        </w:r>
        <w:r>
          <w:rPr>
            <w:noProof/>
            <w:webHidden/>
          </w:rPr>
        </w:r>
        <w:r>
          <w:rPr>
            <w:noProof/>
            <w:webHidden/>
          </w:rPr>
          <w:fldChar w:fldCharType="separate"/>
        </w:r>
        <w:r>
          <w:rPr>
            <w:noProof/>
            <w:webHidden/>
          </w:rPr>
          <w:t>88</w:t>
        </w:r>
        <w:r>
          <w:rPr>
            <w:noProof/>
            <w:webHidden/>
          </w:rPr>
          <w:fldChar w:fldCharType="end"/>
        </w:r>
      </w:hyperlink>
    </w:p>
    <w:p w14:paraId="66DAF93A" w14:textId="6848D5D8" w:rsidR="00B01FCF" w:rsidRDefault="00B01FCF">
      <w:pPr>
        <w:pStyle w:val="TDC2"/>
        <w:rPr>
          <w:rFonts w:asciiTheme="minorHAnsi" w:eastAsiaTheme="minorEastAsia" w:hAnsiTheme="minorHAnsi" w:cstheme="minorBidi"/>
          <w:noProof/>
          <w:kern w:val="2"/>
          <w:szCs w:val="24"/>
          <w14:ligatures w14:val="standardContextual"/>
        </w:rPr>
      </w:pPr>
      <w:hyperlink w:anchor="_Toc213787277" w:history="1">
        <w:r w:rsidRPr="00550D6F">
          <w:rPr>
            <w:rStyle w:val="Hipervnculo"/>
            <w:noProof/>
          </w:rPr>
          <w:t>Tabla 4.37 Caso de uso N°3.6, Imprimiendo vacaciones de empleado</w:t>
        </w:r>
        <w:r>
          <w:rPr>
            <w:noProof/>
            <w:webHidden/>
          </w:rPr>
          <w:tab/>
        </w:r>
        <w:r>
          <w:rPr>
            <w:noProof/>
            <w:webHidden/>
          </w:rPr>
          <w:fldChar w:fldCharType="begin"/>
        </w:r>
        <w:r>
          <w:rPr>
            <w:noProof/>
            <w:webHidden/>
          </w:rPr>
          <w:instrText xml:space="preserve"> PAGEREF _Toc213787277 \h </w:instrText>
        </w:r>
        <w:r>
          <w:rPr>
            <w:noProof/>
            <w:webHidden/>
          </w:rPr>
        </w:r>
        <w:r>
          <w:rPr>
            <w:noProof/>
            <w:webHidden/>
          </w:rPr>
          <w:fldChar w:fldCharType="separate"/>
        </w:r>
        <w:r>
          <w:rPr>
            <w:noProof/>
            <w:webHidden/>
          </w:rPr>
          <w:t>89</w:t>
        </w:r>
        <w:r>
          <w:rPr>
            <w:noProof/>
            <w:webHidden/>
          </w:rPr>
          <w:fldChar w:fldCharType="end"/>
        </w:r>
      </w:hyperlink>
    </w:p>
    <w:p w14:paraId="799813D6" w14:textId="44FAFE34" w:rsidR="00B01FCF" w:rsidRDefault="00B01FCF">
      <w:pPr>
        <w:pStyle w:val="TDC2"/>
        <w:rPr>
          <w:rFonts w:asciiTheme="minorHAnsi" w:eastAsiaTheme="minorEastAsia" w:hAnsiTheme="minorHAnsi" w:cstheme="minorBidi"/>
          <w:noProof/>
          <w:kern w:val="2"/>
          <w:szCs w:val="24"/>
          <w14:ligatures w14:val="standardContextual"/>
        </w:rPr>
      </w:pPr>
      <w:hyperlink w:anchor="_Toc213787278" w:history="1">
        <w:r w:rsidRPr="00550D6F">
          <w:rPr>
            <w:rStyle w:val="Hipervnculo"/>
            <w:noProof/>
          </w:rPr>
          <w:t>Tabla 4.38 Caso de uso N°3.7, Eliminando vacaciones asignadas</w:t>
        </w:r>
        <w:r>
          <w:rPr>
            <w:noProof/>
            <w:webHidden/>
          </w:rPr>
          <w:tab/>
        </w:r>
        <w:r>
          <w:rPr>
            <w:noProof/>
            <w:webHidden/>
          </w:rPr>
          <w:fldChar w:fldCharType="begin"/>
        </w:r>
        <w:r>
          <w:rPr>
            <w:noProof/>
            <w:webHidden/>
          </w:rPr>
          <w:instrText xml:space="preserve"> PAGEREF _Toc213787278 \h </w:instrText>
        </w:r>
        <w:r>
          <w:rPr>
            <w:noProof/>
            <w:webHidden/>
          </w:rPr>
        </w:r>
        <w:r>
          <w:rPr>
            <w:noProof/>
            <w:webHidden/>
          </w:rPr>
          <w:fldChar w:fldCharType="separate"/>
        </w:r>
        <w:r>
          <w:rPr>
            <w:noProof/>
            <w:webHidden/>
          </w:rPr>
          <w:t>90</w:t>
        </w:r>
        <w:r>
          <w:rPr>
            <w:noProof/>
            <w:webHidden/>
          </w:rPr>
          <w:fldChar w:fldCharType="end"/>
        </w:r>
      </w:hyperlink>
    </w:p>
    <w:p w14:paraId="5A3DFCEA" w14:textId="7B2A7302" w:rsidR="00B01FCF" w:rsidRDefault="00B01FCF">
      <w:pPr>
        <w:pStyle w:val="TDC2"/>
        <w:rPr>
          <w:rFonts w:asciiTheme="minorHAnsi" w:eastAsiaTheme="minorEastAsia" w:hAnsiTheme="minorHAnsi" w:cstheme="minorBidi"/>
          <w:noProof/>
          <w:kern w:val="2"/>
          <w:szCs w:val="24"/>
          <w14:ligatures w14:val="standardContextual"/>
        </w:rPr>
      </w:pPr>
      <w:hyperlink w:anchor="_Toc213787279" w:history="1">
        <w:r w:rsidRPr="00550D6F">
          <w:rPr>
            <w:rStyle w:val="Hipervnculo"/>
            <w:noProof/>
          </w:rPr>
          <w:t>Tabla 4.39 Caso de uso N°4.1.1, Creando turnos con campos obligatorios</w:t>
        </w:r>
        <w:r>
          <w:rPr>
            <w:noProof/>
            <w:webHidden/>
          </w:rPr>
          <w:tab/>
        </w:r>
        <w:r>
          <w:rPr>
            <w:noProof/>
            <w:webHidden/>
          </w:rPr>
          <w:fldChar w:fldCharType="begin"/>
        </w:r>
        <w:r>
          <w:rPr>
            <w:noProof/>
            <w:webHidden/>
          </w:rPr>
          <w:instrText xml:space="preserve"> PAGEREF _Toc213787279 \h </w:instrText>
        </w:r>
        <w:r>
          <w:rPr>
            <w:noProof/>
            <w:webHidden/>
          </w:rPr>
        </w:r>
        <w:r>
          <w:rPr>
            <w:noProof/>
            <w:webHidden/>
          </w:rPr>
          <w:fldChar w:fldCharType="separate"/>
        </w:r>
        <w:r>
          <w:rPr>
            <w:noProof/>
            <w:webHidden/>
          </w:rPr>
          <w:t>91</w:t>
        </w:r>
        <w:r>
          <w:rPr>
            <w:noProof/>
            <w:webHidden/>
          </w:rPr>
          <w:fldChar w:fldCharType="end"/>
        </w:r>
      </w:hyperlink>
    </w:p>
    <w:p w14:paraId="171C86BC" w14:textId="3DB9C38A" w:rsidR="00B01FCF" w:rsidRDefault="00B01FCF">
      <w:pPr>
        <w:pStyle w:val="TDC2"/>
        <w:rPr>
          <w:rFonts w:asciiTheme="minorHAnsi" w:eastAsiaTheme="minorEastAsia" w:hAnsiTheme="minorHAnsi" w:cstheme="minorBidi"/>
          <w:noProof/>
          <w:kern w:val="2"/>
          <w:szCs w:val="24"/>
          <w14:ligatures w14:val="standardContextual"/>
        </w:rPr>
      </w:pPr>
      <w:hyperlink w:anchor="_Toc213787280" w:history="1">
        <w:r w:rsidRPr="00550D6F">
          <w:rPr>
            <w:rStyle w:val="Hipervnculo"/>
            <w:noProof/>
          </w:rPr>
          <w:t>Tabla 4.40 Caso de uso N°4.1.2, editando turnos con campos obligatorios</w:t>
        </w:r>
        <w:r>
          <w:rPr>
            <w:noProof/>
            <w:webHidden/>
          </w:rPr>
          <w:tab/>
        </w:r>
        <w:r>
          <w:rPr>
            <w:noProof/>
            <w:webHidden/>
          </w:rPr>
          <w:fldChar w:fldCharType="begin"/>
        </w:r>
        <w:r>
          <w:rPr>
            <w:noProof/>
            <w:webHidden/>
          </w:rPr>
          <w:instrText xml:space="preserve"> PAGEREF _Toc213787280 \h </w:instrText>
        </w:r>
        <w:r>
          <w:rPr>
            <w:noProof/>
            <w:webHidden/>
          </w:rPr>
        </w:r>
        <w:r>
          <w:rPr>
            <w:noProof/>
            <w:webHidden/>
          </w:rPr>
          <w:fldChar w:fldCharType="separate"/>
        </w:r>
        <w:r>
          <w:rPr>
            <w:noProof/>
            <w:webHidden/>
          </w:rPr>
          <w:t>92</w:t>
        </w:r>
        <w:r>
          <w:rPr>
            <w:noProof/>
            <w:webHidden/>
          </w:rPr>
          <w:fldChar w:fldCharType="end"/>
        </w:r>
      </w:hyperlink>
    </w:p>
    <w:p w14:paraId="3C699916" w14:textId="0960A674" w:rsidR="00B01FCF" w:rsidRDefault="00B01FCF">
      <w:pPr>
        <w:pStyle w:val="TDC2"/>
        <w:rPr>
          <w:rFonts w:asciiTheme="minorHAnsi" w:eastAsiaTheme="minorEastAsia" w:hAnsiTheme="minorHAnsi" w:cstheme="minorBidi"/>
          <w:noProof/>
          <w:kern w:val="2"/>
          <w:szCs w:val="24"/>
          <w14:ligatures w14:val="standardContextual"/>
        </w:rPr>
      </w:pPr>
      <w:hyperlink w:anchor="_Toc213787281" w:history="1">
        <w:r w:rsidRPr="00550D6F">
          <w:rPr>
            <w:rStyle w:val="Hipervnculo"/>
            <w:noProof/>
          </w:rPr>
          <w:t>Tabla 4.41 Caso de uso N°4.2, Generando nuevo turno</w:t>
        </w:r>
        <w:r>
          <w:rPr>
            <w:noProof/>
            <w:webHidden/>
          </w:rPr>
          <w:tab/>
        </w:r>
        <w:r>
          <w:rPr>
            <w:noProof/>
            <w:webHidden/>
          </w:rPr>
          <w:fldChar w:fldCharType="begin"/>
        </w:r>
        <w:r>
          <w:rPr>
            <w:noProof/>
            <w:webHidden/>
          </w:rPr>
          <w:instrText xml:space="preserve"> PAGEREF _Toc213787281 \h </w:instrText>
        </w:r>
        <w:r>
          <w:rPr>
            <w:noProof/>
            <w:webHidden/>
          </w:rPr>
        </w:r>
        <w:r>
          <w:rPr>
            <w:noProof/>
            <w:webHidden/>
          </w:rPr>
          <w:fldChar w:fldCharType="separate"/>
        </w:r>
        <w:r>
          <w:rPr>
            <w:noProof/>
            <w:webHidden/>
          </w:rPr>
          <w:t>93</w:t>
        </w:r>
        <w:r>
          <w:rPr>
            <w:noProof/>
            <w:webHidden/>
          </w:rPr>
          <w:fldChar w:fldCharType="end"/>
        </w:r>
      </w:hyperlink>
    </w:p>
    <w:p w14:paraId="3A22C313" w14:textId="7B47B119" w:rsidR="00B01FCF" w:rsidRDefault="00B01FCF">
      <w:pPr>
        <w:pStyle w:val="TDC2"/>
        <w:rPr>
          <w:rFonts w:asciiTheme="minorHAnsi" w:eastAsiaTheme="minorEastAsia" w:hAnsiTheme="minorHAnsi" w:cstheme="minorBidi"/>
          <w:noProof/>
          <w:kern w:val="2"/>
          <w:szCs w:val="24"/>
          <w14:ligatures w14:val="standardContextual"/>
        </w:rPr>
      </w:pPr>
      <w:hyperlink w:anchor="_Toc213787282" w:history="1">
        <w:r w:rsidRPr="00550D6F">
          <w:rPr>
            <w:rStyle w:val="Hipervnculo"/>
            <w:noProof/>
          </w:rPr>
          <w:t>Tabla 4.42 Caso de uso N°4.3, Guardando cambios en los turnos</w:t>
        </w:r>
        <w:r>
          <w:rPr>
            <w:noProof/>
            <w:webHidden/>
          </w:rPr>
          <w:tab/>
        </w:r>
        <w:r>
          <w:rPr>
            <w:noProof/>
            <w:webHidden/>
          </w:rPr>
          <w:fldChar w:fldCharType="begin"/>
        </w:r>
        <w:r>
          <w:rPr>
            <w:noProof/>
            <w:webHidden/>
          </w:rPr>
          <w:instrText xml:space="preserve"> PAGEREF _Toc213787282 \h </w:instrText>
        </w:r>
        <w:r>
          <w:rPr>
            <w:noProof/>
            <w:webHidden/>
          </w:rPr>
        </w:r>
        <w:r>
          <w:rPr>
            <w:noProof/>
            <w:webHidden/>
          </w:rPr>
          <w:fldChar w:fldCharType="separate"/>
        </w:r>
        <w:r>
          <w:rPr>
            <w:noProof/>
            <w:webHidden/>
          </w:rPr>
          <w:t>94</w:t>
        </w:r>
        <w:r>
          <w:rPr>
            <w:noProof/>
            <w:webHidden/>
          </w:rPr>
          <w:fldChar w:fldCharType="end"/>
        </w:r>
      </w:hyperlink>
    </w:p>
    <w:p w14:paraId="62A280D3" w14:textId="3145234F" w:rsidR="00B01FCF" w:rsidRDefault="00B01FCF">
      <w:pPr>
        <w:pStyle w:val="TDC2"/>
        <w:rPr>
          <w:rFonts w:asciiTheme="minorHAnsi" w:eastAsiaTheme="minorEastAsia" w:hAnsiTheme="minorHAnsi" w:cstheme="minorBidi"/>
          <w:noProof/>
          <w:kern w:val="2"/>
          <w:szCs w:val="24"/>
          <w14:ligatures w14:val="standardContextual"/>
        </w:rPr>
      </w:pPr>
      <w:hyperlink w:anchor="_Toc213787283" w:history="1">
        <w:r w:rsidRPr="00550D6F">
          <w:rPr>
            <w:rStyle w:val="Hipervnculo"/>
            <w:noProof/>
          </w:rPr>
          <w:t>Tabla 4.43 Caso de uso N°4.4, Eliminando turnos</w:t>
        </w:r>
        <w:r>
          <w:rPr>
            <w:noProof/>
            <w:webHidden/>
          </w:rPr>
          <w:tab/>
        </w:r>
        <w:r>
          <w:rPr>
            <w:noProof/>
            <w:webHidden/>
          </w:rPr>
          <w:fldChar w:fldCharType="begin"/>
        </w:r>
        <w:r>
          <w:rPr>
            <w:noProof/>
            <w:webHidden/>
          </w:rPr>
          <w:instrText xml:space="preserve"> PAGEREF _Toc213787283 \h </w:instrText>
        </w:r>
        <w:r>
          <w:rPr>
            <w:noProof/>
            <w:webHidden/>
          </w:rPr>
        </w:r>
        <w:r>
          <w:rPr>
            <w:noProof/>
            <w:webHidden/>
          </w:rPr>
          <w:fldChar w:fldCharType="separate"/>
        </w:r>
        <w:r>
          <w:rPr>
            <w:noProof/>
            <w:webHidden/>
          </w:rPr>
          <w:t>95</w:t>
        </w:r>
        <w:r>
          <w:rPr>
            <w:noProof/>
            <w:webHidden/>
          </w:rPr>
          <w:fldChar w:fldCharType="end"/>
        </w:r>
      </w:hyperlink>
    </w:p>
    <w:p w14:paraId="0F34FF17" w14:textId="734D96D4" w:rsidR="00B01FCF" w:rsidRDefault="00B01FCF">
      <w:pPr>
        <w:pStyle w:val="TDC2"/>
        <w:rPr>
          <w:rFonts w:asciiTheme="minorHAnsi" w:eastAsiaTheme="minorEastAsia" w:hAnsiTheme="minorHAnsi" w:cstheme="minorBidi"/>
          <w:noProof/>
          <w:kern w:val="2"/>
          <w:szCs w:val="24"/>
          <w14:ligatures w14:val="standardContextual"/>
        </w:rPr>
      </w:pPr>
      <w:hyperlink w:anchor="_Toc213787284" w:history="1">
        <w:r w:rsidRPr="00550D6F">
          <w:rPr>
            <w:rStyle w:val="Hipervnculo"/>
            <w:noProof/>
          </w:rPr>
          <w:t>Tabla 4.44 Caso de uso N°4.5, visualizando el listado de turnos</w:t>
        </w:r>
        <w:r>
          <w:rPr>
            <w:noProof/>
            <w:webHidden/>
          </w:rPr>
          <w:tab/>
        </w:r>
        <w:r>
          <w:rPr>
            <w:noProof/>
            <w:webHidden/>
          </w:rPr>
          <w:fldChar w:fldCharType="begin"/>
        </w:r>
        <w:r>
          <w:rPr>
            <w:noProof/>
            <w:webHidden/>
          </w:rPr>
          <w:instrText xml:space="preserve"> PAGEREF _Toc213787284 \h </w:instrText>
        </w:r>
        <w:r>
          <w:rPr>
            <w:noProof/>
            <w:webHidden/>
          </w:rPr>
        </w:r>
        <w:r>
          <w:rPr>
            <w:noProof/>
            <w:webHidden/>
          </w:rPr>
          <w:fldChar w:fldCharType="separate"/>
        </w:r>
        <w:r>
          <w:rPr>
            <w:noProof/>
            <w:webHidden/>
          </w:rPr>
          <w:t>96</w:t>
        </w:r>
        <w:r>
          <w:rPr>
            <w:noProof/>
            <w:webHidden/>
          </w:rPr>
          <w:fldChar w:fldCharType="end"/>
        </w:r>
      </w:hyperlink>
    </w:p>
    <w:p w14:paraId="7F2AC010" w14:textId="591FEE70" w:rsidR="00B01FCF" w:rsidRDefault="00B01FCF">
      <w:pPr>
        <w:pStyle w:val="TDC2"/>
        <w:rPr>
          <w:rFonts w:asciiTheme="minorHAnsi" w:eastAsiaTheme="minorEastAsia" w:hAnsiTheme="minorHAnsi" w:cstheme="minorBidi"/>
          <w:noProof/>
          <w:kern w:val="2"/>
          <w:szCs w:val="24"/>
          <w14:ligatures w14:val="standardContextual"/>
        </w:rPr>
      </w:pPr>
      <w:hyperlink w:anchor="_Toc213787285" w:history="1">
        <w:r w:rsidRPr="00550D6F">
          <w:rPr>
            <w:rStyle w:val="Hipervnculo"/>
            <w:noProof/>
          </w:rPr>
          <w:t>Tabla 4.45 Caso de uso N°4.6, Definiendo horario de trabajo</w:t>
        </w:r>
        <w:r>
          <w:rPr>
            <w:noProof/>
            <w:webHidden/>
          </w:rPr>
          <w:tab/>
        </w:r>
        <w:r>
          <w:rPr>
            <w:noProof/>
            <w:webHidden/>
          </w:rPr>
          <w:fldChar w:fldCharType="begin"/>
        </w:r>
        <w:r>
          <w:rPr>
            <w:noProof/>
            <w:webHidden/>
          </w:rPr>
          <w:instrText xml:space="preserve"> PAGEREF _Toc213787285 \h </w:instrText>
        </w:r>
        <w:r>
          <w:rPr>
            <w:noProof/>
            <w:webHidden/>
          </w:rPr>
        </w:r>
        <w:r>
          <w:rPr>
            <w:noProof/>
            <w:webHidden/>
          </w:rPr>
          <w:fldChar w:fldCharType="separate"/>
        </w:r>
        <w:r>
          <w:rPr>
            <w:noProof/>
            <w:webHidden/>
          </w:rPr>
          <w:t>97</w:t>
        </w:r>
        <w:r>
          <w:rPr>
            <w:noProof/>
            <w:webHidden/>
          </w:rPr>
          <w:fldChar w:fldCharType="end"/>
        </w:r>
      </w:hyperlink>
    </w:p>
    <w:p w14:paraId="2617142F" w14:textId="7AB2F077" w:rsidR="00B01FCF" w:rsidRDefault="00B01FCF">
      <w:pPr>
        <w:pStyle w:val="TDC2"/>
        <w:rPr>
          <w:rFonts w:asciiTheme="minorHAnsi" w:eastAsiaTheme="minorEastAsia" w:hAnsiTheme="minorHAnsi" w:cstheme="minorBidi"/>
          <w:noProof/>
          <w:kern w:val="2"/>
          <w:szCs w:val="24"/>
          <w14:ligatures w14:val="standardContextual"/>
        </w:rPr>
      </w:pPr>
      <w:hyperlink w:anchor="_Toc213787286" w:history="1">
        <w:r w:rsidRPr="00550D6F">
          <w:rPr>
            <w:rStyle w:val="Hipervnculo"/>
            <w:noProof/>
          </w:rPr>
          <w:t>Tabla 4.46 Caso de uso N°4.7, generando un resumen de registro de horario</w:t>
        </w:r>
        <w:r>
          <w:rPr>
            <w:noProof/>
            <w:webHidden/>
          </w:rPr>
          <w:tab/>
        </w:r>
        <w:r>
          <w:rPr>
            <w:noProof/>
            <w:webHidden/>
          </w:rPr>
          <w:fldChar w:fldCharType="begin"/>
        </w:r>
        <w:r>
          <w:rPr>
            <w:noProof/>
            <w:webHidden/>
          </w:rPr>
          <w:instrText xml:space="preserve"> PAGEREF _Toc213787286 \h </w:instrText>
        </w:r>
        <w:r>
          <w:rPr>
            <w:noProof/>
            <w:webHidden/>
          </w:rPr>
        </w:r>
        <w:r>
          <w:rPr>
            <w:noProof/>
            <w:webHidden/>
          </w:rPr>
          <w:fldChar w:fldCharType="separate"/>
        </w:r>
        <w:r>
          <w:rPr>
            <w:noProof/>
            <w:webHidden/>
          </w:rPr>
          <w:t>98</w:t>
        </w:r>
        <w:r>
          <w:rPr>
            <w:noProof/>
            <w:webHidden/>
          </w:rPr>
          <w:fldChar w:fldCharType="end"/>
        </w:r>
      </w:hyperlink>
    </w:p>
    <w:p w14:paraId="5E6E17FA" w14:textId="07336C64" w:rsidR="00B01FCF" w:rsidRDefault="00B01FCF">
      <w:pPr>
        <w:pStyle w:val="TDC2"/>
        <w:rPr>
          <w:rFonts w:asciiTheme="minorHAnsi" w:eastAsiaTheme="minorEastAsia" w:hAnsiTheme="minorHAnsi" w:cstheme="minorBidi"/>
          <w:noProof/>
          <w:kern w:val="2"/>
          <w:szCs w:val="24"/>
          <w14:ligatures w14:val="standardContextual"/>
        </w:rPr>
      </w:pPr>
      <w:hyperlink w:anchor="_Toc213787287" w:history="1">
        <w:r w:rsidRPr="00550D6F">
          <w:rPr>
            <w:rStyle w:val="Hipervnculo"/>
            <w:noProof/>
          </w:rPr>
          <w:t>Tabla 4.47 Caso de uso N°5.1, revisando informes de asistencia</w:t>
        </w:r>
        <w:r>
          <w:rPr>
            <w:noProof/>
            <w:webHidden/>
          </w:rPr>
          <w:tab/>
        </w:r>
        <w:r>
          <w:rPr>
            <w:noProof/>
            <w:webHidden/>
          </w:rPr>
          <w:fldChar w:fldCharType="begin"/>
        </w:r>
        <w:r>
          <w:rPr>
            <w:noProof/>
            <w:webHidden/>
          </w:rPr>
          <w:instrText xml:space="preserve"> PAGEREF _Toc213787287 \h </w:instrText>
        </w:r>
        <w:r>
          <w:rPr>
            <w:noProof/>
            <w:webHidden/>
          </w:rPr>
        </w:r>
        <w:r>
          <w:rPr>
            <w:noProof/>
            <w:webHidden/>
          </w:rPr>
          <w:fldChar w:fldCharType="separate"/>
        </w:r>
        <w:r>
          <w:rPr>
            <w:noProof/>
            <w:webHidden/>
          </w:rPr>
          <w:t>99</w:t>
        </w:r>
        <w:r>
          <w:rPr>
            <w:noProof/>
            <w:webHidden/>
          </w:rPr>
          <w:fldChar w:fldCharType="end"/>
        </w:r>
      </w:hyperlink>
    </w:p>
    <w:p w14:paraId="409AC7E8" w14:textId="41503B05" w:rsidR="00B01FCF" w:rsidRDefault="00B01FCF">
      <w:pPr>
        <w:pStyle w:val="TDC2"/>
        <w:rPr>
          <w:rFonts w:asciiTheme="minorHAnsi" w:eastAsiaTheme="minorEastAsia" w:hAnsiTheme="minorHAnsi" w:cstheme="minorBidi"/>
          <w:noProof/>
          <w:kern w:val="2"/>
          <w:szCs w:val="24"/>
          <w14:ligatures w14:val="standardContextual"/>
        </w:rPr>
      </w:pPr>
      <w:hyperlink w:anchor="_Toc213787288" w:history="1">
        <w:r w:rsidRPr="00550D6F">
          <w:rPr>
            <w:rStyle w:val="Hipervnculo"/>
            <w:noProof/>
          </w:rPr>
          <w:t>Tabla 4.48 Caso de uso N°5.2, Filtrando informes por fechas específica</w:t>
        </w:r>
        <w:r>
          <w:rPr>
            <w:noProof/>
            <w:webHidden/>
          </w:rPr>
          <w:tab/>
        </w:r>
        <w:r>
          <w:rPr>
            <w:noProof/>
            <w:webHidden/>
          </w:rPr>
          <w:fldChar w:fldCharType="begin"/>
        </w:r>
        <w:r>
          <w:rPr>
            <w:noProof/>
            <w:webHidden/>
          </w:rPr>
          <w:instrText xml:space="preserve"> PAGEREF _Toc213787288 \h </w:instrText>
        </w:r>
        <w:r>
          <w:rPr>
            <w:noProof/>
            <w:webHidden/>
          </w:rPr>
        </w:r>
        <w:r>
          <w:rPr>
            <w:noProof/>
            <w:webHidden/>
          </w:rPr>
          <w:fldChar w:fldCharType="separate"/>
        </w:r>
        <w:r>
          <w:rPr>
            <w:noProof/>
            <w:webHidden/>
          </w:rPr>
          <w:t>100</w:t>
        </w:r>
        <w:r>
          <w:rPr>
            <w:noProof/>
            <w:webHidden/>
          </w:rPr>
          <w:fldChar w:fldCharType="end"/>
        </w:r>
      </w:hyperlink>
    </w:p>
    <w:p w14:paraId="0CF3F350" w14:textId="79C1E493" w:rsidR="00B01FCF" w:rsidRDefault="00B01FCF">
      <w:pPr>
        <w:pStyle w:val="TDC2"/>
        <w:rPr>
          <w:rFonts w:asciiTheme="minorHAnsi" w:eastAsiaTheme="minorEastAsia" w:hAnsiTheme="minorHAnsi" w:cstheme="minorBidi"/>
          <w:noProof/>
          <w:kern w:val="2"/>
          <w:szCs w:val="24"/>
          <w14:ligatures w14:val="standardContextual"/>
        </w:rPr>
      </w:pPr>
      <w:hyperlink w:anchor="_Toc213787289" w:history="1">
        <w:r w:rsidRPr="00550D6F">
          <w:rPr>
            <w:rStyle w:val="Hipervnculo"/>
            <w:noProof/>
          </w:rPr>
          <w:t>Tabla 4.49 Caso de uso N°5.3, creando casilla para filtro de búsqueda</w:t>
        </w:r>
        <w:r>
          <w:rPr>
            <w:noProof/>
            <w:webHidden/>
          </w:rPr>
          <w:tab/>
        </w:r>
        <w:r>
          <w:rPr>
            <w:noProof/>
            <w:webHidden/>
          </w:rPr>
          <w:fldChar w:fldCharType="begin"/>
        </w:r>
        <w:r>
          <w:rPr>
            <w:noProof/>
            <w:webHidden/>
          </w:rPr>
          <w:instrText xml:space="preserve"> PAGEREF _Toc213787289 \h </w:instrText>
        </w:r>
        <w:r>
          <w:rPr>
            <w:noProof/>
            <w:webHidden/>
          </w:rPr>
        </w:r>
        <w:r>
          <w:rPr>
            <w:noProof/>
            <w:webHidden/>
          </w:rPr>
          <w:fldChar w:fldCharType="separate"/>
        </w:r>
        <w:r>
          <w:rPr>
            <w:noProof/>
            <w:webHidden/>
          </w:rPr>
          <w:t>101</w:t>
        </w:r>
        <w:r>
          <w:rPr>
            <w:noProof/>
            <w:webHidden/>
          </w:rPr>
          <w:fldChar w:fldCharType="end"/>
        </w:r>
      </w:hyperlink>
    </w:p>
    <w:p w14:paraId="05CA0A59" w14:textId="03554832" w:rsidR="00B01FCF" w:rsidRDefault="00B01FCF">
      <w:pPr>
        <w:pStyle w:val="TDC2"/>
        <w:rPr>
          <w:rFonts w:asciiTheme="minorHAnsi" w:eastAsiaTheme="minorEastAsia" w:hAnsiTheme="minorHAnsi" w:cstheme="minorBidi"/>
          <w:noProof/>
          <w:kern w:val="2"/>
          <w:szCs w:val="24"/>
          <w14:ligatures w14:val="standardContextual"/>
        </w:rPr>
      </w:pPr>
      <w:hyperlink w:anchor="_Toc213787290" w:history="1">
        <w:r w:rsidRPr="00550D6F">
          <w:rPr>
            <w:rStyle w:val="Hipervnculo"/>
            <w:noProof/>
          </w:rPr>
          <w:t>Tabla 4.50 Caso de uso N°5.4, filtrando informe de asistencia</w:t>
        </w:r>
        <w:r>
          <w:rPr>
            <w:noProof/>
            <w:webHidden/>
          </w:rPr>
          <w:tab/>
        </w:r>
        <w:r>
          <w:rPr>
            <w:noProof/>
            <w:webHidden/>
          </w:rPr>
          <w:fldChar w:fldCharType="begin"/>
        </w:r>
        <w:r>
          <w:rPr>
            <w:noProof/>
            <w:webHidden/>
          </w:rPr>
          <w:instrText xml:space="preserve"> PAGEREF _Toc213787290 \h </w:instrText>
        </w:r>
        <w:r>
          <w:rPr>
            <w:noProof/>
            <w:webHidden/>
          </w:rPr>
        </w:r>
        <w:r>
          <w:rPr>
            <w:noProof/>
            <w:webHidden/>
          </w:rPr>
          <w:fldChar w:fldCharType="separate"/>
        </w:r>
        <w:r>
          <w:rPr>
            <w:noProof/>
            <w:webHidden/>
          </w:rPr>
          <w:t>102</w:t>
        </w:r>
        <w:r>
          <w:rPr>
            <w:noProof/>
            <w:webHidden/>
          </w:rPr>
          <w:fldChar w:fldCharType="end"/>
        </w:r>
      </w:hyperlink>
    </w:p>
    <w:p w14:paraId="32FBBA58" w14:textId="3E06CCEF" w:rsidR="00B01FCF" w:rsidRDefault="00B01FCF">
      <w:pPr>
        <w:pStyle w:val="TDC2"/>
        <w:rPr>
          <w:rFonts w:asciiTheme="minorHAnsi" w:eastAsiaTheme="minorEastAsia" w:hAnsiTheme="minorHAnsi" w:cstheme="minorBidi"/>
          <w:noProof/>
          <w:kern w:val="2"/>
          <w:szCs w:val="24"/>
          <w14:ligatures w14:val="standardContextual"/>
        </w:rPr>
      </w:pPr>
      <w:hyperlink w:anchor="_Toc213787291" w:history="1">
        <w:r w:rsidRPr="00550D6F">
          <w:rPr>
            <w:rStyle w:val="Hipervnculo"/>
            <w:noProof/>
          </w:rPr>
          <w:t>Tabla 4.51 Caso de uso N°5.5, Generando nuevo informe de asistencia</w:t>
        </w:r>
        <w:r>
          <w:rPr>
            <w:noProof/>
            <w:webHidden/>
          </w:rPr>
          <w:tab/>
        </w:r>
        <w:r>
          <w:rPr>
            <w:noProof/>
            <w:webHidden/>
          </w:rPr>
          <w:fldChar w:fldCharType="begin"/>
        </w:r>
        <w:r>
          <w:rPr>
            <w:noProof/>
            <w:webHidden/>
          </w:rPr>
          <w:instrText xml:space="preserve"> PAGEREF _Toc213787291 \h </w:instrText>
        </w:r>
        <w:r>
          <w:rPr>
            <w:noProof/>
            <w:webHidden/>
          </w:rPr>
        </w:r>
        <w:r>
          <w:rPr>
            <w:noProof/>
            <w:webHidden/>
          </w:rPr>
          <w:fldChar w:fldCharType="separate"/>
        </w:r>
        <w:r>
          <w:rPr>
            <w:noProof/>
            <w:webHidden/>
          </w:rPr>
          <w:t>103</w:t>
        </w:r>
        <w:r>
          <w:rPr>
            <w:noProof/>
            <w:webHidden/>
          </w:rPr>
          <w:fldChar w:fldCharType="end"/>
        </w:r>
      </w:hyperlink>
    </w:p>
    <w:p w14:paraId="7E289CC7" w14:textId="1E44D8FD" w:rsidR="00B01FCF" w:rsidRDefault="00B01FCF">
      <w:pPr>
        <w:pStyle w:val="TDC2"/>
        <w:rPr>
          <w:rFonts w:asciiTheme="minorHAnsi" w:eastAsiaTheme="minorEastAsia" w:hAnsiTheme="minorHAnsi" w:cstheme="minorBidi"/>
          <w:noProof/>
          <w:kern w:val="2"/>
          <w:szCs w:val="24"/>
          <w14:ligatures w14:val="standardContextual"/>
        </w:rPr>
      </w:pPr>
      <w:hyperlink w:anchor="_Toc213787292" w:history="1">
        <w:r w:rsidRPr="00550D6F">
          <w:rPr>
            <w:rStyle w:val="Hipervnculo"/>
            <w:noProof/>
          </w:rPr>
          <w:t>Tabla 4.52 Caso de uso N°5.6, Imprimiendo informe de asistencia</w:t>
        </w:r>
        <w:r>
          <w:rPr>
            <w:noProof/>
            <w:webHidden/>
          </w:rPr>
          <w:tab/>
        </w:r>
        <w:r>
          <w:rPr>
            <w:noProof/>
            <w:webHidden/>
          </w:rPr>
          <w:fldChar w:fldCharType="begin"/>
        </w:r>
        <w:r>
          <w:rPr>
            <w:noProof/>
            <w:webHidden/>
          </w:rPr>
          <w:instrText xml:space="preserve"> PAGEREF _Toc213787292 \h </w:instrText>
        </w:r>
        <w:r>
          <w:rPr>
            <w:noProof/>
            <w:webHidden/>
          </w:rPr>
        </w:r>
        <w:r>
          <w:rPr>
            <w:noProof/>
            <w:webHidden/>
          </w:rPr>
          <w:fldChar w:fldCharType="separate"/>
        </w:r>
        <w:r>
          <w:rPr>
            <w:noProof/>
            <w:webHidden/>
          </w:rPr>
          <w:t>104</w:t>
        </w:r>
        <w:r>
          <w:rPr>
            <w:noProof/>
            <w:webHidden/>
          </w:rPr>
          <w:fldChar w:fldCharType="end"/>
        </w:r>
      </w:hyperlink>
    </w:p>
    <w:p w14:paraId="77138430" w14:textId="40777B72" w:rsidR="00B01FCF" w:rsidRDefault="00B01FCF">
      <w:pPr>
        <w:pStyle w:val="TDC2"/>
        <w:rPr>
          <w:rFonts w:asciiTheme="minorHAnsi" w:eastAsiaTheme="minorEastAsia" w:hAnsiTheme="minorHAnsi" w:cstheme="minorBidi"/>
          <w:noProof/>
          <w:kern w:val="2"/>
          <w:szCs w:val="24"/>
          <w14:ligatures w14:val="standardContextual"/>
        </w:rPr>
      </w:pPr>
      <w:hyperlink w:anchor="_Toc213787293" w:history="1">
        <w:r w:rsidRPr="00550D6F">
          <w:rPr>
            <w:rStyle w:val="Hipervnculo"/>
            <w:noProof/>
          </w:rPr>
          <w:t>Tabla 4.53Caso de uso N°5.7, Visualizando informe diario de asistencia</w:t>
        </w:r>
        <w:r>
          <w:rPr>
            <w:noProof/>
            <w:webHidden/>
          </w:rPr>
          <w:tab/>
        </w:r>
        <w:r>
          <w:rPr>
            <w:noProof/>
            <w:webHidden/>
          </w:rPr>
          <w:fldChar w:fldCharType="begin"/>
        </w:r>
        <w:r>
          <w:rPr>
            <w:noProof/>
            <w:webHidden/>
          </w:rPr>
          <w:instrText xml:space="preserve"> PAGEREF _Toc213787293 \h </w:instrText>
        </w:r>
        <w:r>
          <w:rPr>
            <w:noProof/>
            <w:webHidden/>
          </w:rPr>
        </w:r>
        <w:r>
          <w:rPr>
            <w:noProof/>
            <w:webHidden/>
          </w:rPr>
          <w:fldChar w:fldCharType="separate"/>
        </w:r>
        <w:r>
          <w:rPr>
            <w:noProof/>
            <w:webHidden/>
          </w:rPr>
          <w:t>105</w:t>
        </w:r>
        <w:r>
          <w:rPr>
            <w:noProof/>
            <w:webHidden/>
          </w:rPr>
          <w:fldChar w:fldCharType="end"/>
        </w:r>
      </w:hyperlink>
    </w:p>
    <w:p w14:paraId="42C3160E" w14:textId="7F3CF336" w:rsidR="00B01FCF" w:rsidRDefault="00B01FCF">
      <w:pPr>
        <w:pStyle w:val="TDC2"/>
        <w:rPr>
          <w:rFonts w:asciiTheme="minorHAnsi" w:eastAsiaTheme="minorEastAsia" w:hAnsiTheme="minorHAnsi" w:cstheme="minorBidi"/>
          <w:noProof/>
          <w:kern w:val="2"/>
          <w:szCs w:val="24"/>
          <w14:ligatures w14:val="standardContextual"/>
        </w:rPr>
      </w:pPr>
      <w:hyperlink w:anchor="_Toc213787294" w:history="1">
        <w:r w:rsidRPr="00550D6F">
          <w:rPr>
            <w:rStyle w:val="Hipervnculo"/>
            <w:noProof/>
          </w:rPr>
          <w:t>Tabla 4.54 Caso de uso N°5.8, exportando informe de asistencia</w:t>
        </w:r>
        <w:r>
          <w:rPr>
            <w:noProof/>
            <w:webHidden/>
          </w:rPr>
          <w:tab/>
        </w:r>
        <w:r>
          <w:rPr>
            <w:noProof/>
            <w:webHidden/>
          </w:rPr>
          <w:fldChar w:fldCharType="begin"/>
        </w:r>
        <w:r>
          <w:rPr>
            <w:noProof/>
            <w:webHidden/>
          </w:rPr>
          <w:instrText xml:space="preserve"> PAGEREF _Toc213787294 \h </w:instrText>
        </w:r>
        <w:r>
          <w:rPr>
            <w:noProof/>
            <w:webHidden/>
          </w:rPr>
        </w:r>
        <w:r>
          <w:rPr>
            <w:noProof/>
            <w:webHidden/>
          </w:rPr>
          <w:fldChar w:fldCharType="separate"/>
        </w:r>
        <w:r>
          <w:rPr>
            <w:noProof/>
            <w:webHidden/>
          </w:rPr>
          <w:t>106</w:t>
        </w:r>
        <w:r>
          <w:rPr>
            <w:noProof/>
            <w:webHidden/>
          </w:rPr>
          <w:fldChar w:fldCharType="end"/>
        </w:r>
      </w:hyperlink>
    </w:p>
    <w:p w14:paraId="5131F139" w14:textId="480E1E30" w:rsidR="00B01FCF" w:rsidRDefault="00B01FCF">
      <w:pPr>
        <w:pStyle w:val="TDC2"/>
        <w:rPr>
          <w:rFonts w:asciiTheme="minorHAnsi" w:eastAsiaTheme="minorEastAsia" w:hAnsiTheme="minorHAnsi" w:cstheme="minorBidi"/>
          <w:noProof/>
          <w:kern w:val="2"/>
          <w:szCs w:val="24"/>
          <w14:ligatures w14:val="standardContextual"/>
        </w:rPr>
      </w:pPr>
      <w:hyperlink w:anchor="_Toc213787295" w:history="1">
        <w:r w:rsidRPr="00550D6F">
          <w:rPr>
            <w:rStyle w:val="Hipervnculo"/>
            <w:noProof/>
          </w:rPr>
          <w:t>Tabla 4.55 Caso de uso N°6.1, ingresando permisos de ausencia</w:t>
        </w:r>
        <w:r>
          <w:rPr>
            <w:noProof/>
            <w:webHidden/>
          </w:rPr>
          <w:tab/>
        </w:r>
        <w:r>
          <w:rPr>
            <w:noProof/>
            <w:webHidden/>
          </w:rPr>
          <w:fldChar w:fldCharType="begin"/>
        </w:r>
        <w:r>
          <w:rPr>
            <w:noProof/>
            <w:webHidden/>
          </w:rPr>
          <w:instrText xml:space="preserve"> PAGEREF _Toc213787295 \h </w:instrText>
        </w:r>
        <w:r>
          <w:rPr>
            <w:noProof/>
            <w:webHidden/>
          </w:rPr>
        </w:r>
        <w:r>
          <w:rPr>
            <w:noProof/>
            <w:webHidden/>
          </w:rPr>
          <w:fldChar w:fldCharType="separate"/>
        </w:r>
        <w:r>
          <w:rPr>
            <w:noProof/>
            <w:webHidden/>
          </w:rPr>
          <w:t>107</w:t>
        </w:r>
        <w:r>
          <w:rPr>
            <w:noProof/>
            <w:webHidden/>
          </w:rPr>
          <w:fldChar w:fldCharType="end"/>
        </w:r>
      </w:hyperlink>
    </w:p>
    <w:p w14:paraId="04000542" w14:textId="4E39CB93" w:rsidR="00B01FCF" w:rsidRDefault="00B01FCF">
      <w:pPr>
        <w:pStyle w:val="TDC2"/>
        <w:rPr>
          <w:rFonts w:asciiTheme="minorHAnsi" w:eastAsiaTheme="minorEastAsia" w:hAnsiTheme="minorHAnsi" w:cstheme="minorBidi"/>
          <w:noProof/>
          <w:kern w:val="2"/>
          <w:szCs w:val="24"/>
          <w14:ligatures w14:val="standardContextual"/>
        </w:rPr>
      </w:pPr>
      <w:hyperlink w:anchor="_Toc213787296" w:history="1">
        <w:r w:rsidRPr="00550D6F">
          <w:rPr>
            <w:rStyle w:val="Hipervnculo"/>
            <w:noProof/>
          </w:rPr>
          <w:t>Tabla 4.56 Caso de uso N°6.2, Filtrando búsqueda de permiso</w:t>
        </w:r>
        <w:r>
          <w:rPr>
            <w:noProof/>
            <w:webHidden/>
          </w:rPr>
          <w:tab/>
        </w:r>
        <w:r>
          <w:rPr>
            <w:noProof/>
            <w:webHidden/>
          </w:rPr>
          <w:fldChar w:fldCharType="begin"/>
        </w:r>
        <w:r>
          <w:rPr>
            <w:noProof/>
            <w:webHidden/>
          </w:rPr>
          <w:instrText xml:space="preserve"> PAGEREF _Toc213787296 \h </w:instrText>
        </w:r>
        <w:r>
          <w:rPr>
            <w:noProof/>
            <w:webHidden/>
          </w:rPr>
        </w:r>
        <w:r>
          <w:rPr>
            <w:noProof/>
            <w:webHidden/>
          </w:rPr>
          <w:fldChar w:fldCharType="separate"/>
        </w:r>
        <w:r>
          <w:rPr>
            <w:noProof/>
            <w:webHidden/>
          </w:rPr>
          <w:t>108</w:t>
        </w:r>
        <w:r>
          <w:rPr>
            <w:noProof/>
            <w:webHidden/>
          </w:rPr>
          <w:fldChar w:fldCharType="end"/>
        </w:r>
      </w:hyperlink>
    </w:p>
    <w:p w14:paraId="0FD65786" w14:textId="2F41DDE1" w:rsidR="00B01FCF" w:rsidRDefault="00B01FCF">
      <w:pPr>
        <w:pStyle w:val="TDC2"/>
        <w:rPr>
          <w:rFonts w:asciiTheme="minorHAnsi" w:eastAsiaTheme="minorEastAsia" w:hAnsiTheme="minorHAnsi" w:cstheme="minorBidi"/>
          <w:noProof/>
          <w:kern w:val="2"/>
          <w:szCs w:val="24"/>
          <w14:ligatures w14:val="standardContextual"/>
        </w:rPr>
      </w:pPr>
      <w:hyperlink w:anchor="_Toc213787297" w:history="1">
        <w:r w:rsidRPr="00550D6F">
          <w:rPr>
            <w:rStyle w:val="Hipervnculo"/>
            <w:noProof/>
          </w:rPr>
          <w:t>Tabla 4.57 Caso de uso N°6.3, Visualizando casillas de filtración</w:t>
        </w:r>
        <w:r>
          <w:rPr>
            <w:noProof/>
            <w:webHidden/>
          </w:rPr>
          <w:tab/>
        </w:r>
        <w:r>
          <w:rPr>
            <w:noProof/>
            <w:webHidden/>
          </w:rPr>
          <w:fldChar w:fldCharType="begin"/>
        </w:r>
        <w:r>
          <w:rPr>
            <w:noProof/>
            <w:webHidden/>
          </w:rPr>
          <w:instrText xml:space="preserve"> PAGEREF _Toc213787297 \h </w:instrText>
        </w:r>
        <w:r>
          <w:rPr>
            <w:noProof/>
            <w:webHidden/>
          </w:rPr>
        </w:r>
        <w:r>
          <w:rPr>
            <w:noProof/>
            <w:webHidden/>
          </w:rPr>
          <w:fldChar w:fldCharType="separate"/>
        </w:r>
        <w:r>
          <w:rPr>
            <w:noProof/>
            <w:webHidden/>
          </w:rPr>
          <w:t>109</w:t>
        </w:r>
        <w:r>
          <w:rPr>
            <w:noProof/>
            <w:webHidden/>
          </w:rPr>
          <w:fldChar w:fldCharType="end"/>
        </w:r>
      </w:hyperlink>
    </w:p>
    <w:p w14:paraId="2CE8590B" w14:textId="7EE9BA2C" w:rsidR="00B01FCF" w:rsidRDefault="00B01FCF">
      <w:pPr>
        <w:pStyle w:val="TDC2"/>
        <w:rPr>
          <w:rFonts w:asciiTheme="minorHAnsi" w:eastAsiaTheme="minorEastAsia" w:hAnsiTheme="minorHAnsi" w:cstheme="minorBidi"/>
          <w:noProof/>
          <w:kern w:val="2"/>
          <w:szCs w:val="24"/>
          <w14:ligatures w14:val="standardContextual"/>
        </w:rPr>
      </w:pPr>
      <w:hyperlink w:anchor="_Toc213787298" w:history="1">
        <w:r w:rsidRPr="00550D6F">
          <w:rPr>
            <w:rStyle w:val="Hipervnculo"/>
            <w:noProof/>
          </w:rPr>
          <w:t>Tabla 4.58 Caso de uso N°6.4, registrando motivo de permisos</w:t>
        </w:r>
        <w:r>
          <w:rPr>
            <w:noProof/>
            <w:webHidden/>
          </w:rPr>
          <w:tab/>
        </w:r>
        <w:r>
          <w:rPr>
            <w:noProof/>
            <w:webHidden/>
          </w:rPr>
          <w:fldChar w:fldCharType="begin"/>
        </w:r>
        <w:r>
          <w:rPr>
            <w:noProof/>
            <w:webHidden/>
          </w:rPr>
          <w:instrText xml:space="preserve"> PAGEREF _Toc213787298 \h </w:instrText>
        </w:r>
        <w:r>
          <w:rPr>
            <w:noProof/>
            <w:webHidden/>
          </w:rPr>
        </w:r>
        <w:r>
          <w:rPr>
            <w:noProof/>
            <w:webHidden/>
          </w:rPr>
          <w:fldChar w:fldCharType="separate"/>
        </w:r>
        <w:r>
          <w:rPr>
            <w:noProof/>
            <w:webHidden/>
          </w:rPr>
          <w:t>110</w:t>
        </w:r>
        <w:r>
          <w:rPr>
            <w:noProof/>
            <w:webHidden/>
          </w:rPr>
          <w:fldChar w:fldCharType="end"/>
        </w:r>
      </w:hyperlink>
    </w:p>
    <w:p w14:paraId="68ACB8A9" w14:textId="529770C5" w:rsidR="00B01FCF" w:rsidRDefault="00B01FCF">
      <w:pPr>
        <w:pStyle w:val="TDC2"/>
        <w:rPr>
          <w:rFonts w:asciiTheme="minorHAnsi" w:eastAsiaTheme="minorEastAsia" w:hAnsiTheme="minorHAnsi" w:cstheme="minorBidi"/>
          <w:noProof/>
          <w:kern w:val="2"/>
          <w:szCs w:val="24"/>
          <w14:ligatures w14:val="standardContextual"/>
        </w:rPr>
      </w:pPr>
      <w:hyperlink w:anchor="_Toc213787299" w:history="1">
        <w:r w:rsidRPr="00550D6F">
          <w:rPr>
            <w:rStyle w:val="Hipervnculo"/>
            <w:noProof/>
          </w:rPr>
          <w:t>Tabla 4.59 Caso de uso N°6.5, Visualizando lista con permisos aprobados</w:t>
        </w:r>
        <w:r>
          <w:rPr>
            <w:noProof/>
            <w:webHidden/>
          </w:rPr>
          <w:tab/>
        </w:r>
        <w:r>
          <w:rPr>
            <w:noProof/>
            <w:webHidden/>
          </w:rPr>
          <w:fldChar w:fldCharType="begin"/>
        </w:r>
        <w:r>
          <w:rPr>
            <w:noProof/>
            <w:webHidden/>
          </w:rPr>
          <w:instrText xml:space="preserve"> PAGEREF _Toc213787299 \h </w:instrText>
        </w:r>
        <w:r>
          <w:rPr>
            <w:noProof/>
            <w:webHidden/>
          </w:rPr>
        </w:r>
        <w:r>
          <w:rPr>
            <w:noProof/>
            <w:webHidden/>
          </w:rPr>
          <w:fldChar w:fldCharType="separate"/>
        </w:r>
        <w:r>
          <w:rPr>
            <w:noProof/>
            <w:webHidden/>
          </w:rPr>
          <w:t>111</w:t>
        </w:r>
        <w:r>
          <w:rPr>
            <w:noProof/>
            <w:webHidden/>
          </w:rPr>
          <w:fldChar w:fldCharType="end"/>
        </w:r>
      </w:hyperlink>
    </w:p>
    <w:p w14:paraId="4535180A" w14:textId="79B08045" w:rsidR="00B01FCF" w:rsidRDefault="00B01FCF">
      <w:pPr>
        <w:pStyle w:val="TDC2"/>
        <w:rPr>
          <w:rFonts w:asciiTheme="minorHAnsi" w:eastAsiaTheme="minorEastAsia" w:hAnsiTheme="minorHAnsi" w:cstheme="minorBidi"/>
          <w:noProof/>
          <w:kern w:val="2"/>
          <w:szCs w:val="24"/>
          <w14:ligatures w14:val="standardContextual"/>
        </w:rPr>
      </w:pPr>
      <w:hyperlink w:anchor="_Toc213787300" w:history="1">
        <w:r w:rsidRPr="00550D6F">
          <w:rPr>
            <w:rStyle w:val="Hipervnculo"/>
            <w:noProof/>
          </w:rPr>
          <w:t>Tabla 4.60 Caso de uso N°6.6 Seleccionando permisos aprobados</w:t>
        </w:r>
        <w:r>
          <w:rPr>
            <w:noProof/>
            <w:webHidden/>
          </w:rPr>
          <w:tab/>
        </w:r>
        <w:r>
          <w:rPr>
            <w:noProof/>
            <w:webHidden/>
          </w:rPr>
          <w:fldChar w:fldCharType="begin"/>
        </w:r>
        <w:r>
          <w:rPr>
            <w:noProof/>
            <w:webHidden/>
          </w:rPr>
          <w:instrText xml:space="preserve"> PAGEREF _Toc213787300 \h </w:instrText>
        </w:r>
        <w:r>
          <w:rPr>
            <w:noProof/>
            <w:webHidden/>
          </w:rPr>
        </w:r>
        <w:r>
          <w:rPr>
            <w:noProof/>
            <w:webHidden/>
          </w:rPr>
          <w:fldChar w:fldCharType="separate"/>
        </w:r>
        <w:r>
          <w:rPr>
            <w:noProof/>
            <w:webHidden/>
          </w:rPr>
          <w:t>112</w:t>
        </w:r>
        <w:r>
          <w:rPr>
            <w:noProof/>
            <w:webHidden/>
          </w:rPr>
          <w:fldChar w:fldCharType="end"/>
        </w:r>
      </w:hyperlink>
    </w:p>
    <w:p w14:paraId="20E82003" w14:textId="428AAF82" w:rsidR="00B01FCF" w:rsidRDefault="00B01FCF">
      <w:pPr>
        <w:pStyle w:val="TDC2"/>
        <w:rPr>
          <w:rFonts w:asciiTheme="minorHAnsi" w:eastAsiaTheme="minorEastAsia" w:hAnsiTheme="minorHAnsi" w:cstheme="minorBidi"/>
          <w:noProof/>
          <w:kern w:val="2"/>
          <w:szCs w:val="24"/>
          <w14:ligatures w14:val="standardContextual"/>
        </w:rPr>
      </w:pPr>
      <w:hyperlink w:anchor="_Toc213787301" w:history="1">
        <w:r w:rsidRPr="00550D6F">
          <w:rPr>
            <w:rStyle w:val="Hipervnculo"/>
            <w:noProof/>
          </w:rPr>
          <w:t>Tabla 4.61 Caso de uso N°6.7, Imprimiendo permisos seleccionados</w:t>
        </w:r>
        <w:r>
          <w:rPr>
            <w:noProof/>
            <w:webHidden/>
          </w:rPr>
          <w:tab/>
        </w:r>
        <w:r>
          <w:rPr>
            <w:noProof/>
            <w:webHidden/>
          </w:rPr>
          <w:fldChar w:fldCharType="begin"/>
        </w:r>
        <w:r>
          <w:rPr>
            <w:noProof/>
            <w:webHidden/>
          </w:rPr>
          <w:instrText xml:space="preserve"> PAGEREF _Toc213787301 \h </w:instrText>
        </w:r>
        <w:r>
          <w:rPr>
            <w:noProof/>
            <w:webHidden/>
          </w:rPr>
        </w:r>
        <w:r>
          <w:rPr>
            <w:noProof/>
            <w:webHidden/>
          </w:rPr>
          <w:fldChar w:fldCharType="separate"/>
        </w:r>
        <w:r>
          <w:rPr>
            <w:noProof/>
            <w:webHidden/>
          </w:rPr>
          <w:t>113</w:t>
        </w:r>
        <w:r>
          <w:rPr>
            <w:noProof/>
            <w:webHidden/>
          </w:rPr>
          <w:fldChar w:fldCharType="end"/>
        </w:r>
      </w:hyperlink>
    </w:p>
    <w:p w14:paraId="0420C78B" w14:textId="7426EC7F" w:rsidR="00B01FCF" w:rsidRDefault="00B01FCF">
      <w:pPr>
        <w:pStyle w:val="TDC2"/>
        <w:rPr>
          <w:rFonts w:asciiTheme="minorHAnsi" w:eastAsiaTheme="minorEastAsia" w:hAnsiTheme="minorHAnsi" w:cstheme="minorBidi"/>
          <w:noProof/>
          <w:kern w:val="2"/>
          <w:szCs w:val="24"/>
          <w14:ligatures w14:val="standardContextual"/>
        </w:rPr>
      </w:pPr>
      <w:hyperlink w:anchor="_Toc213787302" w:history="1">
        <w:r w:rsidRPr="00550D6F">
          <w:rPr>
            <w:rStyle w:val="Hipervnculo"/>
            <w:noProof/>
          </w:rPr>
          <w:t>Tabla 4.62 Caso de uso N°6.8, Eliminando permisos</w:t>
        </w:r>
        <w:r>
          <w:rPr>
            <w:noProof/>
            <w:webHidden/>
          </w:rPr>
          <w:tab/>
        </w:r>
        <w:r>
          <w:rPr>
            <w:noProof/>
            <w:webHidden/>
          </w:rPr>
          <w:fldChar w:fldCharType="begin"/>
        </w:r>
        <w:r>
          <w:rPr>
            <w:noProof/>
            <w:webHidden/>
          </w:rPr>
          <w:instrText xml:space="preserve"> PAGEREF _Toc213787302 \h </w:instrText>
        </w:r>
        <w:r>
          <w:rPr>
            <w:noProof/>
            <w:webHidden/>
          </w:rPr>
        </w:r>
        <w:r>
          <w:rPr>
            <w:noProof/>
            <w:webHidden/>
          </w:rPr>
          <w:fldChar w:fldCharType="separate"/>
        </w:r>
        <w:r>
          <w:rPr>
            <w:noProof/>
            <w:webHidden/>
          </w:rPr>
          <w:t>114</w:t>
        </w:r>
        <w:r>
          <w:rPr>
            <w:noProof/>
            <w:webHidden/>
          </w:rPr>
          <w:fldChar w:fldCharType="end"/>
        </w:r>
      </w:hyperlink>
    </w:p>
    <w:p w14:paraId="7893D8AA" w14:textId="38481FE8" w:rsidR="00B01FCF" w:rsidRDefault="00B01FCF">
      <w:pPr>
        <w:pStyle w:val="TDC2"/>
        <w:rPr>
          <w:rFonts w:asciiTheme="minorHAnsi" w:eastAsiaTheme="minorEastAsia" w:hAnsiTheme="minorHAnsi" w:cstheme="minorBidi"/>
          <w:noProof/>
          <w:kern w:val="2"/>
          <w:szCs w:val="24"/>
          <w14:ligatures w14:val="standardContextual"/>
        </w:rPr>
      </w:pPr>
      <w:hyperlink w:anchor="_Toc213787303" w:history="1">
        <w:r w:rsidRPr="00550D6F">
          <w:rPr>
            <w:rStyle w:val="Hipervnculo"/>
            <w:noProof/>
          </w:rPr>
          <w:t>Tabla 4.63 Caso de uso N°7.1, Generando gráfico con métricas de asistencia</w:t>
        </w:r>
        <w:r>
          <w:rPr>
            <w:noProof/>
            <w:webHidden/>
          </w:rPr>
          <w:tab/>
        </w:r>
        <w:r>
          <w:rPr>
            <w:noProof/>
            <w:webHidden/>
          </w:rPr>
          <w:fldChar w:fldCharType="begin"/>
        </w:r>
        <w:r>
          <w:rPr>
            <w:noProof/>
            <w:webHidden/>
          </w:rPr>
          <w:instrText xml:space="preserve"> PAGEREF _Toc213787303 \h </w:instrText>
        </w:r>
        <w:r>
          <w:rPr>
            <w:noProof/>
            <w:webHidden/>
          </w:rPr>
        </w:r>
        <w:r>
          <w:rPr>
            <w:noProof/>
            <w:webHidden/>
          </w:rPr>
          <w:fldChar w:fldCharType="separate"/>
        </w:r>
        <w:r>
          <w:rPr>
            <w:noProof/>
            <w:webHidden/>
          </w:rPr>
          <w:t>115</w:t>
        </w:r>
        <w:r>
          <w:rPr>
            <w:noProof/>
            <w:webHidden/>
          </w:rPr>
          <w:fldChar w:fldCharType="end"/>
        </w:r>
      </w:hyperlink>
    </w:p>
    <w:p w14:paraId="5AEBE24C" w14:textId="1CDF593D" w:rsidR="00B01FCF" w:rsidRDefault="00B01FCF">
      <w:pPr>
        <w:pStyle w:val="TDC2"/>
        <w:rPr>
          <w:rFonts w:asciiTheme="minorHAnsi" w:eastAsiaTheme="minorEastAsia" w:hAnsiTheme="minorHAnsi" w:cstheme="minorBidi"/>
          <w:noProof/>
          <w:kern w:val="2"/>
          <w:szCs w:val="24"/>
          <w14:ligatures w14:val="standardContextual"/>
        </w:rPr>
      </w:pPr>
      <w:hyperlink w:anchor="_Toc213787304" w:history="1">
        <w:r w:rsidRPr="00550D6F">
          <w:rPr>
            <w:rStyle w:val="Hipervnculo"/>
            <w:noProof/>
          </w:rPr>
          <w:t>Tabla 4.64 Caso de uso N°7.2, Accediendo al menú</w:t>
        </w:r>
        <w:r>
          <w:rPr>
            <w:noProof/>
            <w:webHidden/>
          </w:rPr>
          <w:tab/>
        </w:r>
        <w:r>
          <w:rPr>
            <w:noProof/>
            <w:webHidden/>
          </w:rPr>
          <w:fldChar w:fldCharType="begin"/>
        </w:r>
        <w:r>
          <w:rPr>
            <w:noProof/>
            <w:webHidden/>
          </w:rPr>
          <w:instrText xml:space="preserve"> PAGEREF _Toc213787304 \h </w:instrText>
        </w:r>
        <w:r>
          <w:rPr>
            <w:noProof/>
            <w:webHidden/>
          </w:rPr>
        </w:r>
        <w:r>
          <w:rPr>
            <w:noProof/>
            <w:webHidden/>
          </w:rPr>
          <w:fldChar w:fldCharType="separate"/>
        </w:r>
        <w:r>
          <w:rPr>
            <w:noProof/>
            <w:webHidden/>
          </w:rPr>
          <w:t>116</w:t>
        </w:r>
        <w:r>
          <w:rPr>
            <w:noProof/>
            <w:webHidden/>
          </w:rPr>
          <w:fldChar w:fldCharType="end"/>
        </w:r>
      </w:hyperlink>
    </w:p>
    <w:p w14:paraId="26557738" w14:textId="295200E5" w:rsidR="00B01FCF" w:rsidRDefault="00B01FCF">
      <w:pPr>
        <w:pStyle w:val="TDC2"/>
        <w:rPr>
          <w:rFonts w:asciiTheme="minorHAnsi" w:eastAsiaTheme="minorEastAsia" w:hAnsiTheme="minorHAnsi" w:cstheme="minorBidi"/>
          <w:noProof/>
          <w:kern w:val="2"/>
          <w:szCs w:val="24"/>
          <w14:ligatures w14:val="standardContextual"/>
        </w:rPr>
      </w:pPr>
      <w:hyperlink w:anchor="_Toc213787305" w:history="1">
        <w:r w:rsidRPr="00550D6F">
          <w:rPr>
            <w:rStyle w:val="Hipervnculo"/>
            <w:noProof/>
          </w:rPr>
          <w:t>Tabla 4.65 Caso de uso N°7.3, visualizando lista con empleados inasistentes</w:t>
        </w:r>
        <w:r>
          <w:rPr>
            <w:noProof/>
            <w:webHidden/>
          </w:rPr>
          <w:tab/>
        </w:r>
        <w:r>
          <w:rPr>
            <w:noProof/>
            <w:webHidden/>
          </w:rPr>
          <w:fldChar w:fldCharType="begin"/>
        </w:r>
        <w:r>
          <w:rPr>
            <w:noProof/>
            <w:webHidden/>
          </w:rPr>
          <w:instrText xml:space="preserve"> PAGEREF _Toc213787305 \h </w:instrText>
        </w:r>
        <w:r>
          <w:rPr>
            <w:noProof/>
            <w:webHidden/>
          </w:rPr>
        </w:r>
        <w:r>
          <w:rPr>
            <w:noProof/>
            <w:webHidden/>
          </w:rPr>
          <w:fldChar w:fldCharType="separate"/>
        </w:r>
        <w:r>
          <w:rPr>
            <w:noProof/>
            <w:webHidden/>
          </w:rPr>
          <w:t>117</w:t>
        </w:r>
        <w:r>
          <w:rPr>
            <w:noProof/>
            <w:webHidden/>
          </w:rPr>
          <w:fldChar w:fldCharType="end"/>
        </w:r>
      </w:hyperlink>
    </w:p>
    <w:p w14:paraId="37CB719E" w14:textId="737C6B89" w:rsidR="00B01FCF" w:rsidRDefault="00B01FCF">
      <w:pPr>
        <w:pStyle w:val="TDC2"/>
        <w:rPr>
          <w:rFonts w:asciiTheme="minorHAnsi" w:eastAsiaTheme="minorEastAsia" w:hAnsiTheme="minorHAnsi" w:cstheme="minorBidi"/>
          <w:noProof/>
          <w:kern w:val="2"/>
          <w:szCs w:val="24"/>
          <w14:ligatures w14:val="standardContextual"/>
        </w:rPr>
      </w:pPr>
      <w:hyperlink w:anchor="_Toc213787306" w:history="1">
        <w:r w:rsidRPr="00550D6F">
          <w:rPr>
            <w:rStyle w:val="Hipervnculo"/>
            <w:noProof/>
          </w:rPr>
          <w:t>Tabla 4.66 Caso de uso N°7.4, Cerrando sesión</w:t>
        </w:r>
        <w:r>
          <w:rPr>
            <w:noProof/>
            <w:webHidden/>
          </w:rPr>
          <w:tab/>
        </w:r>
        <w:r>
          <w:rPr>
            <w:noProof/>
            <w:webHidden/>
          </w:rPr>
          <w:fldChar w:fldCharType="begin"/>
        </w:r>
        <w:r>
          <w:rPr>
            <w:noProof/>
            <w:webHidden/>
          </w:rPr>
          <w:instrText xml:space="preserve"> PAGEREF _Toc213787306 \h </w:instrText>
        </w:r>
        <w:r>
          <w:rPr>
            <w:noProof/>
            <w:webHidden/>
          </w:rPr>
        </w:r>
        <w:r>
          <w:rPr>
            <w:noProof/>
            <w:webHidden/>
          </w:rPr>
          <w:fldChar w:fldCharType="separate"/>
        </w:r>
        <w:r>
          <w:rPr>
            <w:noProof/>
            <w:webHidden/>
          </w:rPr>
          <w:t>118</w:t>
        </w:r>
        <w:r>
          <w:rPr>
            <w:noProof/>
            <w:webHidden/>
          </w:rPr>
          <w:fldChar w:fldCharType="end"/>
        </w:r>
      </w:hyperlink>
    </w:p>
    <w:p w14:paraId="12D27ED0" w14:textId="4E24841A" w:rsidR="00B01FCF" w:rsidRDefault="00B01FCF">
      <w:pPr>
        <w:pStyle w:val="TDC2"/>
        <w:rPr>
          <w:rFonts w:asciiTheme="minorHAnsi" w:eastAsiaTheme="minorEastAsia" w:hAnsiTheme="minorHAnsi" w:cstheme="minorBidi"/>
          <w:noProof/>
          <w:kern w:val="2"/>
          <w:szCs w:val="24"/>
          <w14:ligatures w14:val="standardContextual"/>
        </w:rPr>
      </w:pPr>
      <w:hyperlink w:anchor="_Toc213787307" w:history="1">
        <w:r w:rsidRPr="00550D6F">
          <w:rPr>
            <w:rStyle w:val="Hipervnculo"/>
            <w:noProof/>
          </w:rPr>
          <w:t>Tabla 4.67 Caso de uso N°7.5, Volviendo al menú principal</w:t>
        </w:r>
        <w:r>
          <w:rPr>
            <w:noProof/>
            <w:webHidden/>
          </w:rPr>
          <w:tab/>
        </w:r>
        <w:r>
          <w:rPr>
            <w:noProof/>
            <w:webHidden/>
          </w:rPr>
          <w:fldChar w:fldCharType="begin"/>
        </w:r>
        <w:r>
          <w:rPr>
            <w:noProof/>
            <w:webHidden/>
          </w:rPr>
          <w:instrText xml:space="preserve"> PAGEREF _Toc213787307 \h </w:instrText>
        </w:r>
        <w:r>
          <w:rPr>
            <w:noProof/>
            <w:webHidden/>
          </w:rPr>
        </w:r>
        <w:r>
          <w:rPr>
            <w:noProof/>
            <w:webHidden/>
          </w:rPr>
          <w:fldChar w:fldCharType="separate"/>
        </w:r>
        <w:r>
          <w:rPr>
            <w:noProof/>
            <w:webHidden/>
          </w:rPr>
          <w:t>119</w:t>
        </w:r>
        <w:r>
          <w:rPr>
            <w:noProof/>
            <w:webHidden/>
          </w:rPr>
          <w:fldChar w:fldCharType="end"/>
        </w:r>
      </w:hyperlink>
    </w:p>
    <w:p w14:paraId="2B82E7FE" w14:textId="76671320" w:rsidR="00B01FCF" w:rsidRPr="00B01FCF" w:rsidRDefault="00B01FCF" w:rsidP="00B01FCF">
      <w:pPr>
        <w:pStyle w:val="TDC1"/>
        <w:rPr>
          <w:rFonts w:asciiTheme="minorHAnsi" w:eastAsiaTheme="minorEastAsia" w:hAnsiTheme="minorHAnsi" w:cstheme="minorBidi"/>
          <w:bCs w:val="0"/>
          <w:caps w:val="0"/>
          <w:noProof/>
          <w:kern w:val="2"/>
          <w:szCs w:val="24"/>
          <w14:ligatures w14:val="standardContextual"/>
        </w:rPr>
      </w:pPr>
      <w:hyperlink w:anchor="_Toc213787308" w:history="1">
        <w:r w:rsidRPr="00550D6F">
          <w:rPr>
            <w:rStyle w:val="Hipervnculo"/>
            <w:noProof/>
          </w:rPr>
          <w:t>5. SPRINT VISTAS</w:t>
        </w:r>
        <w:r>
          <w:rPr>
            <w:noProof/>
            <w:webHidden/>
          </w:rPr>
          <w:tab/>
        </w:r>
        <w:r>
          <w:rPr>
            <w:noProof/>
            <w:webHidden/>
          </w:rPr>
          <w:fldChar w:fldCharType="begin"/>
        </w:r>
        <w:r>
          <w:rPr>
            <w:noProof/>
            <w:webHidden/>
          </w:rPr>
          <w:instrText xml:space="preserve"> PAGEREF _Toc213787308 \h </w:instrText>
        </w:r>
        <w:r>
          <w:rPr>
            <w:noProof/>
            <w:webHidden/>
          </w:rPr>
        </w:r>
        <w:r>
          <w:rPr>
            <w:noProof/>
            <w:webHidden/>
          </w:rPr>
          <w:fldChar w:fldCharType="separate"/>
        </w:r>
        <w:r>
          <w:rPr>
            <w:noProof/>
            <w:webHidden/>
          </w:rPr>
          <w:t>120</w:t>
        </w:r>
        <w:r>
          <w:rPr>
            <w:noProof/>
            <w:webHidden/>
          </w:rPr>
          <w:fldChar w:fldCharType="end"/>
        </w:r>
      </w:hyperlink>
    </w:p>
    <w:p w14:paraId="580ACC0C" w14:textId="2A60F4FB"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379" w:history="1">
        <w:r w:rsidRPr="00550D6F">
          <w:rPr>
            <w:rStyle w:val="Hipervnculo"/>
            <w:noProof/>
          </w:rPr>
          <w:t>6. MANUAL DE INSTALACIÓN Y NAVEGACIÓN</w:t>
        </w:r>
        <w:r>
          <w:rPr>
            <w:noProof/>
            <w:webHidden/>
          </w:rPr>
          <w:tab/>
        </w:r>
        <w:r>
          <w:rPr>
            <w:noProof/>
            <w:webHidden/>
          </w:rPr>
          <w:fldChar w:fldCharType="begin"/>
        </w:r>
        <w:r>
          <w:rPr>
            <w:noProof/>
            <w:webHidden/>
          </w:rPr>
          <w:instrText xml:space="preserve"> PAGEREF _Toc213787379 \h </w:instrText>
        </w:r>
        <w:r>
          <w:rPr>
            <w:noProof/>
            <w:webHidden/>
          </w:rPr>
        </w:r>
        <w:r>
          <w:rPr>
            <w:noProof/>
            <w:webHidden/>
          </w:rPr>
          <w:fldChar w:fldCharType="separate"/>
        </w:r>
        <w:r>
          <w:rPr>
            <w:noProof/>
            <w:webHidden/>
          </w:rPr>
          <w:t>193</w:t>
        </w:r>
        <w:r>
          <w:rPr>
            <w:noProof/>
            <w:webHidden/>
          </w:rPr>
          <w:fldChar w:fldCharType="end"/>
        </w:r>
      </w:hyperlink>
    </w:p>
    <w:p w14:paraId="78B724A1" w14:textId="396D748F"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380" w:history="1">
        <w:r w:rsidRPr="00550D6F">
          <w:rPr>
            <w:rStyle w:val="Hipervnculo"/>
            <w:noProof/>
          </w:rPr>
          <w:t>Tabla 6.1 solución de errores comunes</w:t>
        </w:r>
        <w:r>
          <w:rPr>
            <w:noProof/>
            <w:webHidden/>
          </w:rPr>
          <w:tab/>
        </w:r>
        <w:r>
          <w:rPr>
            <w:noProof/>
            <w:webHidden/>
          </w:rPr>
          <w:fldChar w:fldCharType="begin"/>
        </w:r>
        <w:r>
          <w:rPr>
            <w:noProof/>
            <w:webHidden/>
          </w:rPr>
          <w:instrText xml:space="preserve"> PAGEREF _Toc213787380 \h </w:instrText>
        </w:r>
        <w:r>
          <w:rPr>
            <w:noProof/>
            <w:webHidden/>
          </w:rPr>
        </w:r>
        <w:r>
          <w:rPr>
            <w:noProof/>
            <w:webHidden/>
          </w:rPr>
          <w:fldChar w:fldCharType="separate"/>
        </w:r>
        <w:r>
          <w:rPr>
            <w:noProof/>
            <w:webHidden/>
          </w:rPr>
          <w:t>196</w:t>
        </w:r>
        <w:r>
          <w:rPr>
            <w:noProof/>
            <w:webHidden/>
          </w:rPr>
          <w:fldChar w:fldCharType="end"/>
        </w:r>
      </w:hyperlink>
    </w:p>
    <w:p w14:paraId="25052ABA" w14:textId="290083D1"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383" w:history="1">
        <w:r w:rsidRPr="00550D6F">
          <w:rPr>
            <w:rStyle w:val="Hipervnculo"/>
            <w:noProof/>
          </w:rPr>
          <w:t>7. PRUEBAS UNITARIAS</w:t>
        </w:r>
        <w:r>
          <w:rPr>
            <w:noProof/>
            <w:webHidden/>
          </w:rPr>
          <w:tab/>
        </w:r>
        <w:r>
          <w:rPr>
            <w:noProof/>
            <w:webHidden/>
          </w:rPr>
          <w:fldChar w:fldCharType="begin"/>
        </w:r>
        <w:r>
          <w:rPr>
            <w:noProof/>
            <w:webHidden/>
          </w:rPr>
          <w:instrText xml:space="preserve"> PAGEREF _Toc213787383 \h </w:instrText>
        </w:r>
        <w:r>
          <w:rPr>
            <w:noProof/>
            <w:webHidden/>
          </w:rPr>
        </w:r>
        <w:r>
          <w:rPr>
            <w:noProof/>
            <w:webHidden/>
          </w:rPr>
          <w:fldChar w:fldCharType="separate"/>
        </w:r>
        <w:r>
          <w:rPr>
            <w:noProof/>
            <w:webHidden/>
          </w:rPr>
          <w:t>199</w:t>
        </w:r>
        <w:r>
          <w:rPr>
            <w:noProof/>
            <w:webHidden/>
          </w:rPr>
          <w:fldChar w:fldCharType="end"/>
        </w:r>
      </w:hyperlink>
    </w:p>
    <w:p w14:paraId="39515521" w14:textId="7E32FC42"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384" w:history="1">
        <w:r w:rsidRPr="00550D6F">
          <w:rPr>
            <w:rStyle w:val="Hipervnculo"/>
            <w:noProof/>
          </w:rPr>
          <w:t>Tabla 7.1 CU N°1.1 para prueba,” Visualizando los turnos de trabajo asignados”</w:t>
        </w:r>
        <w:r>
          <w:rPr>
            <w:noProof/>
            <w:webHidden/>
          </w:rPr>
          <w:tab/>
        </w:r>
        <w:r>
          <w:rPr>
            <w:noProof/>
            <w:webHidden/>
          </w:rPr>
          <w:fldChar w:fldCharType="begin"/>
        </w:r>
        <w:r>
          <w:rPr>
            <w:noProof/>
            <w:webHidden/>
          </w:rPr>
          <w:instrText xml:space="preserve"> PAGEREF _Toc213787384 \h </w:instrText>
        </w:r>
        <w:r>
          <w:rPr>
            <w:noProof/>
            <w:webHidden/>
          </w:rPr>
        </w:r>
        <w:r>
          <w:rPr>
            <w:noProof/>
            <w:webHidden/>
          </w:rPr>
          <w:fldChar w:fldCharType="separate"/>
        </w:r>
        <w:r>
          <w:rPr>
            <w:noProof/>
            <w:webHidden/>
          </w:rPr>
          <w:t>199</w:t>
        </w:r>
        <w:r>
          <w:rPr>
            <w:noProof/>
            <w:webHidden/>
          </w:rPr>
          <w:fldChar w:fldCharType="end"/>
        </w:r>
      </w:hyperlink>
    </w:p>
    <w:p w14:paraId="0D704689" w14:textId="17251CE4"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386" w:history="1">
        <w:r w:rsidRPr="00550D6F">
          <w:rPr>
            <w:rStyle w:val="Hipervnculo"/>
            <w:noProof/>
          </w:rPr>
          <w:t>Tabla 7.2 Caso de uso N°1.2, Asignando el turno a un trabajador</w:t>
        </w:r>
        <w:r>
          <w:rPr>
            <w:noProof/>
            <w:webHidden/>
          </w:rPr>
          <w:tab/>
        </w:r>
        <w:r>
          <w:rPr>
            <w:noProof/>
            <w:webHidden/>
          </w:rPr>
          <w:fldChar w:fldCharType="begin"/>
        </w:r>
        <w:r>
          <w:rPr>
            <w:noProof/>
            <w:webHidden/>
          </w:rPr>
          <w:instrText xml:space="preserve"> PAGEREF _Toc213787386 \h </w:instrText>
        </w:r>
        <w:r>
          <w:rPr>
            <w:noProof/>
            <w:webHidden/>
          </w:rPr>
        </w:r>
        <w:r>
          <w:rPr>
            <w:noProof/>
            <w:webHidden/>
          </w:rPr>
          <w:fldChar w:fldCharType="separate"/>
        </w:r>
        <w:r>
          <w:rPr>
            <w:noProof/>
            <w:webHidden/>
          </w:rPr>
          <w:t>202</w:t>
        </w:r>
        <w:r>
          <w:rPr>
            <w:noProof/>
            <w:webHidden/>
          </w:rPr>
          <w:fldChar w:fldCharType="end"/>
        </w:r>
      </w:hyperlink>
    </w:p>
    <w:p w14:paraId="0F1EBD2C" w14:textId="6726F564"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388" w:history="1">
        <w:r w:rsidRPr="00550D6F">
          <w:rPr>
            <w:rStyle w:val="Hipervnculo"/>
            <w:noProof/>
          </w:rPr>
          <w:t>Tabla 7.3 Caso de uso N°1.3.1, Editando la descripción del turno</w:t>
        </w:r>
        <w:r>
          <w:rPr>
            <w:noProof/>
            <w:webHidden/>
          </w:rPr>
          <w:tab/>
        </w:r>
        <w:r>
          <w:rPr>
            <w:noProof/>
            <w:webHidden/>
          </w:rPr>
          <w:fldChar w:fldCharType="begin"/>
        </w:r>
        <w:r>
          <w:rPr>
            <w:noProof/>
            <w:webHidden/>
          </w:rPr>
          <w:instrText xml:space="preserve"> PAGEREF _Toc213787388 \h </w:instrText>
        </w:r>
        <w:r>
          <w:rPr>
            <w:noProof/>
            <w:webHidden/>
          </w:rPr>
        </w:r>
        <w:r>
          <w:rPr>
            <w:noProof/>
            <w:webHidden/>
          </w:rPr>
          <w:fldChar w:fldCharType="separate"/>
        </w:r>
        <w:r>
          <w:rPr>
            <w:noProof/>
            <w:webHidden/>
          </w:rPr>
          <w:t>205</w:t>
        </w:r>
        <w:r>
          <w:rPr>
            <w:noProof/>
            <w:webHidden/>
          </w:rPr>
          <w:fldChar w:fldCharType="end"/>
        </w:r>
      </w:hyperlink>
    </w:p>
    <w:p w14:paraId="6269BEFA" w14:textId="264DC60A"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390" w:history="1">
        <w:r w:rsidRPr="00550D6F">
          <w:rPr>
            <w:rStyle w:val="Hipervnculo"/>
            <w:noProof/>
          </w:rPr>
          <w:t>Tabla 7.4 Caso de uso N°1.3.2, Cambiando el turno de los trabajadores</w:t>
        </w:r>
        <w:r>
          <w:rPr>
            <w:noProof/>
            <w:webHidden/>
          </w:rPr>
          <w:tab/>
        </w:r>
        <w:r>
          <w:rPr>
            <w:noProof/>
            <w:webHidden/>
          </w:rPr>
          <w:fldChar w:fldCharType="begin"/>
        </w:r>
        <w:r>
          <w:rPr>
            <w:noProof/>
            <w:webHidden/>
          </w:rPr>
          <w:instrText xml:space="preserve"> PAGEREF _Toc213787390 \h </w:instrText>
        </w:r>
        <w:r>
          <w:rPr>
            <w:noProof/>
            <w:webHidden/>
          </w:rPr>
        </w:r>
        <w:r>
          <w:rPr>
            <w:noProof/>
            <w:webHidden/>
          </w:rPr>
          <w:fldChar w:fldCharType="separate"/>
        </w:r>
        <w:r>
          <w:rPr>
            <w:noProof/>
            <w:webHidden/>
          </w:rPr>
          <w:t>208</w:t>
        </w:r>
        <w:r>
          <w:rPr>
            <w:noProof/>
            <w:webHidden/>
          </w:rPr>
          <w:fldChar w:fldCharType="end"/>
        </w:r>
      </w:hyperlink>
    </w:p>
    <w:p w14:paraId="0EB8AAA1" w14:textId="44884FA5"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392" w:history="1">
        <w:r w:rsidRPr="00550D6F">
          <w:rPr>
            <w:rStyle w:val="Hipervnculo"/>
            <w:noProof/>
          </w:rPr>
          <w:t>Tabla 7.5 CU N°1.1 para prueba,” visualizando los departamentos de la empresa”</w:t>
        </w:r>
        <w:r>
          <w:rPr>
            <w:noProof/>
            <w:webHidden/>
          </w:rPr>
          <w:tab/>
        </w:r>
        <w:r>
          <w:rPr>
            <w:noProof/>
            <w:webHidden/>
          </w:rPr>
          <w:fldChar w:fldCharType="begin"/>
        </w:r>
        <w:r>
          <w:rPr>
            <w:noProof/>
            <w:webHidden/>
          </w:rPr>
          <w:instrText xml:space="preserve"> PAGEREF _Toc213787392 \h </w:instrText>
        </w:r>
        <w:r>
          <w:rPr>
            <w:noProof/>
            <w:webHidden/>
          </w:rPr>
        </w:r>
        <w:r>
          <w:rPr>
            <w:noProof/>
            <w:webHidden/>
          </w:rPr>
          <w:fldChar w:fldCharType="separate"/>
        </w:r>
        <w:r>
          <w:rPr>
            <w:noProof/>
            <w:webHidden/>
          </w:rPr>
          <w:t>211</w:t>
        </w:r>
        <w:r>
          <w:rPr>
            <w:noProof/>
            <w:webHidden/>
          </w:rPr>
          <w:fldChar w:fldCharType="end"/>
        </w:r>
      </w:hyperlink>
    </w:p>
    <w:p w14:paraId="27952B3A" w14:textId="07752298"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394" w:history="1">
        <w:r w:rsidRPr="00550D6F">
          <w:rPr>
            <w:rStyle w:val="Hipervnculo"/>
            <w:noProof/>
          </w:rPr>
          <w:t>Tabla 7.6 Caso de uso N°1.5, Creando los departamentos de la empresa</w:t>
        </w:r>
        <w:r>
          <w:rPr>
            <w:noProof/>
            <w:webHidden/>
          </w:rPr>
          <w:tab/>
        </w:r>
        <w:r>
          <w:rPr>
            <w:noProof/>
            <w:webHidden/>
          </w:rPr>
          <w:fldChar w:fldCharType="begin"/>
        </w:r>
        <w:r>
          <w:rPr>
            <w:noProof/>
            <w:webHidden/>
          </w:rPr>
          <w:instrText xml:space="preserve"> PAGEREF _Toc213787394 \h </w:instrText>
        </w:r>
        <w:r>
          <w:rPr>
            <w:noProof/>
            <w:webHidden/>
          </w:rPr>
        </w:r>
        <w:r>
          <w:rPr>
            <w:noProof/>
            <w:webHidden/>
          </w:rPr>
          <w:fldChar w:fldCharType="separate"/>
        </w:r>
        <w:r>
          <w:rPr>
            <w:noProof/>
            <w:webHidden/>
          </w:rPr>
          <w:t>214</w:t>
        </w:r>
        <w:r>
          <w:rPr>
            <w:noProof/>
            <w:webHidden/>
          </w:rPr>
          <w:fldChar w:fldCharType="end"/>
        </w:r>
      </w:hyperlink>
    </w:p>
    <w:p w14:paraId="20A80E6A" w14:textId="4709941F" w:rsidR="00B01FCF" w:rsidRDefault="00B01FCF">
      <w:pPr>
        <w:pStyle w:val="TDC2"/>
        <w:rPr>
          <w:rFonts w:asciiTheme="minorHAnsi" w:eastAsiaTheme="minorEastAsia" w:hAnsiTheme="minorHAnsi" w:cstheme="minorBidi"/>
          <w:noProof/>
          <w:kern w:val="2"/>
          <w:szCs w:val="24"/>
          <w14:ligatures w14:val="standardContextual"/>
        </w:rPr>
      </w:pPr>
      <w:hyperlink w:anchor="_Toc213787396" w:history="1">
        <w:r w:rsidRPr="00550D6F">
          <w:rPr>
            <w:rStyle w:val="Hipervnculo"/>
            <w:noProof/>
          </w:rPr>
          <w:t>Tabla 7.7 Caso de uso N°1.6, cambiando el estado de un departamento</w:t>
        </w:r>
        <w:r>
          <w:rPr>
            <w:noProof/>
            <w:webHidden/>
          </w:rPr>
          <w:tab/>
        </w:r>
        <w:r>
          <w:rPr>
            <w:noProof/>
            <w:webHidden/>
          </w:rPr>
          <w:fldChar w:fldCharType="begin"/>
        </w:r>
        <w:r>
          <w:rPr>
            <w:noProof/>
            <w:webHidden/>
          </w:rPr>
          <w:instrText xml:space="preserve"> PAGEREF _Toc213787396 \h </w:instrText>
        </w:r>
        <w:r>
          <w:rPr>
            <w:noProof/>
            <w:webHidden/>
          </w:rPr>
        </w:r>
        <w:r>
          <w:rPr>
            <w:noProof/>
            <w:webHidden/>
          </w:rPr>
          <w:fldChar w:fldCharType="separate"/>
        </w:r>
        <w:r>
          <w:rPr>
            <w:noProof/>
            <w:webHidden/>
          </w:rPr>
          <w:t>218</w:t>
        </w:r>
        <w:r>
          <w:rPr>
            <w:noProof/>
            <w:webHidden/>
          </w:rPr>
          <w:fldChar w:fldCharType="end"/>
        </w:r>
      </w:hyperlink>
    </w:p>
    <w:p w14:paraId="16D81ABD" w14:textId="6FEA8ECE"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398" w:history="1">
        <w:r w:rsidRPr="00550D6F">
          <w:rPr>
            <w:rStyle w:val="Hipervnculo"/>
            <w:noProof/>
          </w:rPr>
          <w:t>Tabla 7.8 CU N°1.7 para prueba,” visualizando los motivos de permiso”</w:t>
        </w:r>
        <w:r>
          <w:rPr>
            <w:noProof/>
            <w:webHidden/>
          </w:rPr>
          <w:tab/>
        </w:r>
        <w:r>
          <w:rPr>
            <w:noProof/>
            <w:webHidden/>
          </w:rPr>
          <w:fldChar w:fldCharType="begin"/>
        </w:r>
        <w:r>
          <w:rPr>
            <w:noProof/>
            <w:webHidden/>
          </w:rPr>
          <w:instrText xml:space="preserve"> PAGEREF _Toc213787398 \h </w:instrText>
        </w:r>
        <w:r>
          <w:rPr>
            <w:noProof/>
            <w:webHidden/>
          </w:rPr>
        </w:r>
        <w:r>
          <w:rPr>
            <w:noProof/>
            <w:webHidden/>
          </w:rPr>
          <w:fldChar w:fldCharType="separate"/>
        </w:r>
        <w:r>
          <w:rPr>
            <w:noProof/>
            <w:webHidden/>
          </w:rPr>
          <w:t>221</w:t>
        </w:r>
        <w:r>
          <w:rPr>
            <w:noProof/>
            <w:webHidden/>
          </w:rPr>
          <w:fldChar w:fldCharType="end"/>
        </w:r>
      </w:hyperlink>
    </w:p>
    <w:p w14:paraId="7295F30C" w14:textId="77C1C1B1"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00" w:history="1">
        <w:r w:rsidRPr="00550D6F">
          <w:rPr>
            <w:rStyle w:val="Hipervnculo"/>
            <w:noProof/>
          </w:rPr>
          <w:t>Tabla 7.9 Caso de uso N °1.8, Creando motivo de permiso</w:t>
        </w:r>
        <w:r>
          <w:rPr>
            <w:noProof/>
            <w:webHidden/>
          </w:rPr>
          <w:tab/>
        </w:r>
        <w:r>
          <w:rPr>
            <w:noProof/>
            <w:webHidden/>
          </w:rPr>
          <w:fldChar w:fldCharType="begin"/>
        </w:r>
        <w:r>
          <w:rPr>
            <w:noProof/>
            <w:webHidden/>
          </w:rPr>
          <w:instrText xml:space="preserve"> PAGEREF _Toc213787400 \h </w:instrText>
        </w:r>
        <w:r>
          <w:rPr>
            <w:noProof/>
            <w:webHidden/>
          </w:rPr>
        </w:r>
        <w:r>
          <w:rPr>
            <w:noProof/>
            <w:webHidden/>
          </w:rPr>
          <w:fldChar w:fldCharType="separate"/>
        </w:r>
        <w:r>
          <w:rPr>
            <w:noProof/>
            <w:webHidden/>
          </w:rPr>
          <w:t>224</w:t>
        </w:r>
        <w:r>
          <w:rPr>
            <w:noProof/>
            <w:webHidden/>
          </w:rPr>
          <w:fldChar w:fldCharType="end"/>
        </w:r>
      </w:hyperlink>
    </w:p>
    <w:p w14:paraId="16B47DB0" w14:textId="78569DE3"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02" w:history="1">
        <w:r w:rsidRPr="00550D6F">
          <w:rPr>
            <w:rStyle w:val="Hipervnculo"/>
            <w:noProof/>
          </w:rPr>
          <w:t>Tabla 7.10 Caso de uso N°1.9, Activando/Desactivando motivo de permiso</w:t>
        </w:r>
        <w:r>
          <w:rPr>
            <w:noProof/>
            <w:webHidden/>
          </w:rPr>
          <w:tab/>
        </w:r>
        <w:r>
          <w:rPr>
            <w:noProof/>
            <w:webHidden/>
          </w:rPr>
          <w:fldChar w:fldCharType="begin"/>
        </w:r>
        <w:r>
          <w:rPr>
            <w:noProof/>
            <w:webHidden/>
          </w:rPr>
          <w:instrText xml:space="preserve"> PAGEREF _Toc213787402 \h </w:instrText>
        </w:r>
        <w:r>
          <w:rPr>
            <w:noProof/>
            <w:webHidden/>
          </w:rPr>
        </w:r>
        <w:r>
          <w:rPr>
            <w:noProof/>
            <w:webHidden/>
          </w:rPr>
          <w:fldChar w:fldCharType="separate"/>
        </w:r>
        <w:r>
          <w:rPr>
            <w:noProof/>
            <w:webHidden/>
          </w:rPr>
          <w:t>228</w:t>
        </w:r>
        <w:r>
          <w:rPr>
            <w:noProof/>
            <w:webHidden/>
          </w:rPr>
          <w:fldChar w:fldCharType="end"/>
        </w:r>
      </w:hyperlink>
    </w:p>
    <w:p w14:paraId="1F5B9AF0" w14:textId="620FC30B"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04" w:history="1">
        <w:r w:rsidRPr="00550D6F">
          <w:rPr>
            <w:rStyle w:val="Hipervnculo"/>
            <w:noProof/>
          </w:rPr>
          <w:t>Tabla 7.11 CU N°1.10 para prueba,” Visualizando los tipos de contrato”</w:t>
        </w:r>
        <w:r>
          <w:rPr>
            <w:noProof/>
            <w:webHidden/>
          </w:rPr>
          <w:tab/>
        </w:r>
        <w:r>
          <w:rPr>
            <w:noProof/>
            <w:webHidden/>
          </w:rPr>
          <w:fldChar w:fldCharType="begin"/>
        </w:r>
        <w:r>
          <w:rPr>
            <w:noProof/>
            <w:webHidden/>
          </w:rPr>
          <w:instrText xml:space="preserve"> PAGEREF _Toc213787404 \h </w:instrText>
        </w:r>
        <w:r>
          <w:rPr>
            <w:noProof/>
            <w:webHidden/>
          </w:rPr>
        </w:r>
        <w:r>
          <w:rPr>
            <w:noProof/>
            <w:webHidden/>
          </w:rPr>
          <w:fldChar w:fldCharType="separate"/>
        </w:r>
        <w:r>
          <w:rPr>
            <w:noProof/>
            <w:webHidden/>
          </w:rPr>
          <w:t>231</w:t>
        </w:r>
        <w:r>
          <w:rPr>
            <w:noProof/>
            <w:webHidden/>
          </w:rPr>
          <w:fldChar w:fldCharType="end"/>
        </w:r>
      </w:hyperlink>
    </w:p>
    <w:p w14:paraId="5AF8B411" w14:textId="39F4A41D"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06" w:history="1">
        <w:r w:rsidRPr="00550D6F">
          <w:rPr>
            <w:rStyle w:val="Hipervnculo"/>
            <w:noProof/>
          </w:rPr>
          <w:t>Tabla 7.12 Caso de uso N °1.11, Creando tipos de contratos con su descripción</w:t>
        </w:r>
        <w:r>
          <w:rPr>
            <w:noProof/>
            <w:webHidden/>
          </w:rPr>
          <w:tab/>
        </w:r>
        <w:r>
          <w:rPr>
            <w:noProof/>
            <w:webHidden/>
          </w:rPr>
          <w:fldChar w:fldCharType="begin"/>
        </w:r>
        <w:r>
          <w:rPr>
            <w:noProof/>
            <w:webHidden/>
          </w:rPr>
          <w:instrText xml:space="preserve"> PAGEREF _Toc213787406 \h </w:instrText>
        </w:r>
        <w:r>
          <w:rPr>
            <w:noProof/>
            <w:webHidden/>
          </w:rPr>
        </w:r>
        <w:r>
          <w:rPr>
            <w:noProof/>
            <w:webHidden/>
          </w:rPr>
          <w:fldChar w:fldCharType="separate"/>
        </w:r>
        <w:r>
          <w:rPr>
            <w:noProof/>
            <w:webHidden/>
          </w:rPr>
          <w:t>234</w:t>
        </w:r>
        <w:r>
          <w:rPr>
            <w:noProof/>
            <w:webHidden/>
          </w:rPr>
          <w:fldChar w:fldCharType="end"/>
        </w:r>
      </w:hyperlink>
    </w:p>
    <w:p w14:paraId="10124032" w14:textId="5BDC612D"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08" w:history="1">
        <w:r w:rsidRPr="00550D6F">
          <w:rPr>
            <w:rStyle w:val="Hipervnculo"/>
            <w:noProof/>
          </w:rPr>
          <w:t>Tabla 7.13 Caso de uso N °1.12, cambiando el estado de un tipo de contrato</w:t>
        </w:r>
        <w:r>
          <w:rPr>
            <w:noProof/>
            <w:webHidden/>
          </w:rPr>
          <w:tab/>
        </w:r>
        <w:r>
          <w:rPr>
            <w:noProof/>
            <w:webHidden/>
          </w:rPr>
          <w:fldChar w:fldCharType="begin"/>
        </w:r>
        <w:r>
          <w:rPr>
            <w:noProof/>
            <w:webHidden/>
          </w:rPr>
          <w:instrText xml:space="preserve"> PAGEREF _Toc213787408 \h </w:instrText>
        </w:r>
        <w:r>
          <w:rPr>
            <w:noProof/>
            <w:webHidden/>
          </w:rPr>
        </w:r>
        <w:r>
          <w:rPr>
            <w:noProof/>
            <w:webHidden/>
          </w:rPr>
          <w:fldChar w:fldCharType="separate"/>
        </w:r>
        <w:r>
          <w:rPr>
            <w:noProof/>
            <w:webHidden/>
          </w:rPr>
          <w:t>238</w:t>
        </w:r>
        <w:r>
          <w:rPr>
            <w:noProof/>
            <w:webHidden/>
          </w:rPr>
          <w:fldChar w:fldCharType="end"/>
        </w:r>
      </w:hyperlink>
    </w:p>
    <w:p w14:paraId="49BFA1F4" w14:textId="66AD0CD0"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10" w:history="1">
        <w:r w:rsidRPr="00550D6F">
          <w:rPr>
            <w:rStyle w:val="Hipervnculo"/>
            <w:noProof/>
          </w:rPr>
          <w:t>Tabla 7.14 CU N°1.13 para prueba,” Visualizando los tipos de vacaciones”</w:t>
        </w:r>
        <w:r>
          <w:rPr>
            <w:noProof/>
            <w:webHidden/>
          </w:rPr>
          <w:tab/>
        </w:r>
        <w:r>
          <w:rPr>
            <w:noProof/>
            <w:webHidden/>
          </w:rPr>
          <w:fldChar w:fldCharType="begin"/>
        </w:r>
        <w:r>
          <w:rPr>
            <w:noProof/>
            <w:webHidden/>
          </w:rPr>
          <w:instrText xml:space="preserve"> PAGEREF _Toc213787410 \h </w:instrText>
        </w:r>
        <w:r>
          <w:rPr>
            <w:noProof/>
            <w:webHidden/>
          </w:rPr>
        </w:r>
        <w:r>
          <w:rPr>
            <w:noProof/>
            <w:webHidden/>
          </w:rPr>
          <w:fldChar w:fldCharType="separate"/>
        </w:r>
        <w:r>
          <w:rPr>
            <w:noProof/>
            <w:webHidden/>
          </w:rPr>
          <w:t>241</w:t>
        </w:r>
        <w:r>
          <w:rPr>
            <w:noProof/>
            <w:webHidden/>
          </w:rPr>
          <w:fldChar w:fldCharType="end"/>
        </w:r>
      </w:hyperlink>
    </w:p>
    <w:p w14:paraId="54BC0D5A" w14:textId="0EA92A1E"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12" w:history="1">
        <w:r w:rsidRPr="00550D6F">
          <w:rPr>
            <w:rStyle w:val="Hipervnculo"/>
            <w:noProof/>
          </w:rPr>
          <w:t>Tabla 7.15  Caso de uso N °1.14, Creando un tipo de vacaciones</w:t>
        </w:r>
        <w:r>
          <w:rPr>
            <w:noProof/>
            <w:webHidden/>
          </w:rPr>
          <w:tab/>
        </w:r>
        <w:r>
          <w:rPr>
            <w:noProof/>
            <w:webHidden/>
          </w:rPr>
          <w:fldChar w:fldCharType="begin"/>
        </w:r>
        <w:r>
          <w:rPr>
            <w:noProof/>
            <w:webHidden/>
          </w:rPr>
          <w:instrText xml:space="preserve"> PAGEREF _Toc213787412 \h </w:instrText>
        </w:r>
        <w:r>
          <w:rPr>
            <w:noProof/>
            <w:webHidden/>
          </w:rPr>
        </w:r>
        <w:r>
          <w:rPr>
            <w:noProof/>
            <w:webHidden/>
          </w:rPr>
          <w:fldChar w:fldCharType="separate"/>
        </w:r>
        <w:r>
          <w:rPr>
            <w:noProof/>
            <w:webHidden/>
          </w:rPr>
          <w:t>245</w:t>
        </w:r>
        <w:r>
          <w:rPr>
            <w:noProof/>
            <w:webHidden/>
          </w:rPr>
          <w:fldChar w:fldCharType="end"/>
        </w:r>
      </w:hyperlink>
    </w:p>
    <w:p w14:paraId="6D17880B" w14:textId="3CE1DE4B"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14" w:history="1">
        <w:r w:rsidRPr="00550D6F">
          <w:rPr>
            <w:rStyle w:val="Hipervnculo"/>
            <w:noProof/>
          </w:rPr>
          <w:t>Tabla 7.16 Caso de uso N °1.15, cambiando el estado de tipos de vacaciones</w:t>
        </w:r>
        <w:r>
          <w:rPr>
            <w:noProof/>
            <w:webHidden/>
          </w:rPr>
          <w:tab/>
        </w:r>
        <w:r>
          <w:rPr>
            <w:noProof/>
            <w:webHidden/>
          </w:rPr>
          <w:fldChar w:fldCharType="begin"/>
        </w:r>
        <w:r>
          <w:rPr>
            <w:noProof/>
            <w:webHidden/>
          </w:rPr>
          <w:instrText xml:space="preserve"> PAGEREF _Toc213787414 \h </w:instrText>
        </w:r>
        <w:r>
          <w:rPr>
            <w:noProof/>
            <w:webHidden/>
          </w:rPr>
        </w:r>
        <w:r>
          <w:rPr>
            <w:noProof/>
            <w:webHidden/>
          </w:rPr>
          <w:fldChar w:fldCharType="separate"/>
        </w:r>
        <w:r>
          <w:rPr>
            <w:noProof/>
            <w:webHidden/>
          </w:rPr>
          <w:t>249</w:t>
        </w:r>
        <w:r>
          <w:rPr>
            <w:noProof/>
            <w:webHidden/>
          </w:rPr>
          <w:fldChar w:fldCharType="end"/>
        </w:r>
      </w:hyperlink>
    </w:p>
    <w:p w14:paraId="171B383F" w14:textId="46423FE3"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16" w:history="1">
        <w:r w:rsidRPr="00550D6F">
          <w:rPr>
            <w:rStyle w:val="Hipervnculo"/>
            <w:noProof/>
          </w:rPr>
          <w:t>Tabla 7.17 CU N°1.16 para prueba,” Visualizando la pestaña sucursal”</w:t>
        </w:r>
        <w:r>
          <w:rPr>
            <w:noProof/>
            <w:webHidden/>
          </w:rPr>
          <w:tab/>
        </w:r>
        <w:r>
          <w:rPr>
            <w:noProof/>
            <w:webHidden/>
          </w:rPr>
          <w:fldChar w:fldCharType="begin"/>
        </w:r>
        <w:r>
          <w:rPr>
            <w:noProof/>
            <w:webHidden/>
          </w:rPr>
          <w:instrText xml:space="preserve"> PAGEREF _Toc213787416 \h </w:instrText>
        </w:r>
        <w:r>
          <w:rPr>
            <w:noProof/>
            <w:webHidden/>
          </w:rPr>
        </w:r>
        <w:r>
          <w:rPr>
            <w:noProof/>
            <w:webHidden/>
          </w:rPr>
          <w:fldChar w:fldCharType="separate"/>
        </w:r>
        <w:r>
          <w:rPr>
            <w:noProof/>
            <w:webHidden/>
          </w:rPr>
          <w:t>252</w:t>
        </w:r>
        <w:r>
          <w:rPr>
            <w:noProof/>
            <w:webHidden/>
          </w:rPr>
          <w:fldChar w:fldCharType="end"/>
        </w:r>
      </w:hyperlink>
    </w:p>
    <w:p w14:paraId="44313F8C" w14:textId="37831AA3"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18" w:history="1">
        <w:r w:rsidRPr="00550D6F">
          <w:rPr>
            <w:rStyle w:val="Hipervnculo"/>
            <w:noProof/>
          </w:rPr>
          <w:t>Tabla 7.18 Caso de uso N °1.17, Creando una sucursal</w:t>
        </w:r>
        <w:r>
          <w:rPr>
            <w:noProof/>
            <w:webHidden/>
          </w:rPr>
          <w:tab/>
        </w:r>
        <w:r>
          <w:rPr>
            <w:noProof/>
            <w:webHidden/>
          </w:rPr>
          <w:fldChar w:fldCharType="begin"/>
        </w:r>
        <w:r>
          <w:rPr>
            <w:noProof/>
            <w:webHidden/>
          </w:rPr>
          <w:instrText xml:space="preserve"> PAGEREF _Toc213787418 \h </w:instrText>
        </w:r>
        <w:r>
          <w:rPr>
            <w:noProof/>
            <w:webHidden/>
          </w:rPr>
        </w:r>
        <w:r>
          <w:rPr>
            <w:noProof/>
            <w:webHidden/>
          </w:rPr>
          <w:fldChar w:fldCharType="separate"/>
        </w:r>
        <w:r>
          <w:rPr>
            <w:noProof/>
            <w:webHidden/>
          </w:rPr>
          <w:t>255</w:t>
        </w:r>
        <w:r>
          <w:rPr>
            <w:noProof/>
            <w:webHidden/>
          </w:rPr>
          <w:fldChar w:fldCharType="end"/>
        </w:r>
      </w:hyperlink>
    </w:p>
    <w:p w14:paraId="623F8966" w14:textId="042678AD"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20" w:history="1">
        <w:r w:rsidRPr="00550D6F">
          <w:rPr>
            <w:rStyle w:val="Hipervnculo"/>
            <w:noProof/>
          </w:rPr>
          <w:t>Tabla 7.19 Caso de uso N °1.18, cambiando el estado de una sucursal</w:t>
        </w:r>
        <w:r>
          <w:rPr>
            <w:noProof/>
            <w:webHidden/>
          </w:rPr>
          <w:tab/>
        </w:r>
        <w:r>
          <w:rPr>
            <w:noProof/>
            <w:webHidden/>
          </w:rPr>
          <w:fldChar w:fldCharType="begin"/>
        </w:r>
        <w:r>
          <w:rPr>
            <w:noProof/>
            <w:webHidden/>
          </w:rPr>
          <w:instrText xml:space="preserve"> PAGEREF _Toc213787420 \h </w:instrText>
        </w:r>
        <w:r>
          <w:rPr>
            <w:noProof/>
            <w:webHidden/>
          </w:rPr>
        </w:r>
        <w:r>
          <w:rPr>
            <w:noProof/>
            <w:webHidden/>
          </w:rPr>
          <w:fldChar w:fldCharType="separate"/>
        </w:r>
        <w:r>
          <w:rPr>
            <w:noProof/>
            <w:webHidden/>
          </w:rPr>
          <w:t>258</w:t>
        </w:r>
        <w:r>
          <w:rPr>
            <w:noProof/>
            <w:webHidden/>
          </w:rPr>
          <w:fldChar w:fldCharType="end"/>
        </w:r>
      </w:hyperlink>
    </w:p>
    <w:p w14:paraId="64BD2AE3" w14:textId="631B2BEE"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22" w:history="1">
        <w:r w:rsidRPr="00550D6F">
          <w:rPr>
            <w:rStyle w:val="Hipervnculo"/>
            <w:noProof/>
          </w:rPr>
          <w:t>Tabla 7.20 CU N°1.19 para prueba,” Ingresando a la pestaña centro de costo”</w:t>
        </w:r>
        <w:r>
          <w:rPr>
            <w:noProof/>
            <w:webHidden/>
          </w:rPr>
          <w:tab/>
        </w:r>
        <w:r>
          <w:rPr>
            <w:noProof/>
            <w:webHidden/>
          </w:rPr>
          <w:fldChar w:fldCharType="begin"/>
        </w:r>
        <w:r>
          <w:rPr>
            <w:noProof/>
            <w:webHidden/>
          </w:rPr>
          <w:instrText xml:space="preserve"> PAGEREF _Toc213787422 \h </w:instrText>
        </w:r>
        <w:r>
          <w:rPr>
            <w:noProof/>
            <w:webHidden/>
          </w:rPr>
        </w:r>
        <w:r>
          <w:rPr>
            <w:noProof/>
            <w:webHidden/>
          </w:rPr>
          <w:fldChar w:fldCharType="separate"/>
        </w:r>
        <w:r>
          <w:rPr>
            <w:noProof/>
            <w:webHidden/>
          </w:rPr>
          <w:t>261</w:t>
        </w:r>
        <w:r>
          <w:rPr>
            <w:noProof/>
            <w:webHidden/>
          </w:rPr>
          <w:fldChar w:fldCharType="end"/>
        </w:r>
      </w:hyperlink>
    </w:p>
    <w:p w14:paraId="0994DFBD" w14:textId="238C50D6"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24" w:history="1">
        <w:r w:rsidRPr="00550D6F">
          <w:rPr>
            <w:rStyle w:val="Hipervnculo"/>
            <w:noProof/>
          </w:rPr>
          <w:t>Tabla 7.21 Caso de uso N °1.20, Creando nuevo centro de costo</w:t>
        </w:r>
        <w:r>
          <w:rPr>
            <w:noProof/>
            <w:webHidden/>
          </w:rPr>
          <w:tab/>
        </w:r>
        <w:r>
          <w:rPr>
            <w:noProof/>
            <w:webHidden/>
          </w:rPr>
          <w:fldChar w:fldCharType="begin"/>
        </w:r>
        <w:r>
          <w:rPr>
            <w:noProof/>
            <w:webHidden/>
          </w:rPr>
          <w:instrText xml:space="preserve"> PAGEREF _Toc213787424 \h </w:instrText>
        </w:r>
        <w:r>
          <w:rPr>
            <w:noProof/>
            <w:webHidden/>
          </w:rPr>
        </w:r>
        <w:r>
          <w:rPr>
            <w:noProof/>
            <w:webHidden/>
          </w:rPr>
          <w:fldChar w:fldCharType="separate"/>
        </w:r>
        <w:r>
          <w:rPr>
            <w:noProof/>
            <w:webHidden/>
          </w:rPr>
          <w:t>264</w:t>
        </w:r>
        <w:r>
          <w:rPr>
            <w:noProof/>
            <w:webHidden/>
          </w:rPr>
          <w:fldChar w:fldCharType="end"/>
        </w:r>
      </w:hyperlink>
    </w:p>
    <w:p w14:paraId="6262D2DB" w14:textId="529A76F1"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26" w:history="1">
        <w:r w:rsidRPr="00550D6F">
          <w:rPr>
            <w:rStyle w:val="Hipervnculo"/>
            <w:noProof/>
          </w:rPr>
          <w:t>Tabla 7.22  Caso de uso N °1.21, cambiando estado de un centro de costo</w:t>
        </w:r>
        <w:r>
          <w:rPr>
            <w:noProof/>
            <w:webHidden/>
          </w:rPr>
          <w:tab/>
        </w:r>
        <w:r>
          <w:rPr>
            <w:noProof/>
            <w:webHidden/>
          </w:rPr>
          <w:fldChar w:fldCharType="begin"/>
        </w:r>
        <w:r>
          <w:rPr>
            <w:noProof/>
            <w:webHidden/>
          </w:rPr>
          <w:instrText xml:space="preserve"> PAGEREF _Toc213787426 \h </w:instrText>
        </w:r>
        <w:r>
          <w:rPr>
            <w:noProof/>
            <w:webHidden/>
          </w:rPr>
        </w:r>
        <w:r>
          <w:rPr>
            <w:noProof/>
            <w:webHidden/>
          </w:rPr>
          <w:fldChar w:fldCharType="separate"/>
        </w:r>
        <w:r>
          <w:rPr>
            <w:noProof/>
            <w:webHidden/>
          </w:rPr>
          <w:t>267</w:t>
        </w:r>
        <w:r>
          <w:rPr>
            <w:noProof/>
            <w:webHidden/>
          </w:rPr>
          <w:fldChar w:fldCharType="end"/>
        </w:r>
      </w:hyperlink>
    </w:p>
    <w:p w14:paraId="2679676D" w14:textId="30F3D7FB"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28" w:history="1">
        <w:r w:rsidRPr="00550D6F">
          <w:rPr>
            <w:rStyle w:val="Hipervnculo"/>
            <w:noProof/>
          </w:rPr>
          <w:t>Tabla 7.23 CU N°2.1 para prueba,” Visualizando la ficha de empleados”</w:t>
        </w:r>
        <w:r>
          <w:rPr>
            <w:noProof/>
            <w:webHidden/>
          </w:rPr>
          <w:tab/>
        </w:r>
        <w:r>
          <w:rPr>
            <w:noProof/>
            <w:webHidden/>
          </w:rPr>
          <w:fldChar w:fldCharType="begin"/>
        </w:r>
        <w:r>
          <w:rPr>
            <w:noProof/>
            <w:webHidden/>
          </w:rPr>
          <w:instrText xml:space="preserve"> PAGEREF _Toc213787428 \h </w:instrText>
        </w:r>
        <w:r>
          <w:rPr>
            <w:noProof/>
            <w:webHidden/>
          </w:rPr>
        </w:r>
        <w:r>
          <w:rPr>
            <w:noProof/>
            <w:webHidden/>
          </w:rPr>
          <w:fldChar w:fldCharType="separate"/>
        </w:r>
        <w:r>
          <w:rPr>
            <w:noProof/>
            <w:webHidden/>
          </w:rPr>
          <w:t>270</w:t>
        </w:r>
        <w:r>
          <w:rPr>
            <w:noProof/>
            <w:webHidden/>
          </w:rPr>
          <w:fldChar w:fldCharType="end"/>
        </w:r>
      </w:hyperlink>
    </w:p>
    <w:p w14:paraId="7403E66C" w14:textId="57784AA5"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30" w:history="1">
        <w:r w:rsidRPr="00550D6F">
          <w:rPr>
            <w:rStyle w:val="Hipervnculo"/>
            <w:noProof/>
          </w:rPr>
          <w:t>Tabla 7.24 CU N°2.2 para prueba,” Creando nuevo empleado”</w:t>
        </w:r>
        <w:r>
          <w:rPr>
            <w:noProof/>
            <w:webHidden/>
          </w:rPr>
          <w:tab/>
        </w:r>
        <w:r>
          <w:rPr>
            <w:noProof/>
            <w:webHidden/>
          </w:rPr>
          <w:fldChar w:fldCharType="begin"/>
        </w:r>
        <w:r>
          <w:rPr>
            <w:noProof/>
            <w:webHidden/>
          </w:rPr>
          <w:instrText xml:space="preserve"> PAGEREF _Toc213787430 \h </w:instrText>
        </w:r>
        <w:r>
          <w:rPr>
            <w:noProof/>
            <w:webHidden/>
          </w:rPr>
        </w:r>
        <w:r>
          <w:rPr>
            <w:noProof/>
            <w:webHidden/>
          </w:rPr>
          <w:fldChar w:fldCharType="separate"/>
        </w:r>
        <w:r>
          <w:rPr>
            <w:noProof/>
            <w:webHidden/>
          </w:rPr>
          <w:t>274</w:t>
        </w:r>
        <w:r>
          <w:rPr>
            <w:noProof/>
            <w:webHidden/>
          </w:rPr>
          <w:fldChar w:fldCharType="end"/>
        </w:r>
      </w:hyperlink>
    </w:p>
    <w:p w14:paraId="5CD414BE" w14:textId="3F6677EE"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32" w:history="1">
        <w:r w:rsidRPr="00550D6F">
          <w:rPr>
            <w:rStyle w:val="Hipervnculo"/>
            <w:noProof/>
          </w:rPr>
          <w:t>Tabla 7.25  Caso de uso N°2.3, Visualizando fichas de empleados activas</w:t>
        </w:r>
        <w:r>
          <w:rPr>
            <w:noProof/>
            <w:webHidden/>
          </w:rPr>
          <w:tab/>
        </w:r>
        <w:r>
          <w:rPr>
            <w:noProof/>
            <w:webHidden/>
          </w:rPr>
          <w:fldChar w:fldCharType="begin"/>
        </w:r>
        <w:r>
          <w:rPr>
            <w:noProof/>
            <w:webHidden/>
          </w:rPr>
          <w:instrText xml:space="preserve"> PAGEREF _Toc213787432 \h </w:instrText>
        </w:r>
        <w:r>
          <w:rPr>
            <w:noProof/>
            <w:webHidden/>
          </w:rPr>
        </w:r>
        <w:r>
          <w:rPr>
            <w:noProof/>
            <w:webHidden/>
          </w:rPr>
          <w:fldChar w:fldCharType="separate"/>
        </w:r>
        <w:r>
          <w:rPr>
            <w:noProof/>
            <w:webHidden/>
          </w:rPr>
          <w:t>277</w:t>
        </w:r>
        <w:r>
          <w:rPr>
            <w:noProof/>
            <w:webHidden/>
          </w:rPr>
          <w:fldChar w:fldCharType="end"/>
        </w:r>
      </w:hyperlink>
    </w:p>
    <w:p w14:paraId="0186D5B4" w14:textId="37E4D1D6"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34" w:history="1">
        <w:r w:rsidRPr="00550D6F">
          <w:rPr>
            <w:rStyle w:val="Hipervnculo"/>
            <w:noProof/>
          </w:rPr>
          <w:t>Tabla 7.26 CU N°2.4 para prueba,” Mostrando lista de empleado”</w:t>
        </w:r>
        <w:r>
          <w:rPr>
            <w:noProof/>
            <w:webHidden/>
          </w:rPr>
          <w:tab/>
        </w:r>
        <w:r>
          <w:rPr>
            <w:noProof/>
            <w:webHidden/>
          </w:rPr>
          <w:fldChar w:fldCharType="begin"/>
        </w:r>
        <w:r>
          <w:rPr>
            <w:noProof/>
            <w:webHidden/>
          </w:rPr>
          <w:instrText xml:space="preserve"> PAGEREF _Toc213787434 \h </w:instrText>
        </w:r>
        <w:r>
          <w:rPr>
            <w:noProof/>
            <w:webHidden/>
          </w:rPr>
        </w:r>
        <w:r>
          <w:rPr>
            <w:noProof/>
            <w:webHidden/>
          </w:rPr>
          <w:fldChar w:fldCharType="separate"/>
        </w:r>
        <w:r>
          <w:rPr>
            <w:noProof/>
            <w:webHidden/>
          </w:rPr>
          <w:t>280</w:t>
        </w:r>
        <w:r>
          <w:rPr>
            <w:noProof/>
            <w:webHidden/>
          </w:rPr>
          <w:fldChar w:fldCharType="end"/>
        </w:r>
      </w:hyperlink>
    </w:p>
    <w:p w14:paraId="06BC1E20" w14:textId="6886E1D8"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36" w:history="1">
        <w:r w:rsidRPr="00550D6F">
          <w:rPr>
            <w:rStyle w:val="Hipervnculo"/>
            <w:noProof/>
          </w:rPr>
          <w:t>Tabla 7.27 Caso de uso N °2.5, Guardando datos de empleado</w:t>
        </w:r>
        <w:r>
          <w:rPr>
            <w:noProof/>
            <w:webHidden/>
          </w:rPr>
          <w:tab/>
        </w:r>
        <w:r>
          <w:rPr>
            <w:noProof/>
            <w:webHidden/>
          </w:rPr>
          <w:fldChar w:fldCharType="begin"/>
        </w:r>
        <w:r>
          <w:rPr>
            <w:noProof/>
            <w:webHidden/>
          </w:rPr>
          <w:instrText xml:space="preserve"> PAGEREF _Toc213787436 \h </w:instrText>
        </w:r>
        <w:r>
          <w:rPr>
            <w:noProof/>
            <w:webHidden/>
          </w:rPr>
        </w:r>
        <w:r>
          <w:rPr>
            <w:noProof/>
            <w:webHidden/>
          </w:rPr>
          <w:fldChar w:fldCharType="separate"/>
        </w:r>
        <w:r>
          <w:rPr>
            <w:noProof/>
            <w:webHidden/>
          </w:rPr>
          <w:t>283</w:t>
        </w:r>
        <w:r>
          <w:rPr>
            <w:noProof/>
            <w:webHidden/>
          </w:rPr>
          <w:fldChar w:fldCharType="end"/>
        </w:r>
      </w:hyperlink>
    </w:p>
    <w:p w14:paraId="1720D80E" w14:textId="40DC01DE"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38" w:history="1">
        <w:r w:rsidRPr="00550D6F">
          <w:rPr>
            <w:rStyle w:val="Hipervnculo"/>
            <w:noProof/>
          </w:rPr>
          <w:t>Tabla 7.28 Caso de uso N °2.6.1, Imprimiendo ficha de empleado</w:t>
        </w:r>
        <w:r>
          <w:rPr>
            <w:noProof/>
            <w:webHidden/>
          </w:rPr>
          <w:tab/>
        </w:r>
        <w:r>
          <w:rPr>
            <w:noProof/>
            <w:webHidden/>
          </w:rPr>
          <w:fldChar w:fldCharType="begin"/>
        </w:r>
        <w:r>
          <w:rPr>
            <w:noProof/>
            <w:webHidden/>
          </w:rPr>
          <w:instrText xml:space="preserve"> PAGEREF _Toc213787438 \h </w:instrText>
        </w:r>
        <w:r>
          <w:rPr>
            <w:noProof/>
            <w:webHidden/>
          </w:rPr>
        </w:r>
        <w:r>
          <w:rPr>
            <w:noProof/>
            <w:webHidden/>
          </w:rPr>
          <w:fldChar w:fldCharType="separate"/>
        </w:r>
        <w:r>
          <w:rPr>
            <w:noProof/>
            <w:webHidden/>
          </w:rPr>
          <w:t>287</w:t>
        </w:r>
        <w:r>
          <w:rPr>
            <w:noProof/>
            <w:webHidden/>
          </w:rPr>
          <w:fldChar w:fldCharType="end"/>
        </w:r>
      </w:hyperlink>
    </w:p>
    <w:p w14:paraId="348FFD04" w14:textId="3CE5BFC8"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40" w:history="1">
        <w:r w:rsidRPr="00550D6F">
          <w:rPr>
            <w:rStyle w:val="Hipervnculo"/>
            <w:noProof/>
          </w:rPr>
          <w:t>Tabla 7.29 Caso de uso N °2.6.2, Imprimiendo múltiples fichas de empleado</w:t>
        </w:r>
        <w:r>
          <w:rPr>
            <w:noProof/>
            <w:webHidden/>
          </w:rPr>
          <w:tab/>
        </w:r>
        <w:r>
          <w:rPr>
            <w:noProof/>
            <w:webHidden/>
          </w:rPr>
          <w:fldChar w:fldCharType="begin"/>
        </w:r>
        <w:r>
          <w:rPr>
            <w:noProof/>
            <w:webHidden/>
          </w:rPr>
          <w:instrText xml:space="preserve"> PAGEREF _Toc213787440 \h </w:instrText>
        </w:r>
        <w:r>
          <w:rPr>
            <w:noProof/>
            <w:webHidden/>
          </w:rPr>
        </w:r>
        <w:r>
          <w:rPr>
            <w:noProof/>
            <w:webHidden/>
          </w:rPr>
          <w:fldChar w:fldCharType="separate"/>
        </w:r>
        <w:r>
          <w:rPr>
            <w:noProof/>
            <w:webHidden/>
          </w:rPr>
          <w:t>290</w:t>
        </w:r>
        <w:r>
          <w:rPr>
            <w:noProof/>
            <w:webHidden/>
          </w:rPr>
          <w:fldChar w:fldCharType="end"/>
        </w:r>
      </w:hyperlink>
    </w:p>
    <w:p w14:paraId="43763FD5" w14:textId="1474B4C4"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42" w:history="1">
        <w:r w:rsidRPr="00550D6F">
          <w:rPr>
            <w:rStyle w:val="Hipervnculo"/>
            <w:noProof/>
          </w:rPr>
          <w:t>Tabla 7.30 Caso de uso N °3.1.1, Asignando vacaciones</w:t>
        </w:r>
        <w:r>
          <w:rPr>
            <w:noProof/>
            <w:webHidden/>
          </w:rPr>
          <w:tab/>
        </w:r>
        <w:r>
          <w:rPr>
            <w:noProof/>
            <w:webHidden/>
          </w:rPr>
          <w:fldChar w:fldCharType="begin"/>
        </w:r>
        <w:r>
          <w:rPr>
            <w:noProof/>
            <w:webHidden/>
          </w:rPr>
          <w:instrText xml:space="preserve"> PAGEREF _Toc213787442 \h </w:instrText>
        </w:r>
        <w:r>
          <w:rPr>
            <w:noProof/>
            <w:webHidden/>
          </w:rPr>
        </w:r>
        <w:r>
          <w:rPr>
            <w:noProof/>
            <w:webHidden/>
          </w:rPr>
          <w:fldChar w:fldCharType="separate"/>
        </w:r>
        <w:r>
          <w:rPr>
            <w:noProof/>
            <w:webHidden/>
          </w:rPr>
          <w:t>293</w:t>
        </w:r>
        <w:r>
          <w:rPr>
            <w:noProof/>
            <w:webHidden/>
          </w:rPr>
          <w:fldChar w:fldCharType="end"/>
        </w:r>
      </w:hyperlink>
    </w:p>
    <w:p w14:paraId="6558B95C" w14:textId="4E2207F7"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44" w:history="1">
        <w:r w:rsidRPr="00550D6F">
          <w:rPr>
            <w:rStyle w:val="Hipervnculo"/>
            <w:noProof/>
          </w:rPr>
          <w:t>Tabla 7.31 Caso de uso N °3.1.2, editando vacaciones</w:t>
        </w:r>
        <w:r>
          <w:rPr>
            <w:noProof/>
            <w:webHidden/>
          </w:rPr>
          <w:tab/>
        </w:r>
        <w:r>
          <w:rPr>
            <w:noProof/>
            <w:webHidden/>
          </w:rPr>
          <w:fldChar w:fldCharType="begin"/>
        </w:r>
        <w:r>
          <w:rPr>
            <w:noProof/>
            <w:webHidden/>
          </w:rPr>
          <w:instrText xml:space="preserve"> PAGEREF _Toc213787444 \h </w:instrText>
        </w:r>
        <w:r>
          <w:rPr>
            <w:noProof/>
            <w:webHidden/>
          </w:rPr>
        </w:r>
        <w:r>
          <w:rPr>
            <w:noProof/>
            <w:webHidden/>
          </w:rPr>
          <w:fldChar w:fldCharType="separate"/>
        </w:r>
        <w:r>
          <w:rPr>
            <w:noProof/>
            <w:webHidden/>
          </w:rPr>
          <w:t>297</w:t>
        </w:r>
        <w:r>
          <w:rPr>
            <w:noProof/>
            <w:webHidden/>
          </w:rPr>
          <w:fldChar w:fldCharType="end"/>
        </w:r>
      </w:hyperlink>
    </w:p>
    <w:p w14:paraId="02E68BFF" w14:textId="519873B4"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46" w:history="1">
        <w:r w:rsidRPr="00550D6F">
          <w:rPr>
            <w:rStyle w:val="Hipervnculo"/>
            <w:noProof/>
          </w:rPr>
          <w:t>Tabla 7.32 Caso de uso N °3.2, Visualizando lista de empleados para asignar vacaciones</w:t>
        </w:r>
        <w:r>
          <w:rPr>
            <w:noProof/>
            <w:webHidden/>
          </w:rPr>
          <w:tab/>
        </w:r>
        <w:r>
          <w:rPr>
            <w:noProof/>
            <w:webHidden/>
          </w:rPr>
          <w:fldChar w:fldCharType="begin"/>
        </w:r>
        <w:r>
          <w:rPr>
            <w:noProof/>
            <w:webHidden/>
          </w:rPr>
          <w:instrText xml:space="preserve"> PAGEREF _Toc213787446 \h </w:instrText>
        </w:r>
        <w:r>
          <w:rPr>
            <w:noProof/>
            <w:webHidden/>
          </w:rPr>
        </w:r>
        <w:r>
          <w:rPr>
            <w:noProof/>
            <w:webHidden/>
          </w:rPr>
          <w:fldChar w:fldCharType="separate"/>
        </w:r>
        <w:r>
          <w:rPr>
            <w:noProof/>
            <w:webHidden/>
          </w:rPr>
          <w:t>300</w:t>
        </w:r>
        <w:r>
          <w:rPr>
            <w:noProof/>
            <w:webHidden/>
          </w:rPr>
          <w:fldChar w:fldCharType="end"/>
        </w:r>
      </w:hyperlink>
    </w:p>
    <w:p w14:paraId="3DD1397C" w14:textId="33BFF926"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48" w:history="1">
        <w:r w:rsidRPr="00550D6F">
          <w:rPr>
            <w:rStyle w:val="Hipervnculo"/>
            <w:noProof/>
          </w:rPr>
          <w:t>Tabla 7.33 Caso de uso N°3.3, Definiendo días a otorgar para vacaciones</w:t>
        </w:r>
        <w:r>
          <w:rPr>
            <w:noProof/>
            <w:webHidden/>
          </w:rPr>
          <w:tab/>
        </w:r>
        <w:r>
          <w:rPr>
            <w:noProof/>
            <w:webHidden/>
          </w:rPr>
          <w:fldChar w:fldCharType="begin"/>
        </w:r>
        <w:r>
          <w:rPr>
            <w:noProof/>
            <w:webHidden/>
          </w:rPr>
          <w:instrText xml:space="preserve"> PAGEREF _Toc213787448 \h </w:instrText>
        </w:r>
        <w:r>
          <w:rPr>
            <w:noProof/>
            <w:webHidden/>
          </w:rPr>
        </w:r>
        <w:r>
          <w:rPr>
            <w:noProof/>
            <w:webHidden/>
          </w:rPr>
          <w:fldChar w:fldCharType="separate"/>
        </w:r>
        <w:r>
          <w:rPr>
            <w:noProof/>
            <w:webHidden/>
          </w:rPr>
          <w:t>303</w:t>
        </w:r>
        <w:r>
          <w:rPr>
            <w:noProof/>
            <w:webHidden/>
          </w:rPr>
          <w:fldChar w:fldCharType="end"/>
        </w:r>
      </w:hyperlink>
    </w:p>
    <w:p w14:paraId="24A50B88" w14:textId="10EC0E80"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50" w:history="1">
        <w:r w:rsidRPr="00550D6F">
          <w:rPr>
            <w:rStyle w:val="Hipervnculo"/>
            <w:noProof/>
          </w:rPr>
          <w:t>Tabla 7.34 Caso de uso N°3.4, Visualizando listado de empleados de vacaciones</w:t>
        </w:r>
        <w:r>
          <w:rPr>
            <w:noProof/>
            <w:webHidden/>
          </w:rPr>
          <w:tab/>
        </w:r>
        <w:r>
          <w:rPr>
            <w:noProof/>
            <w:webHidden/>
          </w:rPr>
          <w:fldChar w:fldCharType="begin"/>
        </w:r>
        <w:r>
          <w:rPr>
            <w:noProof/>
            <w:webHidden/>
          </w:rPr>
          <w:instrText xml:space="preserve"> PAGEREF _Toc213787450 \h </w:instrText>
        </w:r>
        <w:r>
          <w:rPr>
            <w:noProof/>
            <w:webHidden/>
          </w:rPr>
        </w:r>
        <w:r>
          <w:rPr>
            <w:noProof/>
            <w:webHidden/>
          </w:rPr>
          <w:fldChar w:fldCharType="separate"/>
        </w:r>
        <w:r>
          <w:rPr>
            <w:noProof/>
            <w:webHidden/>
          </w:rPr>
          <w:t>306</w:t>
        </w:r>
        <w:r>
          <w:rPr>
            <w:noProof/>
            <w:webHidden/>
          </w:rPr>
          <w:fldChar w:fldCharType="end"/>
        </w:r>
      </w:hyperlink>
    </w:p>
    <w:p w14:paraId="3435A762" w14:textId="0F5C98C5"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52" w:history="1">
        <w:r w:rsidRPr="00550D6F">
          <w:rPr>
            <w:rStyle w:val="Hipervnculo"/>
            <w:noProof/>
          </w:rPr>
          <w:t>Tabla 7.35 Caso de uso N°3.5, Guardando cambios de vacaciones</w:t>
        </w:r>
        <w:r>
          <w:rPr>
            <w:noProof/>
            <w:webHidden/>
          </w:rPr>
          <w:tab/>
        </w:r>
        <w:r>
          <w:rPr>
            <w:noProof/>
            <w:webHidden/>
          </w:rPr>
          <w:fldChar w:fldCharType="begin"/>
        </w:r>
        <w:r>
          <w:rPr>
            <w:noProof/>
            <w:webHidden/>
          </w:rPr>
          <w:instrText xml:space="preserve"> PAGEREF _Toc213787452 \h </w:instrText>
        </w:r>
        <w:r>
          <w:rPr>
            <w:noProof/>
            <w:webHidden/>
          </w:rPr>
        </w:r>
        <w:r>
          <w:rPr>
            <w:noProof/>
            <w:webHidden/>
          </w:rPr>
          <w:fldChar w:fldCharType="separate"/>
        </w:r>
        <w:r>
          <w:rPr>
            <w:noProof/>
            <w:webHidden/>
          </w:rPr>
          <w:t>309</w:t>
        </w:r>
        <w:r>
          <w:rPr>
            <w:noProof/>
            <w:webHidden/>
          </w:rPr>
          <w:fldChar w:fldCharType="end"/>
        </w:r>
      </w:hyperlink>
    </w:p>
    <w:p w14:paraId="3F0D7725" w14:textId="29224547"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54" w:history="1">
        <w:r w:rsidRPr="00550D6F">
          <w:rPr>
            <w:rStyle w:val="Hipervnculo"/>
            <w:noProof/>
          </w:rPr>
          <w:t>Tabla 7.36  Caso de uso N°3.6, Imprimiendo vacaciones de empleado</w:t>
        </w:r>
        <w:r>
          <w:rPr>
            <w:noProof/>
            <w:webHidden/>
          </w:rPr>
          <w:tab/>
        </w:r>
        <w:r>
          <w:rPr>
            <w:noProof/>
            <w:webHidden/>
          </w:rPr>
          <w:fldChar w:fldCharType="begin"/>
        </w:r>
        <w:r>
          <w:rPr>
            <w:noProof/>
            <w:webHidden/>
          </w:rPr>
          <w:instrText xml:space="preserve"> PAGEREF _Toc213787454 \h </w:instrText>
        </w:r>
        <w:r>
          <w:rPr>
            <w:noProof/>
            <w:webHidden/>
          </w:rPr>
        </w:r>
        <w:r>
          <w:rPr>
            <w:noProof/>
            <w:webHidden/>
          </w:rPr>
          <w:fldChar w:fldCharType="separate"/>
        </w:r>
        <w:r>
          <w:rPr>
            <w:noProof/>
            <w:webHidden/>
          </w:rPr>
          <w:t>312</w:t>
        </w:r>
        <w:r>
          <w:rPr>
            <w:noProof/>
            <w:webHidden/>
          </w:rPr>
          <w:fldChar w:fldCharType="end"/>
        </w:r>
      </w:hyperlink>
    </w:p>
    <w:p w14:paraId="65856F18" w14:textId="00A4EA97"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56" w:history="1">
        <w:r w:rsidRPr="00550D6F">
          <w:rPr>
            <w:rStyle w:val="Hipervnculo"/>
            <w:noProof/>
          </w:rPr>
          <w:t>Tabla 7.37 Caso de uso N°3.7, Eliminando vacaciones asignadas</w:t>
        </w:r>
        <w:r>
          <w:rPr>
            <w:noProof/>
            <w:webHidden/>
          </w:rPr>
          <w:tab/>
        </w:r>
        <w:r>
          <w:rPr>
            <w:noProof/>
            <w:webHidden/>
          </w:rPr>
          <w:fldChar w:fldCharType="begin"/>
        </w:r>
        <w:r>
          <w:rPr>
            <w:noProof/>
            <w:webHidden/>
          </w:rPr>
          <w:instrText xml:space="preserve"> PAGEREF _Toc213787456 \h </w:instrText>
        </w:r>
        <w:r>
          <w:rPr>
            <w:noProof/>
            <w:webHidden/>
          </w:rPr>
        </w:r>
        <w:r>
          <w:rPr>
            <w:noProof/>
            <w:webHidden/>
          </w:rPr>
          <w:fldChar w:fldCharType="separate"/>
        </w:r>
        <w:r>
          <w:rPr>
            <w:noProof/>
            <w:webHidden/>
          </w:rPr>
          <w:t>315</w:t>
        </w:r>
        <w:r>
          <w:rPr>
            <w:noProof/>
            <w:webHidden/>
          </w:rPr>
          <w:fldChar w:fldCharType="end"/>
        </w:r>
      </w:hyperlink>
    </w:p>
    <w:p w14:paraId="707605CB" w14:textId="6F566F97"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58" w:history="1">
        <w:r w:rsidRPr="00550D6F">
          <w:rPr>
            <w:rStyle w:val="Hipervnculo"/>
            <w:noProof/>
          </w:rPr>
          <w:t>Tabla 7.38 Caso de uso N°4.1.1, Creando turnos con campos obligatorios</w:t>
        </w:r>
        <w:r>
          <w:rPr>
            <w:noProof/>
            <w:webHidden/>
          </w:rPr>
          <w:tab/>
        </w:r>
        <w:r>
          <w:rPr>
            <w:noProof/>
            <w:webHidden/>
          </w:rPr>
          <w:fldChar w:fldCharType="begin"/>
        </w:r>
        <w:r>
          <w:rPr>
            <w:noProof/>
            <w:webHidden/>
          </w:rPr>
          <w:instrText xml:space="preserve"> PAGEREF _Toc213787458 \h </w:instrText>
        </w:r>
        <w:r>
          <w:rPr>
            <w:noProof/>
            <w:webHidden/>
          </w:rPr>
        </w:r>
        <w:r>
          <w:rPr>
            <w:noProof/>
            <w:webHidden/>
          </w:rPr>
          <w:fldChar w:fldCharType="separate"/>
        </w:r>
        <w:r>
          <w:rPr>
            <w:noProof/>
            <w:webHidden/>
          </w:rPr>
          <w:t>318</w:t>
        </w:r>
        <w:r>
          <w:rPr>
            <w:noProof/>
            <w:webHidden/>
          </w:rPr>
          <w:fldChar w:fldCharType="end"/>
        </w:r>
      </w:hyperlink>
    </w:p>
    <w:p w14:paraId="15A1431D" w14:textId="4FA35A94"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60" w:history="1">
        <w:r w:rsidRPr="00550D6F">
          <w:rPr>
            <w:rStyle w:val="Hipervnculo"/>
            <w:noProof/>
          </w:rPr>
          <w:t>Tabla 7.39 Caso de uso N°4.1.2, editando turnos con campos obligatorios</w:t>
        </w:r>
        <w:r>
          <w:rPr>
            <w:noProof/>
            <w:webHidden/>
          </w:rPr>
          <w:tab/>
        </w:r>
        <w:r>
          <w:rPr>
            <w:noProof/>
            <w:webHidden/>
          </w:rPr>
          <w:fldChar w:fldCharType="begin"/>
        </w:r>
        <w:r>
          <w:rPr>
            <w:noProof/>
            <w:webHidden/>
          </w:rPr>
          <w:instrText xml:space="preserve"> PAGEREF _Toc213787460 \h </w:instrText>
        </w:r>
        <w:r>
          <w:rPr>
            <w:noProof/>
            <w:webHidden/>
          </w:rPr>
        </w:r>
        <w:r>
          <w:rPr>
            <w:noProof/>
            <w:webHidden/>
          </w:rPr>
          <w:fldChar w:fldCharType="separate"/>
        </w:r>
        <w:r>
          <w:rPr>
            <w:noProof/>
            <w:webHidden/>
          </w:rPr>
          <w:t>321</w:t>
        </w:r>
        <w:r>
          <w:rPr>
            <w:noProof/>
            <w:webHidden/>
          </w:rPr>
          <w:fldChar w:fldCharType="end"/>
        </w:r>
      </w:hyperlink>
    </w:p>
    <w:p w14:paraId="7F9F75CF" w14:textId="4D718CB7"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62" w:history="1">
        <w:r w:rsidRPr="00550D6F">
          <w:rPr>
            <w:rStyle w:val="Hipervnculo"/>
            <w:noProof/>
          </w:rPr>
          <w:t>Tabla 7.40 Caso de uso N°4.2, Generando nuevo turno</w:t>
        </w:r>
        <w:r>
          <w:rPr>
            <w:noProof/>
            <w:webHidden/>
          </w:rPr>
          <w:tab/>
        </w:r>
        <w:r>
          <w:rPr>
            <w:noProof/>
            <w:webHidden/>
          </w:rPr>
          <w:fldChar w:fldCharType="begin"/>
        </w:r>
        <w:r>
          <w:rPr>
            <w:noProof/>
            <w:webHidden/>
          </w:rPr>
          <w:instrText xml:space="preserve"> PAGEREF _Toc213787462 \h </w:instrText>
        </w:r>
        <w:r>
          <w:rPr>
            <w:noProof/>
            <w:webHidden/>
          </w:rPr>
        </w:r>
        <w:r>
          <w:rPr>
            <w:noProof/>
            <w:webHidden/>
          </w:rPr>
          <w:fldChar w:fldCharType="separate"/>
        </w:r>
        <w:r>
          <w:rPr>
            <w:noProof/>
            <w:webHidden/>
          </w:rPr>
          <w:t>324</w:t>
        </w:r>
        <w:r>
          <w:rPr>
            <w:noProof/>
            <w:webHidden/>
          </w:rPr>
          <w:fldChar w:fldCharType="end"/>
        </w:r>
      </w:hyperlink>
    </w:p>
    <w:p w14:paraId="3BB0EC10" w14:textId="09AA1514"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64" w:history="1">
        <w:r w:rsidRPr="00550D6F">
          <w:rPr>
            <w:rStyle w:val="Hipervnculo"/>
            <w:noProof/>
          </w:rPr>
          <w:t>Tabla 7.41 Caso de uso N°4.3, Guardando cambios en los turnos</w:t>
        </w:r>
        <w:r>
          <w:rPr>
            <w:noProof/>
            <w:webHidden/>
          </w:rPr>
          <w:tab/>
        </w:r>
        <w:r>
          <w:rPr>
            <w:noProof/>
            <w:webHidden/>
          </w:rPr>
          <w:fldChar w:fldCharType="begin"/>
        </w:r>
        <w:r>
          <w:rPr>
            <w:noProof/>
            <w:webHidden/>
          </w:rPr>
          <w:instrText xml:space="preserve"> PAGEREF _Toc213787464 \h </w:instrText>
        </w:r>
        <w:r>
          <w:rPr>
            <w:noProof/>
            <w:webHidden/>
          </w:rPr>
        </w:r>
        <w:r>
          <w:rPr>
            <w:noProof/>
            <w:webHidden/>
          </w:rPr>
          <w:fldChar w:fldCharType="separate"/>
        </w:r>
        <w:r>
          <w:rPr>
            <w:noProof/>
            <w:webHidden/>
          </w:rPr>
          <w:t>328</w:t>
        </w:r>
        <w:r>
          <w:rPr>
            <w:noProof/>
            <w:webHidden/>
          </w:rPr>
          <w:fldChar w:fldCharType="end"/>
        </w:r>
      </w:hyperlink>
    </w:p>
    <w:p w14:paraId="40D6425F" w14:textId="1568E7D0"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66" w:history="1">
        <w:r w:rsidRPr="00550D6F">
          <w:rPr>
            <w:rStyle w:val="Hipervnculo"/>
            <w:noProof/>
          </w:rPr>
          <w:t>Tabla 7.42 Caso de uso N°4.4, Eliminando turnos</w:t>
        </w:r>
        <w:r>
          <w:rPr>
            <w:noProof/>
            <w:webHidden/>
          </w:rPr>
          <w:tab/>
        </w:r>
        <w:r>
          <w:rPr>
            <w:noProof/>
            <w:webHidden/>
          </w:rPr>
          <w:fldChar w:fldCharType="begin"/>
        </w:r>
        <w:r>
          <w:rPr>
            <w:noProof/>
            <w:webHidden/>
          </w:rPr>
          <w:instrText xml:space="preserve"> PAGEREF _Toc213787466 \h </w:instrText>
        </w:r>
        <w:r>
          <w:rPr>
            <w:noProof/>
            <w:webHidden/>
          </w:rPr>
        </w:r>
        <w:r>
          <w:rPr>
            <w:noProof/>
            <w:webHidden/>
          </w:rPr>
          <w:fldChar w:fldCharType="separate"/>
        </w:r>
        <w:r>
          <w:rPr>
            <w:noProof/>
            <w:webHidden/>
          </w:rPr>
          <w:t>331</w:t>
        </w:r>
        <w:r>
          <w:rPr>
            <w:noProof/>
            <w:webHidden/>
          </w:rPr>
          <w:fldChar w:fldCharType="end"/>
        </w:r>
      </w:hyperlink>
    </w:p>
    <w:p w14:paraId="4AF0237C" w14:textId="1A0EBBA4"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68" w:history="1">
        <w:r w:rsidRPr="00550D6F">
          <w:rPr>
            <w:rStyle w:val="Hipervnculo"/>
            <w:noProof/>
          </w:rPr>
          <w:t>Tabla 7.43 CU N°4.5 para prueba,” Visualizando el listado de turnos creados”</w:t>
        </w:r>
        <w:r>
          <w:rPr>
            <w:noProof/>
            <w:webHidden/>
          </w:rPr>
          <w:tab/>
        </w:r>
        <w:r>
          <w:rPr>
            <w:noProof/>
            <w:webHidden/>
          </w:rPr>
          <w:fldChar w:fldCharType="begin"/>
        </w:r>
        <w:r>
          <w:rPr>
            <w:noProof/>
            <w:webHidden/>
          </w:rPr>
          <w:instrText xml:space="preserve"> PAGEREF _Toc213787468 \h </w:instrText>
        </w:r>
        <w:r>
          <w:rPr>
            <w:noProof/>
            <w:webHidden/>
          </w:rPr>
        </w:r>
        <w:r>
          <w:rPr>
            <w:noProof/>
            <w:webHidden/>
          </w:rPr>
          <w:fldChar w:fldCharType="separate"/>
        </w:r>
        <w:r>
          <w:rPr>
            <w:noProof/>
            <w:webHidden/>
          </w:rPr>
          <w:t>334</w:t>
        </w:r>
        <w:r>
          <w:rPr>
            <w:noProof/>
            <w:webHidden/>
          </w:rPr>
          <w:fldChar w:fldCharType="end"/>
        </w:r>
      </w:hyperlink>
    </w:p>
    <w:p w14:paraId="5C47D309" w14:textId="5CAC32C5"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70" w:history="1">
        <w:r w:rsidRPr="00550D6F">
          <w:rPr>
            <w:rStyle w:val="Hipervnculo"/>
            <w:noProof/>
          </w:rPr>
          <w:t>Tabla 7.44 Caso de uso N°4.6, Definiendo horario de trabajo</w:t>
        </w:r>
        <w:r>
          <w:rPr>
            <w:noProof/>
            <w:webHidden/>
          </w:rPr>
          <w:tab/>
        </w:r>
        <w:r>
          <w:rPr>
            <w:noProof/>
            <w:webHidden/>
          </w:rPr>
          <w:fldChar w:fldCharType="begin"/>
        </w:r>
        <w:r>
          <w:rPr>
            <w:noProof/>
            <w:webHidden/>
          </w:rPr>
          <w:instrText xml:space="preserve"> PAGEREF _Toc213787470 \h </w:instrText>
        </w:r>
        <w:r>
          <w:rPr>
            <w:noProof/>
            <w:webHidden/>
          </w:rPr>
        </w:r>
        <w:r>
          <w:rPr>
            <w:noProof/>
            <w:webHidden/>
          </w:rPr>
          <w:fldChar w:fldCharType="separate"/>
        </w:r>
        <w:r>
          <w:rPr>
            <w:noProof/>
            <w:webHidden/>
          </w:rPr>
          <w:t>337</w:t>
        </w:r>
        <w:r>
          <w:rPr>
            <w:noProof/>
            <w:webHidden/>
          </w:rPr>
          <w:fldChar w:fldCharType="end"/>
        </w:r>
      </w:hyperlink>
    </w:p>
    <w:p w14:paraId="723F3E1E" w14:textId="79E57C57"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72" w:history="1">
        <w:r w:rsidRPr="00550D6F">
          <w:rPr>
            <w:rStyle w:val="Hipervnculo"/>
            <w:noProof/>
          </w:rPr>
          <w:t>Tabla 7.45 Caso de uso N°4.7, generando un resumen de registro de horario</w:t>
        </w:r>
        <w:r>
          <w:rPr>
            <w:noProof/>
            <w:webHidden/>
          </w:rPr>
          <w:tab/>
        </w:r>
        <w:r>
          <w:rPr>
            <w:noProof/>
            <w:webHidden/>
          </w:rPr>
          <w:fldChar w:fldCharType="begin"/>
        </w:r>
        <w:r>
          <w:rPr>
            <w:noProof/>
            <w:webHidden/>
          </w:rPr>
          <w:instrText xml:space="preserve"> PAGEREF _Toc213787472 \h </w:instrText>
        </w:r>
        <w:r>
          <w:rPr>
            <w:noProof/>
            <w:webHidden/>
          </w:rPr>
        </w:r>
        <w:r>
          <w:rPr>
            <w:noProof/>
            <w:webHidden/>
          </w:rPr>
          <w:fldChar w:fldCharType="separate"/>
        </w:r>
        <w:r>
          <w:rPr>
            <w:noProof/>
            <w:webHidden/>
          </w:rPr>
          <w:t>340</w:t>
        </w:r>
        <w:r>
          <w:rPr>
            <w:noProof/>
            <w:webHidden/>
          </w:rPr>
          <w:fldChar w:fldCharType="end"/>
        </w:r>
      </w:hyperlink>
    </w:p>
    <w:p w14:paraId="2EEA513F" w14:textId="76D9B622"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74" w:history="1">
        <w:r w:rsidRPr="00550D6F">
          <w:rPr>
            <w:rStyle w:val="Hipervnculo"/>
            <w:noProof/>
          </w:rPr>
          <w:t>Tabla 7.46 Caso de uso N°5.1, revisando informes de asistencia</w:t>
        </w:r>
        <w:r>
          <w:rPr>
            <w:noProof/>
            <w:webHidden/>
          </w:rPr>
          <w:tab/>
        </w:r>
        <w:r>
          <w:rPr>
            <w:noProof/>
            <w:webHidden/>
          </w:rPr>
          <w:fldChar w:fldCharType="begin"/>
        </w:r>
        <w:r>
          <w:rPr>
            <w:noProof/>
            <w:webHidden/>
          </w:rPr>
          <w:instrText xml:space="preserve"> PAGEREF _Toc213787474 \h </w:instrText>
        </w:r>
        <w:r>
          <w:rPr>
            <w:noProof/>
            <w:webHidden/>
          </w:rPr>
        </w:r>
        <w:r>
          <w:rPr>
            <w:noProof/>
            <w:webHidden/>
          </w:rPr>
          <w:fldChar w:fldCharType="separate"/>
        </w:r>
        <w:r>
          <w:rPr>
            <w:noProof/>
            <w:webHidden/>
          </w:rPr>
          <w:t>343</w:t>
        </w:r>
        <w:r>
          <w:rPr>
            <w:noProof/>
            <w:webHidden/>
          </w:rPr>
          <w:fldChar w:fldCharType="end"/>
        </w:r>
      </w:hyperlink>
    </w:p>
    <w:p w14:paraId="023E00AE" w14:textId="74AA0D51"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76" w:history="1">
        <w:r w:rsidRPr="00550D6F">
          <w:rPr>
            <w:rStyle w:val="Hipervnculo"/>
            <w:noProof/>
          </w:rPr>
          <w:t>Tabla 7.47 Caso de uso N°5.2, Filtrando informes por fechas específica</w:t>
        </w:r>
        <w:r>
          <w:rPr>
            <w:noProof/>
            <w:webHidden/>
          </w:rPr>
          <w:tab/>
        </w:r>
        <w:r>
          <w:rPr>
            <w:noProof/>
            <w:webHidden/>
          </w:rPr>
          <w:fldChar w:fldCharType="begin"/>
        </w:r>
        <w:r>
          <w:rPr>
            <w:noProof/>
            <w:webHidden/>
          </w:rPr>
          <w:instrText xml:space="preserve"> PAGEREF _Toc213787476 \h </w:instrText>
        </w:r>
        <w:r>
          <w:rPr>
            <w:noProof/>
            <w:webHidden/>
          </w:rPr>
        </w:r>
        <w:r>
          <w:rPr>
            <w:noProof/>
            <w:webHidden/>
          </w:rPr>
          <w:fldChar w:fldCharType="separate"/>
        </w:r>
        <w:r>
          <w:rPr>
            <w:noProof/>
            <w:webHidden/>
          </w:rPr>
          <w:t>346</w:t>
        </w:r>
        <w:r>
          <w:rPr>
            <w:noProof/>
            <w:webHidden/>
          </w:rPr>
          <w:fldChar w:fldCharType="end"/>
        </w:r>
      </w:hyperlink>
    </w:p>
    <w:p w14:paraId="4215A233" w14:textId="035163CC"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78" w:history="1">
        <w:r w:rsidRPr="00550D6F">
          <w:rPr>
            <w:rStyle w:val="Hipervnculo"/>
            <w:noProof/>
          </w:rPr>
          <w:t>Tabla 7.48 Caso de uso N°5.3, creando casilla para filtro de búsqueda</w:t>
        </w:r>
        <w:r>
          <w:rPr>
            <w:noProof/>
            <w:webHidden/>
          </w:rPr>
          <w:tab/>
        </w:r>
        <w:r>
          <w:rPr>
            <w:noProof/>
            <w:webHidden/>
          </w:rPr>
          <w:fldChar w:fldCharType="begin"/>
        </w:r>
        <w:r>
          <w:rPr>
            <w:noProof/>
            <w:webHidden/>
          </w:rPr>
          <w:instrText xml:space="preserve"> PAGEREF _Toc213787478 \h </w:instrText>
        </w:r>
        <w:r>
          <w:rPr>
            <w:noProof/>
            <w:webHidden/>
          </w:rPr>
        </w:r>
        <w:r>
          <w:rPr>
            <w:noProof/>
            <w:webHidden/>
          </w:rPr>
          <w:fldChar w:fldCharType="separate"/>
        </w:r>
        <w:r>
          <w:rPr>
            <w:noProof/>
            <w:webHidden/>
          </w:rPr>
          <w:t>349</w:t>
        </w:r>
        <w:r>
          <w:rPr>
            <w:noProof/>
            <w:webHidden/>
          </w:rPr>
          <w:fldChar w:fldCharType="end"/>
        </w:r>
      </w:hyperlink>
    </w:p>
    <w:p w14:paraId="3452D148" w14:textId="758427BD"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80" w:history="1">
        <w:r w:rsidRPr="00550D6F">
          <w:rPr>
            <w:rStyle w:val="Hipervnculo"/>
            <w:noProof/>
          </w:rPr>
          <w:t>Tabla 7.49 Caso de uso N°5.4, filtrando informe de asistencia</w:t>
        </w:r>
        <w:r>
          <w:rPr>
            <w:noProof/>
            <w:webHidden/>
          </w:rPr>
          <w:tab/>
        </w:r>
        <w:r>
          <w:rPr>
            <w:noProof/>
            <w:webHidden/>
          </w:rPr>
          <w:fldChar w:fldCharType="begin"/>
        </w:r>
        <w:r>
          <w:rPr>
            <w:noProof/>
            <w:webHidden/>
          </w:rPr>
          <w:instrText xml:space="preserve"> PAGEREF _Toc213787480 \h </w:instrText>
        </w:r>
        <w:r>
          <w:rPr>
            <w:noProof/>
            <w:webHidden/>
          </w:rPr>
        </w:r>
        <w:r>
          <w:rPr>
            <w:noProof/>
            <w:webHidden/>
          </w:rPr>
          <w:fldChar w:fldCharType="separate"/>
        </w:r>
        <w:r>
          <w:rPr>
            <w:noProof/>
            <w:webHidden/>
          </w:rPr>
          <w:t>352</w:t>
        </w:r>
        <w:r>
          <w:rPr>
            <w:noProof/>
            <w:webHidden/>
          </w:rPr>
          <w:fldChar w:fldCharType="end"/>
        </w:r>
      </w:hyperlink>
    </w:p>
    <w:p w14:paraId="1A601A11" w14:textId="0999DCA8"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82" w:history="1">
        <w:r w:rsidRPr="00550D6F">
          <w:rPr>
            <w:rStyle w:val="Hipervnculo"/>
            <w:noProof/>
          </w:rPr>
          <w:t>Tabla 7.50 Caso de uso N°5.5, Generando nuevo informe de asistencia</w:t>
        </w:r>
        <w:r>
          <w:rPr>
            <w:noProof/>
            <w:webHidden/>
          </w:rPr>
          <w:tab/>
        </w:r>
        <w:r>
          <w:rPr>
            <w:noProof/>
            <w:webHidden/>
          </w:rPr>
          <w:fldChar w:fldCharType="begin"/>
        </w:r>
        <w:r>
          <w:rPr>
            <w:noProof/>
            <w:webHidden/>
          </w:rPr>
          <w:instrText xml:space="preserve"> PAGEREF _Toc213787482 \h </w:instrText>
        </w:r>
        <w:r>
          <w:rPr>
            <w:noProof/>
            <w:webHidden/>
          </w:rPr>
        </w:r>
        <w:r>
          <w:rPr>
            <w:noProof/>
            <w:webHidden/>
          </w:rPr>
          <w:fldChar w:fldCharType="separate"/>
        </w:r>
        <w:r>
          <w:rPr>
            <w:noProof/>
            <w:webHidden/>
          </w:rPr>
          <w:t>355</w:t>
        </w:r>
        <w:r>
          <w:rPr>
            <w:noProof/>
            <w:webHidden/>
          </w:rPr>
          <w:fldChar w:fldCharType="end"/>
        </w:r>
      </w:hyperlink>
    </w:p>
    <w:p w14:paraId="41D583A9" w14:textId="5D61FD21"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84" w:history="1">
        <w:r w:rsidRPr="00550D6F">
          <w:rPr>
            <w:rStyle w:val="Hipervnculo"/>
            <w:noProof/>
          </w:rPr>
          <w:t>Tabla 7.51 Caso de uso N°5.6, Imprimiendo informe de asistencia</w:t>
        </w:r>
        <w:r>
          <w:rPr>
            <w:noProof/>
            <w:webHidden/>
          </w:rPr>
          <w:tab/>
        </w:r>
        <w:r>
          <w:rPr>
            <w:noProof/>
            <w:webHidden/>
          </w:rPr>
          <w:fldChar w:fldCharType="begin"/>
        </w:r>
        <w:r>
          <w:rPr>
            <w:noProof/>
            <w:webHidden/>
          </w:rPr>
          <w:instrText xml:space="preserve"> PAGEREF _Toc213787484 \h </w:instrText>
        </w:r>
        <w:r>
          <w:rPr>
            <w:noProof/>
            <w:webHidden/>
          </w:rPr>
        </w:r>
        <w:r>
          <w:rPr>
            <w:noProof/>
            <w:webHidden/>
          </w:rPr>
          <w:fldChar w:fldCharType="separate"/>
        </w:r>
        <w:r>
          <w:rPr>
            <w:noProof/>
            <w:webHidden/>
          </w:rPr>
          <w:t>358</w:t>
        </w:r>
        <w:r>
          <w:rPr>
            <w:noProof/>
            <w:webHidden/>
          </w:rPr>
          <w:fldChar w:fldCharType="end"/>
        </w:r>
      </w:hyperlink>
    </w:p>
    <w:p w14:paraId="2FA71E5F" w14:textId="02BA2C77"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86" w:history="1">
        <w:r w:rsidRPr="00550D6F">
          <w:rPr>
            <w:rStyle w:val="Hipervnculo"/>
            <w:noProof/>
          </w:rPr>
          <w:t>Tabla 7.52 Caso de uso N°5.7, Visualizando informe diario de asistencia</w:t>
        </w:r>
        <w:r>
          <w:rPr>
            <w:noProof/>
            <w:webHidden/>
          </w:rPr>
          <w:tab/>
        </w:r>
        <w:r>
          <w:rPr>
            <w:noProof/>
            <w:webHidden/>
          </w:rPr>
          <w:fldChar w:fldCharType="begin"/>
        </w:r>
        <w:r>
          <w:rPr>
            <w:noProof/>
            <w:webHidden/>
          </w:rPr>
          <w:instrText xml:space="preserve"> PAGEREF _Toc213787486 \h </w:instrText>
        </w:r>
        <w:r>
          <w:rPr>
            <w:noProof/>
            <w:webHidden/>
          </w:rPr>
        </w:r>
        <w:r>
          <w:rPr>
            <w:noProof/>
            <w:webHidden/>
          </w:rPr>
          <w:fldChar w:fldCharType="separate"/>
        </w:r>
        <w:r>
          <w:rPr>
            <w:noProof/>
            <w:webHidden/>
          </w:rPr>
          <w:t>362</w:t>
        </w:r>
        <w:r>
          <w:rPr>
            <w:noProof/>
            <w:webHidden/>
          </w:rPr>
          <w:fldChar w:fldCharType="end"/>
        </w:r>
      </w:hyperlink>
    </w:p>
    <w:p w14:paraId="22BAC699" w14:textId="6914DA0C"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88" w:history="1">
        <w:r w:rsidRPr="00550D6F">
          <w:rPr>
            <w:rStyle w:val="Hipervnculo"/>
            <w:noProof/>
          </w:rPr>
          <w:t>Tabla 7.53 Caso de uso N°5.8, exportando informe de asistencia</w:t>
        </w:r>
        <w:r>
          <w:rPr>
            <w:noProof/>
            <w:webHidden/>
          </w:rPr>
          <w:tab/>
        </w:r>
        <w:r>
          <w:rPr>
            <w:noProof/>
            <w:webHidden/>
          </w:rPr>
          <w:fldChar w:fldCharType="begin"/>
        </w:r>
        <w:r>
          <w:rPr>
            <w:noProof/>
            <w:webHidden/>
          </w:rPr>
          <w:instrText xml:space="preserve"> PAGEREF _Toc213787488 \h </w:instrText>
        </w:r>
        <w:r>
          <w:rPr>
            <w:noProof/>
            <w:webHidden/>
          </w:rPr>
        </w:r>
        <w:r>
          <w:rPr>
            <w:noProof/>
            <w:webHidden/>
          </w:rPr>
          <w:fldChar w:fldCharType="separate"/>
        </w:r>
        <w:r>
          <w:rPr>
            <w:noProof/>
            <w:webHidden/>
          </w:rPr>
          <w:t>366</w:t>
        </w:r>
        <w:r>
          <w:rPr>
            <w:noProof/>
            <w:webHidden/>
          </w:rPr>
          <w:fldChar w:fldCharType="end"/>
        </w:r>
      </w:hyperlink>
    </w:p>
    <w:p w14:paraId="27E75403" w14:textId="08FE5F7B"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90" w:history="1">
        <w:r w:rsidRPr="00550D6F">
          <w:rPr>
            <w:rStyle w:val="Hipervnculo"/>
            <w:noProof/>
          </w:rPr>
          <w:t>Tabla 7.54 Caso de uso N°6.1, ingresando permisos de ausencia</w:t>
        </w:r>
        <w:r>
          <w:rPr>
            <w:noProof/>
            <w:webHidden/>
          </w:rPr>
          <w:tab/>
        </w:r>
        <w:r>
          <w:rPr>
            <w:noProof/>
            <w:webHidden/>
          </w:rPr>
          <w:fldChar w:fldCharType="begin"/>
        </w:r>
        <w:r>
          <w:rPr>
            <w:noProof/>
            <w:webHidden/>
          </w:rPr>
          <w:instrText xml:space="preserve"> PAGEREF _Toc213787490 \h </w:instrText>
        </w:r>
        <w:r>
          <w:rPr>
            <w:noProof/>
            <w:webHidden/>
          </w:rPr>
        </w:r>
        <w:r>
          <w:rPr>
            <w:noProof/>
            <w:webHidden/>
          </w:rPr>
          <w:fldChar w:fldCharType="separate"/>
        </w:r>
        <w:r>
          <w:rPr>
            <w:noProof/>
            <w:webHidden/>
          </w:rPr>
          <w:t>369</w:t>
        </w:r>
        <w:r>
          <w:rPr>
            <w:noProof/>
            <w:webHidden/>
          </w:rPr>
          <w:fldChar w:fldCharType="end"/>
        </w:r>
      </w:hyperlink>
    </w:p>
    <w:p w14:paraId="708ED220" w14:textId="241F7195" w:rsidR="00B01FCF" w:rsidRDefault="00B01FCF">
      <w:pPr>
        <w:pStyle w:val="TDC2"/>
        <w:rPr>
          <w:rFonts w:asciiTheme="minorHAnsi" w:eastAsiaTheme="minorEastAsia" w:hAnsiTheme="minorHAnsi" w:cstheme="minorBidi"/>
          <w:noProof/>
          <w:kern w:val="2"/>
          <w:szCs w:val="24"/>
          <w14:ligatures w14:val="standardContextual"/>
        </w:rPr>
      </w:pPr>
      <w:hyperlink w:anchor="_Toc213787492" w:history="1">
        <w:r w:rsidRPr="00550D6F">
          <w:rPr>
            <w:rStyle w:val="Hipervnculo"/>
            <w:noProof/>
          </w:rPr>
          <w:t>Tabla 7.55 Caso de uso N°6.2, Filtrando búsqueda de permiso</w:t>
        </w:r>
        <w:r>
          <w:rPr>
            <w:noProof/>
            <w:webHidden/>
          </w:rPr>
          <w:tab/>
        </w:r>
        <w:r>
          <w:rPr>
            <w:noProof/>
            <w:webHidden/>
          </w:rPr>
          <w:fldChar w:fldCharType="begin"/>
        </w:r>
        <w:r>
          <w:rPr>
            <w:noProof/>
            <w:webHidden/>
          </w:rPr>
          <w:instrText xml:space="preserve"> PAGEREF _Toc213787492 \h </w:instrText>
        </w:r>
        <w:r>
          <w:rPr>
            <w:noProof/>
            <w:webHidden/>
          </w:rPr>
        </w:r>
        <w:r>
          <w:rPr>
            <w:noProof/>
            <w:webHidden/>
          </w:rPr>
          <w:fldChar w:fldCharType="separate"/>
        </w:r>
        <w:r>
          <w:rPr>
            <w:noProof/>
            <w:webHidden/>
          </w:rPr>
          <w:t>373</w:t>
        </w:r>
        <w:r>
          <w:rPr>
            <w:noProof/>
            <w:webHidden/>
          </w:rPr>
          <w:fldChar w:fldCharType="end"/>
        </w:r>
      </w:hyperlink>
    </w:p>
    <w:p w14:paraId="2D26033C" w14:textId="19AAEE7C"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94" w:history="1">
        <w:r w:rsidRPr="00550D6F">
          <w:rPr>
            <w:rStyle w:val="Hipervnculo"/>
            <w:noProof/>
          </w:rPr>
          <w:t>Tabla 7.56 Caso de uso N°6.3, Visualizando casillas de filtración</w:t>
        </w:r>
        <w:r>
          <w:rPr>
            <w:noProof/>
            <w:webHidden/>
          </w:rPr>
          <w:tab/>
        </w:r>
        <w:r>
          <w:rPr>
            <w:noProof/>
            <w:webHidden/>
          </w:rPr>
          <w:fldChar w:fldCharType="begin"/>
        </w:r>
        <w:r>
          <w:rPr>
            <w:noProof/>
            <w:webHidden/>
          </w:rPr>
          <w:instrText xml:space="preserve"> PAGEREF _Toc213787494 \h </w:instrText>
        </w:r>
        <w:r>
          <w:rPr>
            <w:noProof/>
            <w:webHidden/>
          </w:rPr>
        </w:r>
        <w:r>
          <w:rPr>
            <w:noProof/>
            <w:webHidden/>
          </w:rPr>
          <w:fldChar w:fldCharType="separate"/>
        </w:r>
        <w:r>
          <w:rPr>
            <w:noProof/>
            <w:webHidden/>
          </w:rPr>
          <w:t>377</w:t>
        </w:r>
        <w:r>
          <w:rPr>
            <w:noProof/>
            <w:webHidden/>
          </w:rPr>
          <w:fldChar w:fldCharType="end"/>
        </w:r>
      </w:hyperlink>
    </w:p>
    <w:p w14:paraId="6FC2F83F" w14:textId="6C446C1D"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96" w:history="1">
        <w:r w:rsidRPr="00550D6F">
          <w:rPr>
            <w:rStyle w:val="Hipervnculo"/>
            <w:noProof/>
          </w:rPr>
          <w:t>Tabla 7.57 Caso de uso N°6.4, registrando motivo de permisos</w:t>
        </w:r>
        <w:r>
          <w:rPr>
            <w:noProof/>
            <w:webHidden/>
          </w:rPr>
          <w:tab/>
        </w:r>
        <w:r>
          <w:rPr>
            <w:noProof/>
            <w:webHidden/>
          </w:rPr>
          <w:fldChar w:fldCharType="begin"/>
        </w:r>
        <w:r>
          <w:rPr>
            <w:noProof/>
            <w:webHidden/>
          </w:rPr>
          <w:instrText xml:space="preserve"> PAGEREF _Toc213787496 \h </w:instrText>
        </w:r>
        <w:r>
          <w:rPr>
            <w:noProof/>
            <w:webHidden/>
          </w:rPr>
        </w:r>
        <w:r>
          <w:rPr>
            <w:noProof/>
            <w:webHidden/>
          </w:rPr>
          <w:fldChar w:fldCharType="separate"/>
        </w:r>
        <w:r>
          <w:rPr>
            <w:noProof/>
            <w:webHidden/>
          </w:rPr>
          <w:t>380</w:t>
        </w:r>
        <w:r>
          <w:rPr>
            <w:noProof/>
            <w:webHidden/>
          </w:rPr>
          <w:fldChar w:fldCharType="end"/>
        </w:r>
      </w:hyperlink>
    </w:p>
    <w:p w14:paraId="7EE81795" w14:textId="21243E56"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498" w:history="1">
        <w:r w:rsidRPr="00550D6F">
          <w:rPr>
            <w:rStyle w:val="Hipervnculo"/>
            <w:noProof/>
          </w:rPr>
          <w:t>Tabla 7.58 CU N°6.5 para prueba,” Visualizando lista con permisos aprobados”</w:t>
        </w:r>
        <w:r>
          <w:rPr>
            <w:noProof/>
            <w:webHidden/>
          </w:rPr>
          <w:tab/>
        </w:r>
        <w:r>
          <w:rPr>
            <w:noProof/>
            <w:webHidden/>
          </w:rPr>
          <w:fldChar w:fldCharType="begin"/>
        </w:r>
        <w:r>
          <w:rPr>
            <w:noProof/>
            <w:webHidden/>
          </w:rPr>
          <w:instrText xml:space="preserve"> PAGEREF _Toc213787498 \h </w:instrText>
        </w:r>
        <w:r>
          <w:rPr>
            <w:noProof/>
            <w:webHidden/>
          </w:rPr>
        </w:r>
        <w:r>
          <w:rPr>
            <w:noProof/>
            <w:webHidden/>
          </w:rPr>
          <w:fldChar w:fldCharType="separate"/>
        </w:r>
        <w:r>
          <w:rPr>
            <w:noProof/>
            <w:webHidden/>
          </w:rPr>
          <w:t>383</w:t>
        </w:r>
        <w:r>
          <w:rPr>
            <w:noProof/>
            <w:webHidden/>
          </w:rPr>
          <w:fldChar w:fldCharType="end"/>
        </w:r>
      </w:hyperlink>
    </w:p>
    <w:p w14:paraId="5CC43461" w14:textId="3CC01D1C"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500" w:history="1">
        <w:r w:rsidRPr="00550D6F">
          <w:rPr>
            <w:rStyle w:val="Hipervnculo"/>
            <w:noProof/>
          </w:rPr>
          <w:t>Tabla 7.59 Caso de uso N°6.6 Seleccionando permisos aprobados</w:t>
        </w:r>
        <w:r>
          <w:rPr>
            <w:noProof/>
            <w:webHidden/>
          </w:rPr>
          <w:tab/>
        </w:r>
        <w:r>
          <w:rPr>
            <w:noProof/>
            <w:webHidden/>
          </w:rPr>
          <w:fldChar w:fldCharType="begin"/>
        </w:r>
        <w:r>
          <w:rPr>
            <w:noProof/>
            <w:webHidden/>
          </w:rPr>
          <w:instrText xml:space="preserve"> PAGEREF _Toc213787500 \h </w:instrText>
        </w:r>
        <w:r>
          <w:rPr>
            <w:noProof/>
            <w:webHidden/>
          </w:rPr>
        </w:r>
        <w:r>
          <w:rPr>
            <w:noProof/>
            <w:webHidden/>
          </w:rPr>
          <w:fldChar w:fldCharType="separate"/>
        </w:r>
        <w:r>
          <w:rPr>
            <w:noProof/>
            <w:webHidden/>
          </w:rPr>
          <w:t>386</w:t>
        </w:r>
        <w:r>
          <w:rPr>
            <w:noProof/>
            <w:webHidden/>
          </w:rPr>
          <w:fldChar w:fldCharType="end"/>
        </w:r>
      </w:hyperlink>
    </w:p>
    <w:p w14:paraId="02CC28EE" w14:textId="42CA2532"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502" w:history="1">
        <w:r w:rsidRPr="00550D6F">
          <w:rPr>
            <w:rStyle w:val="Hipervnculo"/>
            <w:noProof/>
          </w:rPr>
          <w:t>Tabla 7.60 Caso de uso N°6.7, Imprimiendo permisos seleccionados</w:t>
        </w:r>
        <w:r>
          <w:rPr>
            <w:noProof/>
            <w:webHidden/>
          </w:rPr>
          <w:tab/>
        </w:r>
        <w:r>
          <w:rPr>
            <w:noProof/>
            <w:webHidden/>
          </w:rPr>
          <w:fldChar w:fldCharType="begin"/>
        </w:r>
        <w:r>
          <w:rPr>
            <w:noProof/>
            <w:webHidden/>
          </w:rPr>
          <w:instrText xml:space="preserve"> PAGEREF _Toc213787502 \h </w:instrText>
        </w:r>
        <w:r>
          <w:rPr>
            <w:noProof/>
            <w:webHidden/>
          </w:rPr>
        </w:r>
        <w:r>
          <w:rPr>
            <w:noProof/>
            <w:webHidden/>
          </w:rPr>
          <w:fldChar w:fldCharType="separate"/>
        </w:r>
        <w:r>
          <w:rPr>
            <w:noProof/>
            <w:webHidden/>
          </w:rPr>
          <w:t>390</w:t>
        </w:r>
        <w:r>
          <w:rPr>
            <w:noProof/>
            <w:webHidden/>
          </w:rPr>
          <w:fldChar w:fldCharType="end"/>
        </w:r>
      </w:hyperlink>
    </w:p>
    <w:p w14:paraId="6E892CAB" w14:textId="2A46A558"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504" w:history="1">
        <w:r w:rsidRPr="00550D6F">
          <w:rPr>
            <w:rStyle w:val="Hipervnculo"/>
            <w:noProof/>
          </w:rPr>
          <w:t>Tabla 7.61 Caso de uso N°6.8, Eliminando permisos</w:t>
        </w:r>
        <w:r>
          <w:rPr>
            <w:noProof/>
            <w:webHidden/>
          </w:rPr>
          <w:tab/>
        </w:r>
        <w:r>
          <w:rPr>
            <w:noProof/>
            <w:webHidden/>
          </w:rPr>
          <w:fldChar w:fldCharType="begin"/>
        </w:r>
        <w:r>
          <w:rPr>
            <w:noProof/>
            <w:webHidden/>
          </w:rPr>
          <w:instrText xml:space="preserve"> PAGEREF _Toc213787504 \h </w:instrText>
        </w:r>
        <w:r>
          <w:rPr>
            <w:noProof/>
            <w:webHidden/>
          </w:rPr>
        </w:r>
        <w:r>
          <w:rPr>
            <w:noProof/>
            <w:webHidden/>
          </w:rPr>
          <w:fldChar w:fldCharType="separate"/>
        </w:r>
        <w:r>
          <w:rPr>
            <w:noProof/>
            <w:webHidden/>
          </w:rPr>
          <w:t>394</w:t>
        </w:r>
        <w:r>
          <w:rPr>
            <w:noProof/>
            <w:webHidden/>
          </w:rPr>
          <w:fldChar w:fldCharType="end"/>
        </w:r>
      </w:hyperlink>
    </w:p>
    <w:p w14:paraId="14F48637" w14:textId="43C8D329"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506" w:history="1">
        <w:r w:rsidRPr="00550D6F">
          <w:rPr>
            <w:rStyle w:val="Hipervnculo"/>
            <w:noProof/>
          </w:rPr>
          <w:t>Tabla 7.62 Caso de uso N°7.1, Generando gráfico con métricas de asistencia</w:t>
        </w:r>
        <w:r>
          <w:rPr>
            <w:noProof/>
            <w:webHidden/>
          </w:rPr>
          <w:tab/>
        </w:r>
        <w:r>
          <w:rPr>
            <w:noProof/>
            <w:webHidden/>
          </w:rPr>
          <w:fldChar w:fldCharType="begin"/>
        </w:r>
        <w:r>
          <w:rPr>
            <w:noProof/>
            <w:webHidden/>
          </w:rPr>
          <w:instrText xml:space="preserve"> PAGEREF _Toc213787506 \h </w:instrText>
        </w:r>
        <w:r>
          <w:rPr>
            <w:noProof/>
            <w:webHidden/>
          </w:rPr>
        </w:r>
        <w:r>
          <w:rPr>
            <w:noProof/>
            <w:webHidden/>
          </w:rPr>
          <w:fldChar w:fldCharType="separate"/>
        </w:r>
        <w:r>
          <w:rPr>
            <w:noProof/>
            <w:webHidden/>
          </w:rPr>
          <w:t>398</w:t>
        </w:r>
        <w:r>
          <w:rPr>
            <w:noProof/>
            <w:webHidden/>
          </w:rPr>
          <w:fldChar w:fldCharType="end"/>
        </w:r>
      </w:hyperlink>
    </w:p>
    <w:p w14:paraId="6FBA7A4A" w14:textId="54AA9230"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508" w:history="1">
        <w:r w:rsidRPr="00550D6F">
          <w:rPr>
            <w:rStyle w:val="Hipervnculo"/>
            <w:noProof/>
          </w:rPr>
          <w:t>Tabla 7.63 CU N°7.2 para prueba,” Accediendo al menú”</w:t>
        </w:r>
        <w:r>
          <w:rPr>
            <w:noProof/>
            <w:webHidden/>
          </w:rPr>
          <w:tab/>
        </w:r>
        <w:r>
          <w:rPr>
            <w:noProof/>
            <w:webHidden/>
          </w:rPr>
          <w:fldChar w:fldCharType="begin"/>
        </w:r>
        <w:r>
          <w:rPr>
            <w:noProof/>
            <w:webHidden/>
          </w:rPr>
          <w:instrText xml:space="preserve"> PAGEREF _Toc213787508 \h </w:instrText>
        </w:r>
        <w:r>
          <w:rPr>
            <w:noProof/>
            <w:webHidden/>
          </w:rPr>
        </w:r>
        <w:r>
          <w:rPr>
            <w:noProof/>
            <w:webHidden/>
          </w:rPr>
          <w:fldChar w:fldCharType="separate"/>
        </w:r>
        <w:r>
          <w:rPr>
            <w:noProof/>
            <w:webHidden/>
          </w:rPr>
          <w:t>401</w:t>
        </w:r>
        <w:r>
          <w:rPr>
            <w:noProof/>
            <w:webHidden/>
          </w:rPr>
          <w:fldChar w:fldCharType="end"/>
        </w:r>
      </w:hyperlink>
    </w:p>
    <w:p w14:paraId="6EF8E24B" w14:textId="353C6F8E"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511" w:history="1">
        <w:r w:rsidRPr="00550D6F">
          <w:rPr>
            <w:rStyle w:val="Hipervnculo"/>
            <w:noProof/>
          </w:rPr>
          <w:t>Tabla 7.64 Caso de uso N°7.3, visualizando lista con empleados inasistentes</w:t>
        </w:r>
        <w:r>
          <w:rPr>
            <w:noProof/>
            <w:webHidden/>
          </w:rPr>
          <w:tab/>
        </w:r>
        <w:r>
          <w:rPr>
            <w:noProof/>
            <w:webHidden/>
          </w:rPr>
          <w:fldChar w:fldCharType="begin"/>
        </w:r>
        <w:r>
          <w:rPr>
            <w:noProof/>
            <w:webHidden/>
          </w:rPr>
          <w:instrText xml:space="preserve"> PAGEREF _Toc213787511 \h </w:instrText>
        </w:r>
        <w:r>
          <w:rPr>
            <w:noProof/>
            <w:webHidden/>
          </w:rPr>
        </w:r>
        <w:r>
          <w:rPr>
            <w:noProof/>
            <w:webHidden/>
          </w:rPr>
          <w:fldChar w:fldCharType="separate"/>
        </w:r>
        <w:r>
          <w:rPr>
            <w:noProof/>
            <w:webHidden/>
          </w:rPr>
          <w:t>404</w:t>
        </w:r>
        <w:r>
          <w:rPr>
            <w:noProof/>
            <w:webHidden/>
          </w:rPr>
          <w:fldChar w:fldCharType="end"/>
        </w:r>
      </w:hyperlink>
    </w:p>
    <w:p w14:paraId="06AE7199" w14:textId="553071C4"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513" w:history="1">
        <w:r w:rsidRPr="00550D6F">
          <w:rPr>
            <w:rStyle w:val="Hipervnculo"/>
            <w:noProof/>
          </w:rPr>
          <w:t>Tabla 7.65 CU N°7.4 para prueba,” Cerrando sesión”</w:t>
        </w:r>
        <w:r>
          <w:rPr>
            <w:noProof/>
            <w:webHidden/>
          </w:rPr>
          <w:tab/>
        </w:r>
        <w:r>
          <w:rPr>
            <w:noProof/>
            <w:webHidden/>
          </w:rPr>
          <w:fldChar w:fldCharType="begin"/>
        </w:r>
        <w:r>
          <w:rPr>
            <w:noProof/>
            <w:webHidden/>
          </w:rPr>
          <w:instrText xml:space="preserve"> PAGEREF _Toc213787513 \h </w:instrText>
        </w:r>
        <w:r>
          <w:rPr>
            <w:noProof/>
            <w:webHidden/>
          </w:rPr>
        </w:r>
        <w:r>
          <w:rPr>
            <w:noProof/>
            <w:webHidden/>
          </w:rPr>
          <w:fldChar w:fldCharType="separate"/>
        </w:r>
        <w:r>
          <w:rPr>
            <w:noProof/>
            <w:webHidden/>
          </w:rPr>
          <w:t>407</w:t>
        </w:r>
        <w:r>
          <w:rPr>
            <w:noProof/>
            <w:webHidden/>
          </w:rPr>
          <w:fldChar w:fldCharType="end"/>
        </w:r>
      </w:hyperlink>
    </w:p>
    <w:p w14:paraId="1A9D4C5A" w14:textId="735F8454"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515" w:history="1">
        <w:r w:rsidRPr="00550D6F">
          <w:rPr>
            <w:rStyle w:val="Hipervnculo"/>
            <w:noProof/>
          </w:rPr>
          <w:t>Tabla 7.66 CU N°7.5 para prueba,” Volviendo al menú principal”</w:t>
        </w:r>
        <w:r>
          <w:rPr>
            <w:noProof/>
            <w:webHidden/>
          </w:rPr>
          <w:tab/>
        </w:r>
        <w:r>
          <w:rPr>
            <w:noProof/>
            <w:webHidden/>
          </w:rPr>
          <w:fldChar w:fldCharType="begin"/>
        </w:r>
        <w:r>
          <w:rPr>
            <w:noProof/>
            <w:webHidden/>
          </w:rPr>
          <w:instrText xml:space="preserve"> PAGEREF _Toc213787515 \h </w:instrText>
        </w:r>
        <w:r>
          <w:rPr>
            <w:noProof/>
            <w:webHidden/>
          </w:rPr>
        </w:r>
        <w:r>
          <w:rPr>
            <w:noProof/>
            <w:webHidden/>
          </w:rPr>
          <w:fldChar w:fldCharType="separate"/>
        </w:r>
        <w:r>
          <w:rPr>
            <w:noProof/>
            <w:webHidden/>
          </w:rPr>
          <w:t>410</w:t>
        </w:r>
        <w:r>
          <w:rPr>
            <w:noProof/>
            <w:webHidden/>
          </w:rPr>
          <w:fldChar w:fldCharType="end"/>
        </w:r>
      </w:hyperlink>
    </w:p>
    <w:p w14:paraId="1F86E918" w14:textId="3C0549DD"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517" w:history="1">
        <w:r w:rsidRPr="00550D6F">
          <w:rPr>
            <w:rStyle w:val="Hipervnculo"/>
            <w:noProof/>
          </w:rPr>
          <w:t>8. SPRINT REVIEW</w:t>
        </w:r>
        <w:r>
          <w:rPr>
            <w:noProof/>
            <w:webHidden/>
          </w:rPr>
          <w:tab/>
        </w:r>
        <w:r>
          <w:rPr>
            <w:noProof/>
            <w:webHidden/>
          </w:rPr>
          <w:fldChar w:fldCharType="begin"/>
        </w:r>
        <w:r>
          <w:rPr>
            <w:noProof/>
            <w:webHidden/>
          </w:rPr>
          <w:instrText xml:space="preserve"> PAGEREF _Toc213787517 \h </w:instrText>
        </w:r>
        <w:r>
          <w:rPr>
            <w:noProof/>
            <w:webHidden/>
          </w:rPr>
        </w:r>
        <w:r>
          <w:rPr>
            <w:noProof/>
            <w:webHidden/>
          </w:rPr>
          <w:fldChar w:fldCharType="separate"/>
        </w:r>
        <w:r>
          <w:rPr>
            <w:noProof/>
            <w:webHidden/>
          </w:rPr>
          <w:t>413</w:t>
        </w:r>
        <w:r>
          <w:rPr>
            <w:noProof/>
            <w:webHidden/>
          </w:rPr>
          <w:fldChar w:fldCharType="end"/>
        </w:r>
      </w:hyperlink>
    </w:p>
    <w:p w14:paraId="15A913BD" w14:textId="4952C0CF" w:rsidR="00B01FCF" w:rsidRDefault="00B01FCF">
      <w:pPr>
        <w:pStyle w:val="TDC2"/>
        <w:rPr>
          <w:rFonts w:asciiTheme="minorHAnsi" w:eastAsiaTheme="minorEastAsia" w:hAnsiTheme="minorHAnsi" w:cstheme="minorBidi"/>
          <w:noProof/>
          <w:kern w:val="2"/>
          <w:szCs w:val="24"/>
          <w14:ligatures w14:val="standardContextual"/>
        </w:rPr>
      </w:pPr>
      <w:hyperlink w:anchor="_Toc213787518" w:history="1">
        <w:r w:rsidRPr="00550D6F">
          <w:rPr>
            <w:rStyle w:val="Hipervnculo"/>
            <w:noProof/>
          </w:rPr>
          <w:t>Tabla 8.1 Sprint Backlog Review</w:t>
        </w:r>
        <w:r>
          <w:rPr>
            <w:noProof/>
            <w:webHidden/>
          </w:rPr>
          <w:tab/>
        </w:r>
        <w:r>
          <w:rPr>
            <w:noProof/>
            <w:webHidden/>
          </w:rPr>
          <w:fldChar w:fldCharType="begin"/>
        </w:r>
        <w:r>
          <w:rPr>
            <w:noProof/>
            <w:webHidden/>
          </w:rPr>
          <w:instrText xml:space="preserve"> PAGEREF _Toc213787518 \h </w:instrText>
        </w:r>
        <w:r>
          <w:rPr>
            <w:noProof/>
            <w:webHidden/>
          </w:rPr>
        </w:r>
        <w:r>
          <w:rPr>
            <w:noProof/>
            <w:webHidden/>
          </w:rPr>
          <w:fldChar w:fldCharType="separate"/>
        </w:r>
        <w:r>
          <w:rPr>
            <w:noProof/>
            <w:webHidden/>
          </w:rPr>
          <w:t>413</w:t>
        </w:r>
        <w:r>
          <w:rPr>
            <w:noProof/>
            <w:webHidden/>
          </w:rPr>
          <w:fldChar w:fldCharType="end"/>
        </w:r>
      </w:hyperlink>
    </w:p>
    <w:p w14:paraId="27302BA1" w14:textId="7EF874C5" w:rsidR="00B01FCF" w:rsidRDefault="00B01FCF" w:rsidP="00B01FCF">
      <w:pPr>
        <w:pStyle w:val="TDC2"/>
        <w:rPr>
          <w:rFonts w:asciiTheme="minorHAnsi" w:eastAsiaTheme="minorEastAsia" w:hAnsiTheme="minorHAnsi" w:cstheme="minorBidi"/>
          <w:noProof/>
          <w:kern w:val="2"/>
          <w:szCs w:val="24"/>
          <w14:ligatures w14:val="standardContextual"/>
        </w:rPr>
      </w:pPr>
      <w:hyperlink w:anchor="_Toc213787519" w:history="1">
        <w:r w:rsidRPr="00550D6F">
          <w:rPr>
            <w:rStyle w:val="Hipervnculo"/>
            <w:noProof/>
          </w:rPr>
          <w:t>Tabla 8.2 Tabla de esfuerzo</w:t>
        </w:r>
        <w:r>
          <w:rPr>
            <w:noProof/>
            <w:webHidden/>
          </w:rPr>
          <w:tab/>
        </w:r>
        <w:r>
          <w:rPr>
            <w:noProof/>
            <w:webHidden/>
          </w:rPr>
          <w:fldChar w:fldCharType="begin"/>
        </w:r>
        <w:r>
          <w:rPr>
            <w:noProof/>
            <w:webHidden/>
          </w:rPr>
          <w:instrText xml:space="preserve"> PAGEREF _Toc213787519 \h </w:instrText>
        </w:r>
        <w:r>
          <w:rPr>
            <w:noProof/>
            <w:webHidden/>
          </w:rPr>
        </w:r>
        <w:r>
          <w:rPr>
            <w:noProof/>
            <w:webHidden/>
          </w:rPr>
          <w:fldChar w:fldCharType="separate"/>
        </w:r>
        <w:r>
          <w:rPr>
            <w:noProof/>
            <w:webHidden/>
          </w:rPr>
          <w:t>415</w:t>
        </w:r>
        <w:r>
          <w:rPr>
            <w:noProof/>
            <w:webHidden/>
          </w:rPr>
          <w:fldChar w:fldCharType="end"/>
        </w:r>
      </w:hyperlink>
    </w:p>
    <w:p w14:paraId="7E067429" w14:textId="44EEBEB8" w:rsidR="00B01FCF" w:rsidRDefault="00B01FCF">
      <w:pPr>
        <w:pStyle w:val="TDC2"/>
        <w:rPr>
          <w:rFonts w:asciiTheme="minorHAnsi" w:eastAsiaTheme="minorEastAsia" w:hAnsiTheme="minorHAnsi" w:cstheme="minorBidi"/>
          <w:noProof/>
          <w:kern w:val="2"/>
          <w:szCs w:val="24"/>
          <w14:ligatures w14:val="standardContextual"/>
        </w:rPr>
      </w:pPr>
      <w:hyperlink w:anchor="_Toc213787523" w:history="1">
        <w:r w:rsidRPr="00550D6F">
          <w:rPr>
            <w:rStyle w:val="Hipervnculo"/>
            <w:noProof/>
          </w:rPr>
          <w:t>Tabla 8.3 “Plan de mejora”</w:t>
        </w:r>
        <w:r>
          <w:rPr>
            <w:noProof/>
            <w:webHidden/>
          </w:rPr>
          <w:tab/>
        </w:r>
        <w:r>
          <w:rPr>
            <w:noProof/>
            <w:webHidden/>
          </w:rPr>
          <w:fldChar w:fldCharType="begin"/>
        </w:r>
        <w:r>
          <w:rPr>
            <w:noProof/>
            <w:webHidden/>
          </w:rPr>
          <w:instrText xml:space="preserve"> PAGEREF _Toc213787523 \h </w:instrText>
        </w:r>
        <w:r>
          <w:rPr>
            <w:noProof/>
            <w:webHidden/>
          </w:rPr>
        </w:r>
        <w:r>
          <w:rPr>
            <w:noProof/>
            <w:webHidden/>
          </w:rPr>
          <w:fldChar w:fldCharType="separate"/>
        </w:r>
        <w:r>
          <w:rPr>
            <w:noProof/>
            <w:webHidden/>
          </w:rPr>
          <w:t>420</w:t>
        </w:r>
        <w:r>
          <w:rPr>
            <w:noProof/>
            <w:webHidden/>
          </w:rPr>
          <w:fldChar w:fldCharType="end"/>
        </w:r>
      </w:hyperlink>
    </w:p>
    <w:p w14:paraId="58A33D55" w14:textId="5591C7CF"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524" w:history="1">
        <w:r w:rsidRPr="00550D6F">
          <w:rPr>
            <w:rStyle w:val="Hipervnculo"/>
            <w:noProof/>
          </w:rPr>
          <w:t>9. ANEXO</w:t>
        </w:r>
        <w:r>
          <w:rPr>
            <w:noProof/>
            <w:webHidden/>
          </w:rPr>
          <w:tab/>
        </w:r>
        <w:r w:rsidRPr="00B01FCF">
          <w:rPr>
            <w:noProof/>
            <w:webHidden/>
          </w:rPr>
          <w:tab/>
        </w:r>
        <w:r>
          <w:rPr>
            <w:noProof/>
            <w:webHidden/>
          </w:rPr>
          <w:fldChar w:fldCharType="begin"/>
        </w:r>
        <w:r>
          <w:rPr>
            <w:noProof/>
            <w:webHidden/>
          </w:rPr>
          <w:instrText xml:space="preserve"> PAGEREF _Toc213787524 \h </w:instrText>
        </w:r>
        <w:r>
          <w:rPr>
            <w:noProof/>
            <w:webHidden/>
          </w:rPr>
        </w:r>
        <w:r>
          <w:rPr>
            <w:noProof/>
            <w:webHidden/>
          </w:rPr>
          <w:fldChar w:fldCharType="separate"/>
        </w:r>
        <w:r>
          <w:rPr>
            <w:noProof/>
            <w:webHidden/>
          </w:rPr>
          <w:t>421</w:t>
        </w:r>
        <w:r>
          <w:rPr>
            <w:noProof/>
            <w:webHidden/>
          </w:rPr>
          <w:fldChar w:fldCharType="end"/>
        </w:r>
      </w:hyperlink>
    </w:p>
    <w:p w14:paraId="0974CA36" w14:textId="59E82261" w:rsidR="00B01FCF" w:rsidRDefault="00B01FCF">
      <w:pPr>
        <w:pStyle w:val="TDC1"/>
        <w:rPr>
          <w:rFonts w:asciiTheme="minorHAnsi" w:eastAsiaTheme="minorEastAsia" w:hAnsiTheme="minorHAnsi" w:cstheme="minorBidi"/>
          <w:bCs w:val="0"/>
          <w:caps w:val="0"/>
          <w:noProof/>
          <w:kern w:val="2"/>
          <w:szCs w:val="24"/>
          <w14:ligatures w14:val="standardContextual"/>
        </w:rPr>
      </w:pPr>
      <w:hyperlink w:anchor="_Toc213787525" w:history="1">
        <w:r w:rsidRPr="00550D6F">
          <w:rPr>
            <w:rStyle w:val="Hipervnculo"/>
            <w:noProof/>
          </w:rPr>
          <w:t>10. REFERENCIAS</w:t>
        </w:r>
        <w:r>
          <w:rPr>
            <w:noProof/>
            <w:webHidden/>
          </w:rPr>
          <w:tab/>
        </w:r>
        <w:r>
          <w:rPr>
            <w:noProof/>
            <w:webHidden/>
          </w:rPr>
          <w:fldChar w:fldCharType="begin"/>
        </w:r>
        <w:r>
          <w:rPr>
            <w:noProof/>
            <w:webHidden/>
          </w:rPr>
          <w:instrText xml:space="preserve"> PAGEREF _Toc213787525 \h </w:instrText>
        </w:r>
        <w:r>
          <w:rPr>
            <w:noProof/>
            <w:webHidden/>
          </w:rPr>
        </w:r>
        <w:r>
          <w:rPr>
            <w:noProof/>
            <w:webHidden/>
          </w:rPr>
          <w:fldChar w:fldCharType="separate"/>
        </w:r>
        <w:r>
          <w:rPr>
            <w:noProof/>
            <w:webHidden/>
          </w:rPr>
          <w:t>427</w:t>
        </w:r>
        <w:r>
          <w:rPr>
            <w:noProof/>
            <w:webHidden/>
          </w:rPr>
          <w:fldChar w:fldCharType="end"/>
        </w:r>
      </w:hyperlink>
    </w:p>
    <w:p w14:paraId="7E2C1015" w14:textId="607E3569" w:rsidR="00B01FCF" w:rsidRPr="003C3DF6" w:rsidRDefault="00B01FCF" w:rsidP="000A13D0">
      <w:pPr>
        <w:ind w:firstLine="0"/>
        <w:rPr>
          <w:b/>
          <w:bCs/>
        </w:rPr>
      </w:pPr>
      <w:r>
        <w:rPr>
          <w:b/>
          <w:bCs/>
        </w:rPr>
        <w:fldChar w:fldCharType="end"/>
      </w:r>
    </w:p>
    <w:p w14:paraId="40236BCD" w14:textId="29EB6147" w:rsidR="00B63665" w:rsidRPr="00B01FCF" w:rsidRDefault="00B01FCF" w:rsidP="00B01FCF">
      <w:pPr>
        <w:spacing w:line="278" w:lineRule="auto"/>
        <w:ind w:firstLine="0"/>
        <w:jc w:val="left"/>
        <w:rPr>
          <w:rFonts w:eastAsiaTheme="majorEastAsia" w:cstheme="majorBidi"/>
          <w:bCs/>
          <w:caps/>
          <w:szCs w:val="20"/>
        </w:rPr>
      </w:pPr>
      <w:r>
        <w:br w:type="page"/>
      </w:r>
    </w:p>
    <w:p w14:paraId="68A38281" w14:textId="7041EF5F" w:rsidR="000A13D0" w:rsidRDefault="00075567" w:rsidP="00075567">
      <w:pPr>
        <w:pStyle w:val="Ttulo1"/>
      </w:pPr>
      <w:bookmarkStart w:id="1" w:name="_Toc199358957"/>
      <w:bookmarkStart w:id="2" w:name="_Toc200405754"/>
      <w:bookmarkStart w:id="3" w:name="_Toc201199574"/>
      <w:bookmarkStart w:id="4" w:name="_Toc201199663"/>
      <w:bookmarkStart w:id="5" w:name="_Toc211609240"/>
      <w:bookmarkStart w:id="6" w:name="_Toc212539442"/>
      <w:bookmarkStart w:id="7" w:name="_Toc213698769"/>
      <w:bookmarkStart w:id="8" w:name="_Toc213786819"/>
      <w:bookmarkStart w:id="9" w:name="_Toc213787112"/>
      <w:bookmarkStart w:id="10" w:name="_Toc213787233"/>
      <w:r>
        <w:lastRenderedPageBreak/>
        <w:t>I</w:t>
      </w:r>
      <w:r w:rsidR="005C6402">
        <w:t>NTRODUCCI</w:t>
      </w:r>
      <w:r w:rsidR="00945F17">
        <w:t>Ó</w:t>
      </w:r>
      <w:r w:rsidR="005C6402">
        <w:t>N</w:t>
      </w:r>
      <w:bookmarkEnd w:id="1"/>
      <w:bookmarkEnd w:id="2"/>
      <w:bookmarkEnd w:id="3"/>
      <w:bookmarkEnd w:id="4"/>
      <w:bookmarkEnd w:id="5"/>
      <w:bookmarkEnd w:id="6"/>
      <w:bookmarkEnd w:id="7"/>
      <w:bookmarkEnd w:id="8"/>
      <w:bookmarkEnd w:id="9"/>
      <w:bookmarkEnd w:id="10"/>
    </w:p>
    <w:p w14:paraId="7903DEC6" w14:textId="77777777" w:rsidR="00517358" w:rsidRDefault="00517358" w:rsidP="00517358"/>
    <w:p w14:paraId="50071D40" w14:textId="77777777" w:rsidR="00987A0F" w:rsidRPr="00517358" w:rsidRDefault="00987A0F" w:rsidP="00517358"/>
    <w:p w14:paraId="5AD7DDE2" w14:textId="18365DE0" w:rsidR="003423E5" w:rsidRDefault="003423E5" w:rsidP="003423E5">
      <w:r w:rsidRPr="003423E5">
        <w:t xml:space="preserve">El presente documento aborda el desarrollo y la especificación del </w:t>
      </w:r>
      <w:r w:rsidR="00292BE1">
        <w:t xml:space="preserve">Documento Consolidado </w:t>
      </w:r>
      <w:r w:rsidRPr="003423E5">
        <w:t xml:space="preserve">para el Sistema Biométrico Web EUGCOM, un sistema de gestión de Recursos Humanos. Este entregable marca el inicio formal de la implementación del proyecto, donde se ha priorizado y documentado un mínimo del </w:t>
      </w:r>
      <w:r w:rsidR="004C5955">
        <w:t>100</w:t>
      </w:r>
      <w:r w:rsidRPr="003423E5">
        <w:t>%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11" w:name="_Toc200405755"/>
      <w:bookmarkStart w:id="12" w:name="_Toc201199575"/>
      <w:bookmarkStart w:id="13" w:name="_Toc201199664"/>
      <w:bookmarkStart w:id="14" w:name="_Toc211609241"/>
      <w:bookmarkStart w:id="15" w:name="_Toc212539443"/>
      <w:bookmarkStart w:id="16" w:name="_Toc213698770"/>
      <w:bookmarkStart w:id="17" w:name="_Toc213786820"/>
      <w:bookmarkStart w:id="18" w:name="_Toc213787113"/>
      <w:bookmarkStart w:id="19" w:name="_Toc213787234"/>
      <w:r>
        <w:lastRenderedPageBreak/>
        <w:t>PROPUESTA DE SOLUCI</w:t>
      </w:r>
      <w:r w:rsidR="002D45BF">
        <w:t>Ó</w:t>
      </w:r>
      <w:r>
        <w:t>N E INCREMENTO DONDE SE ESPECIFICA EL INCREMENTO</w:t>
      </w:r>
      <w:bookmarkEnd w:id="11"/>
      <w:bookmarkEnd w:id="12"/>
      <w:bookmarkEnd w:id="13"/>
      <w:bookmarkEnd w:id="14"/>
      <w:bookmarkEnd w:id="15"/>
      <w:bookmarkEnd w:id="16"/>
      <w:bookmarkEnd w:id="17"/>
      <w:bookmarkEnd w:id="18"/>
      <w:bookmarkEnd w:id="19"/>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20" w:name="_Toc213787114"/>
      <w:r>
        <w:t>Propuesta de solución</w:t>
      </w:r>
      <w:bookmarkEnd w:id="20"/>
    </w:p>
    <w:p w14:paraId="11D2D689" w14:textId="77777777" w:rsidR="002D45BF" w:rsidRPr="002D45BF" w:rsidRDefault="002D45BF" w:rsidP="002D45BF"/>
    <w:p w14:paraId="5E29754A" w14:textId="77777777" w:rsidR="00ED2055" w:rsidRDefault="00ED2055" w:rsidP="00ED2055">
      <w:r w:rsidRPr="00D9662A">
        <w:t>La propuesta de solución para el sistema de gestión de RRHH de EUGCOM se basa en una Arquitectura Cliente-Servidor en Capas, la cual será implementada con un enfoque de Microservicios para el backend.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/MariaDB</w:t>
      </w:r>
      <w:r>
        <w:t>, que almacenará toda la información crítica del sistema. El backend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 xml:space="preserve">La interfaz gráfica de usuario (Frontend)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55CFF666" w:rsidR="00466725" w:rsidRDefault="00466725" w:rsidP="00466725">
      <w:pPr>
        <w:pStyle w:val="Ttulo2"/>
      </w:pPr>
      <w:bookmarkStart w:id="21" w:name="_Toc213787115"/>
      <w:r w:rsidRPr="00466725">
        <w:t>Especificación del Incremento (</w:t>
      </w:r>
      <w:r w:rsidR="00F7412E">
        <w:t>Documento Consolidado</w:t>
      </w:r>
      <w:r w:rsidRPr="00466725">
        <w:t>)</w:t>
      </w:r>
      <w:bookmarkEnd w:id="21"/>
    </w:p>
    <w:p w14:paraId="36D53C47" w14:textId="77777777" w:rsidR="00466725" w:rsidRPr="00466725" w:rsidRDefault="00466725" w:rsidP="00466725"/>
    <w:p w14:paraId="2B29B1CD" w14:textId="680C3001" w:rsidR="00466725" w:rsidRPr="00466725" w:rsidRDefault="00314843" w:rsidP="00E17289">
      <w:r>
        <w:t xml:space="preserve">Se detalla el </w:t>
      </w:r>
      <w:r w:rsidR="00F7412E">
        <w:t>documento consolidado</w:t>
      </w:r>
      <w:r w:rsidR="00466725" w:rsidRPr="00466725">
        <w:t xml:space="preserve"> del proyecto "Sistema Biométrico Web EUGCOM". Este incremento se enfoca en establecer las bases fundamentales del sistema, cubriendo los casos de uso iniciales 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22" w:name="_Toc213787116"/>
      <w:r>
        <w:t xml:space="preserve">Cantidad de </w:t>
      </w:r>
      <w:r w:rsidRPr="00466725">
        <w:t>casos</w:t>
      </w:r>
      <w:r>
        <w:t xml:space="preserve"> de uso</w:t>
      </w:r>
      <w:bookmarkEnd w:id="22"/>
    </w:p>
    <w:p w14:paraId="36B62B8D" w14:textId="77777777" w:rsidR="00C13E56" w:rsidRDefault="00C13E56" w:rsidP="00C13E56"/>
    <w:p w14:paraId="3CD28233" w14:textId="2CCB40DB" w:rsidR="00F9267B" w:rsidRDefault="00D709BE" w:rsidP="00F9267B">
      <w:r>
        <w:t>E</w:t>
      </w:r>
      <w:r w:rsidR="00F9267B">
        <w:t>l</w:t>
      </w:r>
      <w:r w:rsidR="00F9267B" w:rsidRPr="00F9267B">
        <w:t xml:space="preserve"> </w:t>
      </w:r>
      <w:r w:rsidR="00F7412E">
        <w:t>documento</w:t>
      </w:r>
      <w:r w:rsidR="00F9267B" w:rsidRPr="00F9267B">
        <w:t xml:space="preserve"> comprende la implementación y documentación de </w:t>
      </w:r>
      <w:r w:rsidR="00F7412E">
        <w:t>66</w:t>
      </w:r>
      <w:r w:rsidR="00F9267B" w:rsidRPr="00F9267B">
        <w:t xml:space="preserve"> casos de uso del sistema, los cuales han sido seleccionados como prioritarios para el inicio del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73CD672A" w:rsidR="00EC0BFA" w:rsidRDefault="00EC0BFA" w:rsidP="007C5A36">
      <w:pPr>
        <w:pStyle w:val="Descripcin"/>
        <w:keepNext/>
      </w:pPr>
      <w:bookmarkStart w:id="23" w:name="_Toc200405757"/>
      <w:bookmarkStart w:id="24" w:name="_Toc200570059"/>
      <w:bookmarkStart w:id="25" w:name="_Toc200854178"/>
      <w:bookmarkStart w:id="26" w:name="_Toc201172395"/>
      <w:bookmarkStart w:id="27" w:name="_Toc201199576"/>
      <w:bookmarkStart w:id="28" w:name="_Toc201199665"/>
      <w:bookmarkStart w:id="29" w:name="_Toc211609242"/>
      <w:bookmarkStart w:id="30" w:name="_Toc212539444"/>
      <w:bookmarkStart w:id="31" w:name="_Toc212539498"/>
      <w:bookmarkStart w:id="32" w:name="_Toc213698771"/>
      <w:bookmarkStart w:id="33" w:name="_Toc213786821"/>
      <w:bookmarkStart w:id="34" w:name="_Toc213787235"/>
      <w:r>
        <w:lastRenderedPageBreak/>
        <w:t xml:space="preserve">Figura </w:t>
      </w:r>
      <w:fldSimple w:instr=" STYLEREF 1 \s ">
        <w:r w:rsidR="008F7228">
          <w:rPr>
            <w:noProof/>
          </w:rPr>
          <w:t>2</w:t>
        </w:r>
      </w:fldSimple>
      <w:r w:rsidR="008F7228">
        <w:t>.</w:t>
      </w:r>
      <w:fldSimple w:instr=" SEQ Figura \* ARABIC \s 1 ">
        <w:r w:rsidR="008F7228">
          <w:rPr>
            <w:noProof/>
          </w:rPr>
          <w:t>1</w:t>
        </w:r>
      </w:fldSimple>
      <w:r>
        <w:t xml:space="preserve"> gr</w:t>
      </w:r>
      <w:r w:rsidR="000C1D01">
        <w:t>á</w:t>
      </w:r>
      <w:r>
        <w:t>fico de barras de casos de uso</w:t>
      </w:r>
      <w:bookmarkEnd w:id="23"/>
      <w:bookmarkEnd w:id="24"/>
      <w:bookmarkEnd w:id="25"/>
      <w:bookmarkEnd w:id="26"/>
      <w:bookmarkEnd w:id="27"/>
      <w:bookmarkEnd w:id="28"/>
      <w:bookmarkEnd w:id="29"/>
      <w:bookmarkEnd w:id="30"/>
      <w:bookmarkEnd w:id="31"/>
      <w:bookmarkEnd w:id="32"/>
      <w:bookmarkEnd w:id="33"/>
      <w:bookmarkEnd w:id="34"/>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35" w:name="_Toc200405758"/>
      <w:bookmarkStart w:id="36" w:name="_Toc213787117"/>
      <w:r>
        <w:t xml:space="preserve">Porcentaje </w:t>
      </w:r>
      <w:bookmarkEnd w:id="35"/>
      <w:r>
        <w:t>parcial</w:t>
      </w:r>
      <w:bookmarkEnd w:id="36"/>
    </w:p>
    <w:p w14:paraId="43B93733" w14:textId="3185202D" w:rsidR="00535FCB" w:rsidRDefault="00535FCB" w:rsidP="002B34D9">
      <w:pPr>
        <w:ind w:firstLine="0"/>
      </w:pPr>
    </w:p>
    <w:p w14:paraId="6DBA5F37" w14:textId="59D12EB1" w:rsidR="00D1742F" w:rsidRPr="00EC35D4" w:rsidRDefault="009626B7" w:rsidP="00EC35D4">
      <w:r w:rsidRPr="00EC35D4">
        <w:t xml:space="preserve">Este </w:t>
      </w:r>
      <w:r w:rsidR="00F7412E">
        <w:t xml:space="preserve">documento </w:t>
      </w:r>
      <w:r w:rsidRPr="00EC35D4">
        <w:t xml:space="preserve">logra cubrir un </w:t>
      </w:r>
      <w:r w:rsidR="00F7412E">
        <w:t>100</w:t>
      </w:r>
      <w:r w:rsidRPr="00EC35D4">
        <w:t xml:space="preserve">%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0B9B7E26" w:rsidR="000C1D01" w:rsidRDefault="000C1D01" w:rsidP="000C1D01">
      <w:pPr>
        <w:pStyle w:val="Descripcin"/>
        <w:keepNext/>
      </w:pPr>
      <w:bookmarkStart w:id="37" w:name="_Toc201172396"/>
      <w:bookmarkStart w:id="38" w:name="_Toc201199577"/>
      <w:bookmarkStart w:id="39" w:name="_Toc201199666"/>
      <w:bookmarkStart w:id="40" w:name="_Toc211609243"/>
      <w:bookmarkStart w:id="41" w:name="_Toc212539445"/>
      <w:bookmarkStart w:id="42" w:name="_Toc212539499"/>
      <w:bookmarkStart w:id="43" w:name="_Toc213698772"/>
      <w:bookmarkStart w:id="44" w:name="_Toc213786822"/>
      <w:bookmarkStart w:id="45" w:name="_Toc213787236"/>
      <w:r>
        <w:lastRenderedPageBreak/>
        <w:t xml:space="preserve">Figura </w:t>
      </w:r>
      <w:fldSimple w:instr=" STYLEREF 1 \s ">
        <w:r w:rsidR="008F7228">
          <w:rPr>
            <w:noProof/>
          </w:rPr>
          <w:t>2</w:t>
        </w:r>
      </w:fldSimple>
      <w:r w:rsidR="008F7228">
        <w:t>.</w:t>
      </w:r>
      <w:fldSimple w:instr=" SEQ Figura \* ARABIC \s 1 ">
        <w:r w:rsidR="008F7228">
          <w:rPr>
            <w:noProof/>
          </w:rPr>
          <w:t>2</w:t>
        </w:r>
      </w:fldSimple>
      <w:r>
        <w:t xml:space="preserve"> gráfico circular de porcentaje parcial</w:t>
      </w:r>
      <w:bookmarkEnd w:id="37"/>
      <w:bookmarkEnd w:id="38"/>
      <w:bookmarkEnd w:id="39"/>
      <w:bookmarkEnd w:id="40"/>
      <w:bookmarkEnd w:id="41"/>
      <w:bookmarkEnd w:id="42"/>
      <w:bookmarkEnd w:id="43"/>
      <w:bookmarkEnd w:id="44"/>
      <w:bookmarkEnd w:id="45"/>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46" w:name="_Toc213787118"/>
      <w:r>
        <w:t>Porcentaje acumulado</w:t>
      </w:r>
      <w:bookmarkEnd w:id="46"/>
    </w:p>
    <w:p w14:paraId="3AAA7A9F" w14:textId="77777777" w:rsidR="009E15BA" w:rsidRPr="009E15BA" w:rsidRDefault="009E15BA" w:rsidP="009E15BA"/>
    <w:p w14:paraId="0AF0E845" w14:textId="0C2B35B8" w:rsidR="009A5BDA" w:rsidRDefault="007D3888" w:rsidP="007D3888">
      <w:r>
        <w:t>E</w:t>
      </w:r>
      <w:r w:rsidR="009A5BDA" w:rsidRPr="00466725">
        <w:t xml:space="preserve">l porcentaje acumulado de necesidades cubiertas </w:t>
      </w:r>
      <w:r w:rsidR="008D46C5">
        <w:t xml:space="preserve">es </w:t>
      </w:r>
      <w:r w:rsidR="009A5BDA" w:rsidRPr="00466725">
        <w:t xml:space="preserve">un </w:t>
      </w:r>
      <w:r w:rsidR="004C5955">
        <w:t>100</w:t>
      </w:r>
      <w:r w:rsidR="009A5BDA" w:rsidRPr="00466725">
        <w:t xml:space="preserve">%. </w:t>
      </w:r>
    </w:p>
    <w:p w14:paraId="18846C6B" w14:textId="77777777" w:rsidR="006E601F" w:rsidRDefault="006E601F" w:rsidP="009E15BA"/>
    <w:p w14:paraId="5EE0EC2A" w14:textId="799DDF11"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a través de sus categorías (Primarios, Secundarios, Terciarios, Cuaternarios)</w:t>
      </w:r>
      <w:r w:rsidR="00B8260F">
        <w:t xml:space="preserve"> que </w:t>
      </w:r>
      <w:r w:rsidR="000C1D01" w:rsidRPr="000C1D01">
        <w:t xml:space="preserve">representan </w:t>
      </w:r>
      <w:r w:rsidR="00B8260F">
        <w:t>los porcentajes de los incrementos acumulados</w:t>
      </w:r>
      <w:r w:rsidR="00655A38" w:rsidRPr="00466725">
        <w:t xml:space="preserve">. Este cumplimiento </w:t>
      </w:r>
      <w:r w:rsidR="00655A38" w:rsidRPr="00466725">
        <w:lastRenderedPageBreak/>
        <w:t xml:space="preserve">del </w:t>
      </w:r>
      <w:r w:rsidR="004C5955">
        <w:t>100</w:t>
      </w:r>
      <w:r w:rsidR="00655A38" w:rsidRPr="00466725">
        <w:t xml:space="preserve">% </w:t>
      </w:r>
      <w:r w:rsidR="004C5955">
        <w:t>cumple con</w:t>
      </w:r>
      <w:r w:rsidR="00655A38" w:rsidRPr="00466725">
        <w:t xml:space="preserve"> el requisito mínimo del </w:t>
      </w:r>
      <w:r w:rsidR="004C5955">
        <w:t>100</w:t>
      </w:r>
      <w:r w:rsidR="00655A38" w:rsidRPr="00466725">
        <w:t>% establecido</w:t>
      </w:r>
      <w:r w:rsidR="002401C0">
        <w:t xml:space="preserve">. </w:t>
      </w:r>
      <w:r w:rsidR="008841CC" w:rsidRPr="007A7325">
        <w:t>Cada</w:t>
      </w:r>
      <w:r w:rsidRPr="007A7325">
        <w:t xml:space="preserve"> barra muestra la </w:t>
      </w:r>
      <w:r w:rsidR="00E63B1E" w:rsidRPr="007A7325">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11F71E8D" w:rsidR="000C1D01" w:rsidRDefault="000C1D01" w:rsidP="000C1D01">
      <w:pPr>
        <w:pStyle w:val="Descripcin"/>
        <w:keepNext/>
      </w:pPr>
      <w:bookmarkStart w:id="47" w:name="_Toc201172397"/>
      <w:bookmarkStart w:id="48" w:name="_Toc201199578"/>
      <w:bookmarkStart w:id="49" w:name="_Toc201199667"/>
      <w:bookmarkStart w:id="50" w:name="_Toc211609244"/>
      <w:bookmarkStart w:id="51" w:name="_Toc212539446"/>
      <w:bookmarkStart w:id="52" w:name="_Toc212539500"/>
      <w:bookmarkStart w:id="53" w:name="_Toc213698773"/>
      <w:bookmarkStart w:id="54" w:name="_Toc213786823"/>
      <w:bookmarkStart w:id="55" w:name="_Toc213787237"/>
      <w:r>
        <w:t xml:space="preserve">Figura </w:t>
      </w:r>
      <w:fldSimple w:instr=" STYLEREF 1 \s ">
        <w:r w:rsidR="008F7228">
          <w:rPr>
            <w:noProof/>
          </w:rPr>
          <w:t>2</w:t>
        </w:r>
      </w:fldSimple>
      <w:r w:rsidR="008F7228">
        <w:t>.</w:t>
      </w:r>
      <w:fldSimple w:instr=" SEQ Figura \* ARABIC \s 1 ">
        <w:r w:rsidR="008F7228">
          <w:rPr>
            <w:noProof/>
          </w:rPr>
          <w:t>3</w:t>
        </w:r>
      </w:fldSimple>
      <w:r>
        <w:t xml:space="preserve"> </w:t>
      </w:r>
      <w:r w:rsidRPr="003D5B76">
        <w:t>gr</w:t>
      </w:r>
      <w:r>
        <w:t>á</w:t>
      </w:r>
      <w:r w:rsidRPr="003D5B76">
        <w:t>fico de barras porcentaje acumulado</w:t>
      </w:r>
      <w:bookmarkEnd w:id="47"/>
      <w:bookmarkEnd w:id="48"/>
      <w:bookmarkEnd w:id="49"/>
      <w:bookmarkEnd w:id="50"/>
      <w:bookmarkEnd w:id="51"/>
      <w:bookmarkEnd w:id="52"/>
      <w:bookmarkEnd w:id="53"/>
      <w:bookmarkEnd w:id="54"/>
      <w:bookmarkEnd w:id="55"/>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56" w:name="_Toc201199579"/>
      <w:bookmarkStart w:id="57" w:name="_Toc201199668"/>
      <w:bookmarkStart w:id="58" w:name="_Toc211609245"/>
      <w:bookmarkStart w:id="59" w:name="_Toc212539447"/>
      <w:bookmarkStart w:id="60" w:name="_Toc213698774"/>
      <w:bookmarkStart w:id="61" w:name="_Toc213786824"/>
      <w:bookmarkStart w:id="62" w:name="_Toc213787119"/>
      <w:bookmarkStart w:id="63" w:name="_Toc213787238"/>
      <w:r>
        <w:lastRenderedPageBreak/>
        <w:t>PRODUCT BACKLOG</w:t>
      </w:r>
      <w:bookmarkEnd w:id="56"/>
      <w:bookmarkEnd w:id="57"/>
      <w:bookmarkEnd w:id="58"/>
      <w:bookmarkEnd w:id="59"/>
      <w:bookmarkEnd w:id="60"/>
      <w:bookmarkEnd w:id="61"/>
      <w:bookmarkEnd w:id="62"/>
      <w:bookmarkEnd w:id="63"/>
    </w:p>
    <w:p w14:paraId="30BA1A36" w14:textId="77777777" w:rsidR="00DA3A84" w:rsidRDefault="00DA3A84" w:rsidP="00DA3A84"/>
    <w:p w14:paraId="236EF2C9" w14:textId="77777777" w:rsidR="00987A0F" w:rsidRDefault="00987A0F" w:rsidP="00DA3A84"/>
    <w:p w14:paraId="254F2D31" w14:textId="3095E0BB" w:rsidR="005514FF" w:rsidRPr="00DA3A84" w:rsidRDefault="00A7263C" w:rsidP="005514FF">
      <w:r>
        <w:t xml:space="preserve">En la tabla 3.1 se ha </w:t>
      </w:r>
      <w:r w:rsidR="00DA3A84" w:rsidRPr="00DA3A84">
        <w:t>establecido y mantenido un Product Backlog que contiene los requerimientos priorizados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r w:rsidR="00803D6C" w:rsidRPr="00DA3A84">
        <w:t>Sprint</w:t>
      </w:r>
      <w:r w:rsidR="00803D6C">
        <w:t>s</w:t>
      </w:r>
      <w:r w:rsidR="00DA3A84" w:rsidRPr="00DA3A84">
        <w:t>.</w:t>
      </w:r>
    </w:p>
    <w:p w14:paraId="61E3A971" w14:textId="449602C4" w:rsidR="00EA3640" w:rsidRPr="00EA3640" w:rsidRDefault="00EA3640" w:rsidP="00EA3640">
      <w:pPr>
        <w:pStyle w:val="Sinespaciado"/>
      </w:pPr>
    </w:p>
    <w:p w14:paraId="319BB0B3" w14:textId="7D2A886F" w:rsidR="00803D6C" w:rsidRDefault="00803D6C" w:rsidP="00803D6C">
      <w:pPr>
        <w:pStyle w:val="Descripcin"/>
        <w:keepNext/>
      </w:pPr>
      <w:bookmarkStart w:id="64" w:name="_Toc200854044"/>
      <w:bookmarkStart w:id="65" w:name="_Toc201172325"/>
      <w:bookmarkStart w:id="66" w:name="_Toc201199580"/>
      <w:bookmarkStart w:id="67" w:name="_Toc201199669"/>
      <w:bookmarkStart w:id="68" w:name="_Toc211609246"/>
      <w:bookmarkStart w:id="69" w:name="_Toc212539448"/>
      <w:bookmarkStart w:id="70" w:name="_Toc213698741"/>
      <w:bookmarkStart w:id="71" w:name="_Toc213698775"/>
      <w:bookmarkStart w:id="72" w:name="_Toc213786825"/>
      <w:bookmarkStart w:id="73" w:name="_Toc213787239"/>
      <w:r>
        <w:t xml:space="preserve">Tabla </w:t>
      </w:r>
      <w:fldSimple w:instr=" STYLEREF 1 \s ">
        <w:r w:rsidR="008F7228">
          <w:rPr>
            <w:noProof/>
          </w:rPr>
          <w:t>3</w:t>
        </w:r>
      </w:fldSimple>
      <w:r w:rsidR="008F7228">
        <w:t>.</w:t>
      </w:r>
      <w:fldSimple w:instr=" SEQ Tabla \* ARABIC \s 1 ">
        <w:r w:rsidR="008F7228">
          <w:rPr>
            <w:noProof/>
          </w:rPr>
          <w:t>1</w:t>
        </w:r>
      </w:fldSimple>
      <w:r>
        <w:t xml:space="preserve"> </w:t>
      </w:r>
      <w:r w:rsidR="005A0324" w:rsidRPr="003B3139">
        <w:t>P</w:t>
      </w:r>
      <w:r w:rsidRPr="003B3139">
        <w:t>roduct</w:t>
      </w:r>
      <w:r>
        <w:t xml:space="preserve"> backlog</w:t>
      </w:r>
      <w:bookmarkEnd w:id="64"/>
      <w:bookmarkEnd w:id="65"/>
      <w:bookmarkEnd w:id="66"/>
      <w:bookmarkEnd w:id="67"/>
      <w:bookmarkEnd w:id="68"/>
      <w:bookmarkEnd w:id="69"/>
      <w:bookmarkEnd w:id="70"/>
      <w:bookmarkEnd w:id="71"/>
      <w:bookmarkEnd w:id="72"/>
      <w:bookmarkEnd w:id="73"/>
    </w:p>
    <w:tbl>
      <w:tblPr>
        <w:tblStyle w:val="Tablaconcuadrcula"/>
        <w:tblW w:w="0" w:type="auto"/>
        <w:tblLayout w:type="fixed"/>
        <w:tblLook w:val="04A0" w:firstRow="1" w:lastRow="0" w:firstColumn="1" w:lastColumn="0" w:noHBand="0" w:noVBand="1"/>
      </w:tblPr>
      <w:tblGrid>
        <w:gridCol w:w="704"/>
        <w:gridCol w:w="1559"/>
        <w:gridCol w:w="1843"/>
        <w:gridCol w:w="1701"/>
        <w:gridCol w:w="1134"/>
        <w:gridCol w:w="1418"/>
        <w:gridCol w:w="1035"/>
      </w:tblGrid>
      <w:tr w:rsidR="00F426D3" w14:paraId="391FA67B" w14:textId="7EAF82AD" w:rsidTr="00F7412E">
        <w:trPr>
          <w:trHeight w:val="905"/>
        </w:trPr>
        <w:tc>
          <w:tcPr>
            <w:tcW w:w="704" w:type="dxa"/>
          </w:tcPr>
          <w:p w14:paraId="1FA59DB8" w14:textId="1C6395EF" w:rsidR="00AA32B6" w:rsidRPr="007C25F6" w:rsidRDefault="00F07082" w:rsidP="007C25F6">
            <w:pPr>
              <w:ind w:firstLine="0"/>
              <w:jc w:val="center"/>
              <w:rPr>
                <w:rFonts w:cs="Times New Roman"/>
              </w:rPr>
            </w:pPr>
            <w:r>
              <w:rPr>
                <w:rFonts w:cs="Times New Roman"/>
              </w:rPr>
              <w:t>CU</w:t>
            </w:r>
          </w:p>
        </w:tc>
        <w:tc>
          <w:tcPr>
            <w:tcW w:w="1559" w:type="dxa"/>
          </w:tcPr>
          <w:p w14:paraId="60646E45" w14:textId="1A3C8B19" w:rsidR="00AA32B6" w:rsidRPr="007C25F6" w:rsidRDefault="00AA32B6" w:rsidP="007C25F6">
            <w:pPr>
              <w:ind w:firstLine="0"/>
              <w:jc w:val="center"/>
              <w:rPr>
                <w:rFonts w:cs="Times New Roman"/>
              </w:rPr>
            </w:pPr>
            <w:r w:rsidRPr="007C25F6">
              <w:rPr>
                <w:rFonts w:cs="Times New Roman"/>
              </w:rPr>
              <w:t>Caso de uso</w:t>
            </w:r>
          </w:p>
        </w:tc>
        <w:tc>
          <w:tcPr>
            <w:tcW w:w="1843" w:type="dxa"/>
          </w:tcPr>
          <w:p w14:paraId="2FA04EF2" w14:textId="1A6CF0F4" w:rsidR="00AA32B6" w:rsidRPr="007C25F6" w:rsidRDefault="00AA32B6" w:rsidP="007C25F6">
            <w:pPr>
              <w:ind w:firstLine="0"/>
              <w:jc w:val="center"/>
              <w:rPr>
                <w:rFonts w:cs="Times New Roman"/>
              </w:rPr>
            </w:pPr>
            <w:r w:rsidRPr="007C25F6">
              <w:rPr>
                <w:rFonts w:cs="Times New Roman"/>
              </w:rPr>
              <w:t>Historia de usuario</w:t>
            </w:r>
          </w:p>
        </w:tc>
        <w:tc>
          <w:tcPr>
            <w:tcW w:w="1701" w:type="dxa"/>
          </w:tcPr>
          <w:p w14:paraId="34016F1C" w14:textId="4B529A0F" w:rsidR="00AA32B6" w:rsidRPr="007C25F6" w:rsidRDefault="00AA32B6" w:rsidP="007C25F6">
            <w:pPr>
              <w:ind w:firstLine="0"/>
              <w:jc w:val="center"/>
              <w:rPr>
                <w:rFonts w:cs="Times New Roman"/>
              </w:rPr>
            </w:pPr>
            <w:r w:rsidRPr="007C25F6">
              <w:rPr>
                <w:rFonts w:cs="Times New Roman"/>
              </w:rPr>
              <w:t>Descripción breve</w:t>
            </w:r>
          </w:p>
        </w:tc>
        <w:tc>
          <w:tcPr>
            <w:tcW w:w="1134" w:type="dxa"/>
          </w:tcPr>
          <w:p w14:paraId="2A5F4731" w14:textId="6D3234AD" w:rsidR="00AA32B6" w:rsidRPr="007C25F6" w:rsidRDefault="00AA32B6" w:rsidP="007C25F6">
            <w:pPr>
              <w:ind w:firstLine="0"/>
              <w:jc w:val="center"/>
              <w:rPr>
                <w:rFonts w:cs="Times New Roman"/>
              </w:rPr>
            </w:pPr>
            <w:r w:rsidRPr="007C25F6">
              <w:rPr>
                <w:rFonts w:cs="Times New Roman"/>
              </w:rPr>
              <w:t>Prioridad</w:t>
            </w:r>
          </w:p>
        </w:tc>
        <w:tc>
          <w:tcPr>
            <w:tcW w:w="1418" w:type="dxa"/>
          </w:tcPr>
          <w:p w14:paraId="243AD9CD" w14:textId="4FB8ADDD" w:rsidR="00AA32B6" w:rsidRPr="007C25F6" w:rsidRDefault="00AA32B6" w:rsidP="007C25F6">
            <w:pPr>
              <w:ind w:firstLine="0"/>
              <w:jc w:val="center"/>
              <w:rPr>
                <w:rFonts w:cs="Times New Roman"/>
              </w:rPr>
            </w:pPr>
            <w:r w:rsidRPr="007C25F6">
              <w:rPr>
                <w:rFonts w:cs="Times New Roman"/>
              </w:rPr>
              <w:t>Estimación</w:t>
            </w:r>
          </w:p>
        </w:tc>
        <w:tc>
          <w:tcPr>
            <w:tcW w:w="1035" w:type="dxa"/>
          </w:tcPr>
          <w:p w14:paraId="2E35312B" w14:textId="5CAB080D" w:rsidR="00AA32B6" w:rsidRPr="007C25F6" w:rsidRDefault="00AA32B6" w:rsidP="007C25F6">
            <w:pPr>
              <w:ind w:firstLine="0"/>
              <w:jc w:val="center"/>
              <w:rPr>
                <w:rFonts w:cs="Times New Roman"/>
              </w:rPr>
            </w:pPr>
            <w:r w:rsidRPr="007C25F6">
              <w:rPr>
                <w:rFonts w:cs="Times New Roman"/>
              </w:rPr>
              <w:t>Estado</w:t>
            </w:r>
          </w:p>
        </w:tc>
      </w:tr>
      <w:tr w:rsidR="00292BE1" w14:paraId="2CFD68D5" w14:textId="77777777" w:rsidTr="00F7412E">
        <w:trPr>
          <w:trHeight w:val="905"/>
        </w:trPr>
        <w:tc>
          <w:tcPr>
            <w:tcW w:w="704" w:type="dxa"/>
          </w:tcPr>
          <w:p w14:paraId="27D18032" w14:textId="0F16C374" w:rsidR="00292BE1" w:rsidRDefault="00292BE1" w:rsidP="00292BE1">
            <w:pPr>
              <w:ind w:firstLine="0"/>
              <w:rPr>
                <w:rFonts w:cs="Times New Roman"/>
              </w:rPr>
            </w:pPr>
            <w:r w:rsidRPr="007C25F6">
              <w:rPr>
                <w:rFonts w:cs="Times New Roman"/>
              </w:rPr>
              <w:t>1.1</w:t>
            </w:r>
          </w:p>
        </w:tc>
        <w:tc>
          <w:tcPr>
            <w:tcW w:w="1559" w:type="dxa"/>
          </w:tcPr>
          <w:p w14:paraId="2B2FB550" w14:textId="7754DFF3" w:rsidR="00292BE1" w:rsidRPr="007C25F6" w:rsidRDefault="00292BE1" w:rsidP="00292BE1">
            <w:pPr>
              <w:ind w:firstLine="0"/>
              <w:jc w:val="center"/>
              <w:rPr>
                <w:rFonts w:cs="Times New Roman"/>
              </w:rPr>
            </w:pPr>
            <w:r w:rsidRPr="007C25F6">
              <w:rPr>
                <w:rFonts w:cs="Times New Roman"/>
                <w:color w:val="000000"/>
                <w:sz w:val="22"/>
                <w:szCs w:val="22"/>
                <w:shd w:val="clear" w:color="auto" w:fill="FFFFFF"/>
              </w:rPr>
              <w:t>Visualizando los turnos de trabajo asignado por empleado</w:t>
            </w:r>
          </w:p>
        </w:tc>
        <w:tc>
          <w:tcPr>
            <w:tcW w:w="1843" w:type="dxa"/>
          </w:tcPr>
          <w:p w14:paraId="604B8BE9" w14:textId="0E2070EE" w:rsidR="00292BE1" w:rsidRPr="007C25F6" w:rsidRDefault="00292BE1" w:rsidP="00292BE1">
            <w:pPr>
              <w:ind w:firstLine="0"/>
              <w:jc w:val="center"/>
              <w:rPr>
                <w:rFonts w:cs="Times New Roman"/>
              </w:rPr>
            </w:pPr>
            <w:r>
              <w:rPr>
                <w:rFonts w:cs="Times New Roman"/>
              </w:rPr>
              <w:t xml:space="preserve">Como usuario necesito poder. </w:t>
            </w:r>
            <w:r w:rsidRPr="007C25F6">
              <w:rPr>
                <w:rFonts w:cs="Times New Roman"/>
              </w:rPr>
              <w:t>Visualizar los turnos de trabajo asignado por empleado</w:t>
            </w:r>
          </w:p>
        </w:tc>
        <w:tc>
          <w:tcPr>
            <w:tcW w:w="1701" w:type="dxa"/>
          </w:tcPr>
          <w:p w14:paraId="4D435F48" w14:textId="0D99137C" w:rsidR="00292BE1" w:rsidRPr="007C25F6" w:rsidRDefault="00292BE1" w:rsidP="00292BE1">
            <w:pPr>
              <w:ind w:firstLine="0"/>
              <w:jc w:val="center"/>
              <w:rPr>
                <w:rFonts w:cs="Times New Roman"/>
              </w:rPr>
            </w:pPr>
            <w:r w:rsidRPr="007C25F6">
              <w:rPr>
                <w:rFonts w:cs="Times New Roman"/>
              </w:rPr>
              <w:t>Diseñar, crear tabla de turnos, dentro de ella asignación de turnos, importar información y diseño de lista con empleados registrados</w:t>
            </w:r>
          </w:p>
        </w:tc>
        <w:tc>
          <w:tcPr>
            <w:tcW w:w="1134" w:type="dxa"/>
          </w:tcPr>
          <w:p w14:paraId="2CAB2DBE" w14:textId="448D384A" w:rsidR="00292BE1" w:rsidRPr="007C25F6" w:rsidRDefault="00292BE1" w:rsidP="00292BE1">
            <w:pPr>
              <w:ind w:firstLine="0"/>
              <w:jc w:val="center"/>
              <w:rPr>
                <w:rFonts w:cs="Times New Roman"/>
              </w:rPr>
            </w:pPr>
            <w:r w:rsidRPr="007C25F6">
              <w:rPr>
                <w:rFonts w:cs="Times New Roman"/>
              </w:rPr>
              <w:t>Media</w:t>
            </w:r>
          </w:p>
        </w:tc>
        <w:tc>
          <w:tcPr>
            <w:tcW w:w="1418" w:type="dxa"/>
          </w:tcPr>
          <w:p w14:paraId="3E068AAB" w14:textId="78B54A38" w:rsidR="00292BE1" w:rsidRPr="007C25F6" w:rsidRDefault="00292BE1" w:rsidP="00292BE1">
            <w:pPr>
              <w:ind w:firstLine="0"/>
              <w:jc w:val="center"/>
              <w:rPr>
                <w:rFonts w:cs="Times New Roman"/>
              </w:rPr>
            </w:pPr>
            <w:r w:rsidRPr="007C25F6">
              <w:rPr>
                <w:rFonts w:cs="Times New Roman"/>
              </w:rPr>
              <w:t>8</w:t>
            </w:r>
          </w:p>
        </w:tc>
        <w:tc>
          <w:tcPr>
            <w:tcW w:w="1035" w:type="dxa"/>
          </w:tcPr>
          <w:p w14:paraId="1C02A840" w14:textId="410AC166" w:rsidR="00292BE1" w:rsidRPr="007C25F6" w:rsidRDefault="00292BE1" w:rsidP="00292BE1">
            <w:pPr>
              <w:ind w:firstLine="0"/>
              <w:jc w:val="center"/>
              <w:rPr>
                <w:rFonts w:cs="Times New Roman"/>
              </w:rPr>
            </w:pPr>
            <w:r w:rsidRPr="7CF57183">
              <w:rPr>
                <w:rFonts w:cs="Times New Roman"/>
              </w:rPr>
              <w:t>En proceso</w:t>
            </w:r>
          </w:p>
        </w:tc>
      </w:tr>
      <w:tr w:rsidR="008858A8" w14:paraId="7E1B9BAB" w14:textId="77777777" w:rsidTr="00F7412E">
        <w:trPr>
          <w:trHeight w:val="905"/>
        </w:trPr>
        <w:tc>
          <w:tcPr>
            <w:tcW w:w="704" w:type="dxa"/>
          </w:tcPr>
          <w:p w14:paraId="3D614F2A" w14:textId="3EBDC40F" w:rsidR="008858A8" w:rsidRPr="007C25F6" w:rsidRDefault="008858A8" w:rsidP="008858A8">
            <w:pPr>
              <w:ind w:firstLine="0"/>
              <w:jc w:val="center"/>
              <w:rPr>
                <w:rFonts w:cs="Times New Roman"/>
              </w:rPr>
            </w:pPr>
            <w:r>
              <w:rPr>
                <w:rFonts w:cs="Times New Roman"/>
              </w:rPr>
              <w:t>1.2</w:t>
            </w:r>
          </w:p>
        </w:tc>
        <w:tc>
          <w:tcPr>
            <w:tcW w:w="1559" w:type="dxa"/>
          </w:tcPr>
          <w:p w14:paraId="5926CCEE" w14:textId="11174D24" w:rsidR="008858A8" w:rsidRPr="007C25F6" w:rsidRDefault="008858A8" w:rsidP="008858A8">
            <w:pPr>
              <w:ind w:firstLine="0"/>
              <w:jc w:val="center"/>
              <w:rPr>
                <w:rFonts w:cs="Times New Roman"/>
                <w:color w:val="000000"/>
                <w:sz w:val="22"/>
                <w:szCs w:val="22"/>
                <w:shd w:val="clear" w:color="auto" w:fill="FFFFFF"/>
              </w:rPr>
            </w:pPr>
            <w:r>
              <w:rPr>
                <w:rFonts w:cs="Times New Roman"/>
              </w:rPr>
              <w:t>Asignando turnos de trabajo</w:t>
            </w:r>
          </w:p>
        </w:tc>
        <w:tc>
          <w:tcPr>
            <w:tcW w:w="1843" w:type="dxa"/>
          </w:tcPr>
          <w:p w14:paraId="4090BC06" w14:textId="45F721D0"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turnos a los trabajadores para organizar sus horarios de manera eficiente.</w:t>
            </w:r>
          </w:p>
        </w:tc>
        <w:tc>
          <w:tcPr>
            <w:tcW w:w="1701" w:type="dxa"/>
          </w:tcPr>
          <w:p w14:paraId="0B8A0BCC" w14:textId="34D90A32" w:rsidR="008858A8" w:rsidRPr="007C25F6" w:rsidRDefault="008858A8" w:rsidP="008858A8">
            <w:pPr>
              <w:ind w:firstLine="0"/>
              <w:jc w:val="center"/>
              <w:rPr>
                <w:rFonts w:cs="Times New Roman"/>
              </w:rPr>
            </w:pPr>
            <w:r w:rsidRPr="0039364F">
              <w:rPr>
                <w:rFonts w:cs="Times New Roman"/>
              </w:rPr>
              <w:t xml:space="preserve">Diseñar y crear tabla de turnos con opción de asignación, importar información y diseñar lista de empleados con </w:t>
            </w:r>
            <w:r w:rsidRPr="0039364F">
              <w:rPr>
                <w:rFonts w:cs="Times New Roman"/>
              </w:rPr>
              <w:lastRenderedPageBreak/>
              <w:t>sus respectivos turnos.</w:t>
            </w:r>
          </w:p>
        </w:tc>
        <w:tc>
          <w:tcPr>
            <w:tcW w:w="1134" w:type="dxa"/>
          </w:tcPr>
          <w:p w14:paraId="49F34DE0" w14:textId="0568EDA5" w:rsidR="008858A8" w:rsidRPr="007C25F6" w:rsidRDefault="008858A8" w:rsidP="008858A8">
            <w:pPr>
              <w:ind w:firstLine="0"/>
              <w:jc w:val="center"/>
              <w:rPr>
                <w:rFonts w:cs="Times New Roman"/>
              </w:rPr>
            </w:pPr>
            <w:r>
              <w:rPr>
                <w:rFonts w:cs="Times New Roman"/>
              </w:rPr>
              <w:lastRenderedPageBreak/>
              <w:t>Alta</w:t>
            </w:r>
          </w:p>
        </w:tc>
        <w:tc>
          <w:tcPr>
            <w:tcW w:w="1418" w:type="dxa"/>
          </w:tcPr>
          <w:p w14:paraId="15FF7021" w14:textId="25717F60" w:rsidR="008858A8" w:rsidRPr="007C25F6" w:rsidRDefault="008858A8" w:rsidP="008858A8">
            <w:pPr>
              <w:ind w:firstLine="0"/>
              <w:jc w:val="center"/>
              <w:rPr>
                <w:rFonts w:cs="Times New Roman"/>
              </w:rPr>
            </w:pPr>
            <w:r>
              <w:rPr>
                <w:rFonts w:cs="Times New Roman"/>
              </w:rPr>
              <w:t>8</w:t>
            </w:r>
          </w:p>
        </w:tc>
        <w:tc>
          <w:tcPr>
            <w:tcW w:w="1035" w:type="dxa"/>
          </w:tcPr>
          <w:p w14:paraId="037D6F18" w14:textId="0E3054B4" w:rsidR="008858A8" w:rsidRPr="7CF57183" w:rsidRDefault="008858A8" w:rsidP="008858A8">
            <w:pPr>
              <w:ind w:firstLine="0"/>
              <w:jc w:val="center"/>
              <w:rPr>
                <w:rFonts w:cs="Times New Roman"/>
              </w:rPr>
            </w:pPr>
            <w:r>
              <w:rPr>
                <w:rFonts w:cs="Times New Roman"/>
              </w:rPr>
              <w:t>En proceso</w:t>
            </w:r>
          </w:p>
        </w:tc>
      </w:tr>
      <w:tr w:rsidR="008858A8" w14:paraId="21D1438C" w14:textId="77777777" w:rsidTr="00F7412E">
        <w:trPr>
          <w:trHeight w:val="905"/>
        </w:trPr>
        <w:tc>
          <w:tcPr>
            <w:tcW w:w="704" w:type="dxa"/>
          </w:tcPr>
          <w:p w14:paraId="7424A286" w14:textId="6F2E3429" w:rsidR="008858A8" w:rsidRPr="007C25F6" w:rsidRDefault="008858A8" w:rsidP="008858A8">
            <w:pPr>
              <w:ind w:firstLine="0"/>
              <w:jc w:val="center"/>
              <w:rPr>
                <w:rFonts w:cs="Times New Roman"/>
              </w:rPr>
            </w:pPr>
            <w:r>
              <w:rPr>
                <w:rFonts w:cs="Times New Roman"/>
              </w:rPr>
              <w:t>1.3.1</w:t>
            </w:r>
          </w:p>
        </w:tc>
        <w:tc>
          <w:tcPr>
            <w:tcW w:w="1559" w:type="dxa"/>
          </w:tcPr>
          <w:p w14:paraId="3C7BE2AB" w14:textId="5A9400A1" w:rsidR="008858A8" w:rsidRPr="007C25F6" w:rsidRDefault="008858A8" w:rsidP="008858A8">
            <w:pPr>
              <w:ind w:firstLine="0"/>
              <w:jc w:val="center"/>
              <w:rPr>
                <w:rFonts w:cs="Times New Roman"/>
                <w:color w:val="000000"/>
                <w:sz w:val="22"/>
                <w:szCs w:val="22"/>
                <w:shd w:val="clear" w:color="auto" w:fill="FFFFFF"/>
              </w:rPr>
            </w:pPr>
            <w:r>
              <w:rPr>
                <w:rFonts w:cs="Times New Roman"/>
              </w:rPr>
              <w:t>Editando la descripción del turno</w:t>
            </w:r>
          </w:p>
        </w:tc>
        <w:tc>
          <w:tcPr>
            <w:tcW w:w="1843" w:type="dxa"/>
          </w:tcPr>
          <w:p w14:paraId="77B39ADA" w14:textId="7AE90484"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la descripción de un turno para actualizar cambios cuando sea necesario.</w:t>
            </w:r>
          </w:p>
        </w:tc>
        <w:tc>
          <w:tcPr>
            <w:tcW w:w="1701" w:type="dxa"/>
          </w:tcPr>
          <w:p w14:paraId="40488A24" w14:textId="585F2899" w:rsidR="008858A8" w:rsidRPr="007C25F6" w:rsidRDefault="008858A8" w:rsidP="008858A8">
            <w:pPr>
              <w:ind w:firstLine="0"/>
              <w:jc w:val="center"/>
              <w:rPr>
                <w:rFonts w:cs="Times New Roman"/>
              </w:rPr>
            </w:pPr>
            <w:r w:rsidRPr="0039364F">
              <w:rPr>
                <w:rFonts w:cs="Times New Roman"/>
              </w:rPr>
              <w:t>Diseñar y crear opción de edición de turnos, importar información existente y actualizar los cambios en la descripción del turno.</w:t>
            </w:r>
          </w:p>
        </w:tc>
        <w:tc>
          <w:tcPr>
            <w:tcW w:w="1134" w:type="dxa"/>
          </w:tcPr>
          <w:p w14:paraId="39E8651D" w14:textId="55A55E1B" w:rsidR="008858A8" w:rsidRPr="007C25F6" w:rsidRDefault="008858A8" w:rsidP="008858A8">
            <w:pPr>
              <w:ind w:firstLine="0"/>
              <w:jc w:val="center"/>
              <w:rPr>
                <w:rFonts w:cs="Times New Roman"/>
              </w:rPr>
            </w:pPr>
            <w:r>
              <w:rPr>
                <w:rFonts w:cs="Times New Roman"/>
              </w:rPr>
              <w:t>Alta</w:t>
            </w:r>
          </w:p>
        </w:tc>
        <w:tc>
          <w:tcPr>
            <w:tcW w:w="1418" w:type="dxa"/>
          </w:tcPr>
          <w:p w14:paraId="237BE1CE" w14:textId="44181A8F" w:rsidR="008858A8" w:rsidRPr="007C25F6" w:rsidRDefault="008858A8" w:rsidP="008858A8">
            <w:pPr>
              <w:ind w:firstLine="0"/>
              <w:jc w:val="center"/>
              <w:rPr>
                <w:rFonts w:cs="Times New Roman"/>
              </w:rPr>
            </w:pPr>
            <w:r>
              <w:rPr>
                <w:rFonts w:cs="Times New Roman"/>
              </w:rPr>
              <w:t>7</w:t>
            </w:r>
          </w:p>
        </w:tc>
        <w:tc>
          <w:tcPr>
            <w:tcW w:w="1035" w:type="dxa"/>
          </w:tcPr>
          <w:p w14:paraId="62924E43" w14:textId="6BBFB73D" w:rsidR="008858A8" w:rsidRPr="7CF57183" w:rsidRDefault="008858A8" w:rsidP="008858A8">
            <w:pPr>
              <w:ind w:firstLine="0"/>
              <w:jc w:val="center"/>
              <w:rPr>
                <w:rFonts w:cs="Times New Roman"/>
              </w:rPr>
            </w:pPr>
            <w:r>
              <w:rPr>
                <w:rFonts w:cs="Times New Roman"/>
              </w:rPr>
              <w:t>En proceso</w:t>
            </w:r>
          </w:p>
        </w:tc>
      </w:tr>
      <w:tr w:rsidR="008858A8" w14:paraId="137BB3E0" w14:textId="77777777" w:rsidTr="00F7412E">
        <w:trPr>
          <w:trHeight w:val="905"/>
        </w:trPr>
        <w:tc>
          <w:tcPr>
            <w:tcW w:w="704" w:type="dxa"/>
          </w:tcPr>
          <w:p w14:paraId="7262144B" w14:textId="34E59074" w:rsidR="008858A8" w:rsidRPr="007C25F6" w:rsidRDefault="008858A8" w:rsidP="008858A8">
            <w:pPr>
              <w:ind w:firstLine="0"/>
              <w:jc w:val="center"/>
              <w:rPr>
                <w:rFonts w:cs="Times New Roman"/>
              </w:rPr>
            </w:pPr>
            <w:r>
              <w:rPr>
                <w:rFonts w:cs="Times New Roman"/>
              </w:rPr>
              <w:t>1.3.2</w:t>
            </w:r>
          </w:p>
        </w:tc>
        <w:tc>
          <w:tcPr>
            <w:tcW w:w="1559" w:type="dxa"/>
          </w:tcPr>
          <w:p w14:paraId="37B16AE5" w14:textId="65E37E31" w:rsidR="008858A8" w:rsidRPr="007C25F6" w:rsidRDefault="008858A8" w:rsidP="008858A8">
            <w:pPr>
              <w:ind w:firstLine="0"/>
              <w:jc w:val="center"/>
              <w:rPr>
                <w:rFonts w:cs="Times New Roman"/>
                <w:color w:val="000000"/>
                <w:sz w:val="22"/>
                <w:szCs w:val="22"/>
                <w:shd w:val="clear" w:color="auto" w:fill="FFFFFF"/>
              </w:rPr>
            </w:pPr>
            <w:r>
              <w:rPr>
                <w:rFonts w:cs="Times New Roman"/>
              </w:rPr>
              <w:t>Cambiando el turno de los trabajadores</w:t>
            </w:r>
          </w:p>
        </w:tc>
        <w:tc>
          <w:tcPr>
            <w:tcW w:w="1843" w:type="dxa"/>
          </w:tcPr>
          <w:p w14:paraId="2C5EB187" w14:textId="636D05A6"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cambiar los turnos de los trabajadores para ajustar la planificación.</w:t>
            </w:r>
          </w:p>
        </w:tc>
        <w:tc>
          <w:tcPr>
            <w:tcW w:w="1701" w:type="dxa"/>
          </w:tcPr>
          <w:p w14:paraId="47CD55D2" w14:textId="687EA810" w:rsidR="008858A8" w:rsidRPr="007C25F6" w:rsidRDefault="008858A8" w:rsidP="008858A8">
            <w:pPr>
              <w:ind w:firstLine="0"/>
              <w:jc w:val="center"/>
              <w:rPr>
                <w:rFonts w:cs="Times New Roman"/>
              </w:rPr>
            </w:pPr>
            <w:r w:rsidRPr="0039364F">
              <w:rPr>
                <w:rFonts w:cs="Times New Roman"/>
              </w:rPr>
              <w:t>Diseñar y crear vista de cambio de turnos, importar información de trabajadores y diseñar formulario para reasignar turnos.</w:t>
            </w:r>
          </w:p>
        </w:tc>
        <w:tc>
          <w:tcPr>
            <w:tcW w:w="1134" w:type="dxa"/>
          </w:tcPr>
          <w:p w14:paraId="2B622199" w14:textId="5E026A31" w:rsidR="008858A8" w:rsidRPr="007C25F6" w:rsidRDefault="008858A8" w:rsidP="008858A8">
            <w:pPr>
              <w:ind w:firstLine="0"/>
              <w:jc w:val="center"/>
              <w:rPr>
                <w:rFonts w:cs="Times New Roman"/>
              </w:rPr>
            </w:pPr>
            <w:r>
              <w:rPr>
                <w:rFonts w:cs="Times New Roman"/>
              </w:rPr>
              <w:t>Alta</w:t>
            </w:r>
          </w:p>
        </w:tc>
        <w:tc>
          <w:tcPr>
            <w:tcW w:w="1418" w:type="dxa"/>
          </w:tcPr>
          <w:p w14:paraId="6EAFA8EB" w14:textId="1DB0C7B9" w:rsidR="008858A8" w:rsidRPr="007C25F6" w:rsidRDefault="008858A8" w:rsidP="008858A8">
            <w:pPr>
              <w:ind w:firstLine="0"/>
              <w:jc w:val="center"/>
              <w:rPr>
                <w:rFonts w:cs="Times New Roman"/>
              </w:rPr>
            </w:pPr>
            <w:r>
              <w:rPr>
                <w:rFonts w:cs="Times New Roman"/>
              </w:rPr>
              <w:t>8</w:t>
            </w:r>
          </w:p>
        </w:tc>
        <w:tc>
          <w:tcPr>
            <w:tcW w:w="1035" w:type="dxa"/>
          </w:tcPr>
          <w:p w14:paraId="63F0445E" w14:textId="21EAC998" w:rsidR="008858A8" w:rsidRPr="7CF57183" w:rsidRDefault="008858A8" w:rsidP="008858A8">
            <w:pPr>
              <w:ind w:firstLine="0"/>
              <w:jc w:val="center"/>
              <w:rPr>
                <w:rFonts w:cs="Times New Roman"/>
              </w:rPr>
            </w:pPr>
            <w:r>
              <w:rPr>
                <w:rFonts w:cs="Times New Roman"/>
              </w:rPr>
              <w:t>En proceso</w:t>
            </w:r>
          </w:p>
        </w:tc>
      </w:tr>
      <w:tr w:rsidR="008858A8" w14:paraId="2668D161" w14:textId="77777777" w:rsidTr="00F7412E">
        <w:trPr>
          <w:trHeight w:val="905"/>
        </w:trPr>
        <w:tc>
          <w:tcPr>
            <w:tcW w:w="704" w:type="dxa"/>
          </w:tcPr>
          <w:p w14:paraId="23CDF3A8" w14:textId="6F628117" w:rsidR="008858A8" w:rsidRDefault="008858A8" w:rsidP="008858A8">
            <w:pPr>
              <w:ind w:firstLine="0"/>
              <w:jc w:val="center"/>
              <w:rPr>
                <w:rFonts w:cs="Times New Roman"/>
              </w:rPr>
            </w:pPr>
            <w:r w:rsidRPr="007C25F6">
              <w:rPr>
                <w:rFonts w:cs="Times New Roman"/>
              </w:rPr>
              <w:t>1.4</w:t>
            </w:r>
          </w:p>
        </w:tc>
        <w:tc>
          <w:tcPr>
            <w:tcW w:w="1559" w:type="dxa"/>
          </w:tcPr>
          <w:p w14:paraId="2F092E07" w14:textId="30FF3303" w:rsidR="008858A8" w:rsidRPr="007C25F6" w:rsidRDefault="008858A8" w:rsidP="008858A8">
            <w:pPr>
              <w:ind w:firstLine="0"/>
              <w:jc w:val="center"/>
              <w:rPr>
                <w:rFonts w:cs="Times New Roman"/>
              </w:rPr>
            </w:pPr>
            <w:r w:rsidRPr="007C25F6">
              <w:rPr>
                <w:rFonts w:cs="Times New Roman"/>
                <w:color w:val="000000"/>
                <w:sz w:val="22"/>
                <w:szCs w:val="22"/>
                <w:shd w:val="clear" w:color="auto" w:fill="FFFFFF"/>
              </w:rPr>
              <w:t>Visualizando los departamentos de la empresa</w:t>
            </w:r>
          </w:p>
        </w:tc>
        <w:tc>
          <w:tcPr>
            <w:tcW w:w="1843" w:type="dxa"/>
          </w:tcPr>
          <w:p w14:paraId="0E378CA7" w14:textId="4954C40B" w:rsidR="008858A8" w:rsidRPr="007C25F6" w:rsidRDefault="008858A8" w:rsidP="008858A8">
            <w:pPr>
              <w:ind w:firstLine="0"/>
              <w:jc w:val="center"/>
              <w:rPr>
                <w:rFonts w:cs="Times New Roman"/>
              </w:rPr>
            </w:pPr>
            <w:r>
              <w:rPr>
                <w:rFonts w:cs="Times New Roman"/>
              </w:rPr>
              <w:t xml:space="preserve">Como usuario necesito poder. </w:t>
            </w:r>
            <w:r w:rsidRPr="007C25F6">
              <w:rPr>
                <w:rFonts w:cs="Times New Roman"/>
              </w:rPr>
              <w:t>Visualizar los departamentos de la empresa</w:t>
            </w:r>
          </w:p>
        </w:tc>
        <w:tc>
          <w:tcPr>
            <w:tcW w:w="1701" w:type="dxa"/>
          </w:tcPr>
          <w:p w14:paraId="041B8870" w14:textId="53F1BE8D" w:rsidR="008858A8" w:rsidRPr="007C25F6" w:rsidRDefault="008858A8" w:rsidP="008858A8">
            <w:pPr>
              <w:ind w:firstLine="0"/>
              <w:jc w:val="center"/>
              <w:rPr>
                <w:rFonts w:cs="Times New Roman"/>
              </w:rPr>
            </w:pPr>
            <w:r w:rsidRPr="007C25F6">
              <w:rPr>
                <w:rFonts w:cs="Times New Roman"/>
              </w:rPr>
              <w:t xml:space="preserve">Diseñar y crear departamentos, importar la información y diseño de lista </w:t>
            </w:r>
            <w:r w:rsidRPr="007C25F6">
              <w:rPr>
                <w:rFonts w:cs="Times New Roman"/>
              </w:rPr>
              <w:lastRenderedPageBreak/>
              <w:t>con departamentos</w:t>
            </w:r>
          </w:p>
        </w:tc>
        <w:tc>
          <w:tcPr>
            <w:tcW w:w="1134" w:type="dxa"/>
          </w:tcPr>
          <w:p w14:paraId="2F4DD2C8" w14:textId="7C27F7EB" w:rsidR="008858A8" w:rsidRPr="007C25F6" w:rsidRDefault="008858A8" w:rsidP="008858A8">
            <w:pPr>
              <w:ind w:firstLine="0"/>
              <w:jc w:val="center"/>
              <w:rPr>
                <w:rFonts w:cs="Times New Roman"/>
              </w:rPr>
            </w:pPr>
            <w:r w:rsidRPr="007C25F6">
              <w:rPr>
                <w:rFonts w:cs="Times New Roman"/>
              </w:rPr>
              <w:lastRenderedPageBreak/>
              <w:t>Media</w:t>
            </w:r>
          </w:p>
        </w:tc>
        <w:tc>
          <w:tcPr>
            <w:tcW w:w="1418" w:type="dxa"/>
          </w:tcPr>
          <w:p w14:paraId="579C0EEF" w14:textId="245EE444" w:rsidR="008858A8" w:rsidRPr="007C25F6" w:rsidRDefault="008858A8" w:rsidP="008858A8">
            <w:pPr>
              <w:ind w:firstLine="0"/>
              <w:jc w:val="center"/>
              <w:rPr>
                <w:rFonts w:cs="Times New Roman"/>
              </w:rPr>
            </w:pPr>
            <w:r w:rsidRPr="007C25F6">
              <w:rPr>
                <w:rFonts w:cs="Times New Roman"/>
              </w:rPr>
              <w:t>7</w:t>
            </w:r>
          </w:p>
        </w:tc>
        <w:tc>
          <w:tcPr>
            <w:tcW w:w="1035" w:type="dxa"/>
          </w:tcPr>
          <w:p w14:paraId="18F5BD38" w14:textId="6767BBC6" w:rsidR="008858A8" w:rsidRPr="007C25F6" w:rsidRDefault="008858A8" w:rsidP="008858A8">
            <w:pPr>
              <w:ind w:firstLine="0"/>
              <w:jc w:val="center"/>
              <w:rPr>
                <w:rFonts w:cs="Times New Roman"/>
              </w:rPr>
            </w:pPr>
            <w:r w:rsidRPr="7CF57183">
              <w:rPr>
                <w:rFonts w:cs="Times New Roman"/>
              </w:rPr>
              <w:t>En proceso</w:t>
            </w:r>
          </w:p>
        </w:tc>
      </w:tr>
      <w:tr w:rsidR="008858A8" w14:paraId="4FEC722F" w14:textId="77777777" w:rsidTr="00F7412E">
        <w:trPr>
          <w:trHeight w:val="905"/>
        </w:trPr>
        <w:tc>
          <w:tcPr>
            <w:tcW w:w="704" w:type="dxa"/>
          </w:tcPr>
          <w:p w14:paraId="540EAD89" w14:textId="40AE3B8A" w:rsidR="008858A8" w:rsidRPr="007C25F6" w:rsidRDefault="008858A8" w:rsidP="008858A8">
            <w:pPr>
              <w:ind w:firstLine="0"/>
              <w:jc w:val="center"/>
              <w:rPr>
                <w:rFonts w:cs="Times New Roman"/>
              </w:rPr>
            </w:pPr>
            <w:r>
              <w:rPr>
                <w:rFonts w:cs="Times New Roman"/>
              </w:rPr>
              <w:t>1.5</w:t>
            </w:r>
          </w:p>
        </w:tc>
        <w:tc>
          <w:tcPr>
            <w:tcW w:w="1559" w:type="dxa"/>
          </w:tcPr>
          <w:p w14:paraId="5224331D" w14:textId="772F0488" w:rsidR="008858A8" w:rsidRPr="007C25F6" w:rsidRDefault="008858A8" w:rsidP="008858A8">
            <w:pPr>
              <w:ind w:firstLine="0"/>
              <w:jc w:val="center"/>
              <w:rPr>
                <w:rFonts w:cs="Times New Roman"/>
                <w:color w:val="000000"/>
                <w:sz w:val="22"/>
                <w:szCs w:val="22"/>
                <w:shd w:val="clear" w:color="auto" w:fill="FFFFFF"/>
              </w:rPr>
            </w:pPr>
            <w:r>
              <w:rPr>
                <w:rFonts w:cs="Times New Roman"/>
              </w:rPr>
              <w:t>Creando los departamentos de la empresa</w:t>
            </w:r>
          </w:p>
        </w:tc>
        <w:tc>
          <w:tcPr>
            <w:tcW w:w="1843" w:type="dxa"/>
          </w:tcPr>
          <w:p w14:paraId="51C9D147" w14:textId="61CDC8B8"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departamentos para organizar la estructura de la empresa.</w:t>
            </w:r>
          </w:p>
        </w:tc>
        <w:tc>
          <w:tcPr>
            <w:tcW w:w="1701" w:type="dxa"/>
          </w:tcPr>
          <w:p w14:paraId="466E604B" w14:textId="2E9A29AA" w:rsidR="008858A8" w:rsidRPr="007C25F6" w:rsidRDefault="008858A8" w:rsidP="008858A8">
            <w:pPr>
              <w:ind w:firstLine="0"/>
              <w:jc w:val="center"/>
              <w:rPr>
                <w:rFonts w:cs="Times New Roman"/>
              </w:rPr>
            </w:pPr>
            <w:r w:rsidRPr="0039364F">
              <w:rPr>
                <w:rFonts w:cs="Times New Roman"/>
              </w:rPr>
              <w:t>Diseñar y crear vista de departamentos, formulario de creación, importar información y diseño de lista con departamentos creados.</w:t>
            </w:r>
          </w:p>
        </w:tc>
        <w:tc>
          <w:tcPr>
            <w:tcW w:w="1134" w:type="dxa"/>
          </w:tcPr>
          <w:p w14:paraId="1370EC60" w14:textId="6B3D2B08" w:rsidR="008858A8" w:rsidRPr="007C25F6" w:rsidRDefault="008858A8" w:rsidP="008858A8">
            <w:pPr>
              <w:ind w:firstLine="0"/>
              <w:jc w:val="center"/>
              <w:rPr>
                <w:rFonts w:cs="Times New Roman"/>
              </w:rPr>
            </w:pPr>
            <w:r>
              <w:rPr>
                <w:rFonts w:cs="Times New Roman"/>
              </w:rPr>
              <w:t>Alta</w:t>
            </w:r>
          </w:p>
        </w:tc>
        <w:tc>
          <w:tcPr>
            <w:tcW w:w="1418" w:type="dxa"/>
          </w:tcPr>
          <w:p w14:paraId="6E28CB28" w14:textId="24A8CEAA" w:rsidR="008858A8" w:rsidRPr="007C25F6" w:rsidRDefault="008858A8" w:rsidP="008858A8">
            <w:pPr>
              <w:ind w:firstLine="0"/>
              <w:jc w:val="center"/>
              <w:rPr>
                <w:rFonts w:cs="Times New Roman"/>
              </w:rPr>
            </w:pPr>
            <w:r>
              <w:rPr>
                <w:rFonts w:cs="Times New Roman"/>
              </w:rPr>
              <w:t>7</w:t>
            </w:r>
          </w:p>
        </w:tc>
        <w:tc>
          <w:tcPr>
            <w:tcW w:w="1035" w:type="dxa"/>
          </w:tcPr>
          <w:p w14:paraId="2E06A4C9" w14:textId="7B0D13DD" w:rsidR="008858A8" w:rsidRPr="7CF57183" w:rsidRDefault="008858A8" w:rsidP="008858A8">
            <w:pPr>
              <w:ind w:firstLine="0"/>
              <w:jc w:val="center"/>
              <w:rPr>
                <w:rFonts w:cs="Times New Roman"/>
              </w:rPr>
            </w:pPr>
            <w:r>
              <w:rPr>
                <w:rFonts w:cs="Times New Roman"/>
              </w:rPr>
              <w:t xml:space="preserve">En proceso </w:t>
            </w:r>
          </w:p>
        </w:tc>
      </w:tr>
      <w:tr w:rsidR="008858A8" w14:paraId="7F9437C5" w14:textId="77777777" w:rsidTr="00F7412E">
        <w:trPr>
          <w:trHeight w:val="905"/>
        </w:trPr>
        <w:tc>
          <w:tcPr>
            <w:tcW w:w="704" w:type="dxa"/>
          </w:tcPr>
          <w:p w14:paraId="508DEAE5" w14:textId="10C0A0EA" w:rsidR="008858A8" w:rsidRPr="007C25F6" w:rsidRDefault="008858A8" w:rsidP="008858A8">
            <w:pPr>
              <w:ind w:firstLine="0"/>
              <w:jc w:val="center"/>
              <w:rPr>
                <w:rFonts w:cs="Times New Roman"/>
              </w:rPr>
            </w:pPr>
            <w:r>
              <w:rPr>
                <w:rFonts w:cs="Times New Roman"/>
              </w:rPr>
              <w:t>1.6</w:t>
            </w:r>
          </w:p>
        </w:tc>
        <w:tc>
          <w:tcPr>
            <w:tcW w:w="1559" w:type="dxa"/>
          </w:tcPr>
          <w:p w14:paraId="6F793276" w14:textId="48E9EB14" w:rsidR="008858A8" w:rsidRPr="007C25F6" w:rsidRDefault="008858A8" w:rsidP="008858A8">
            <w:pPr>
              <w:ind w:firstLine="0"/>
              <w:jc w:val="center"/>
              <w:rPr>
                <w:rFonts w:cs="Times New Roman"/>
                <w:color w:val="000000"/>
                <w:sz w:val="22"/>
                <w:szCs w:val="22"/>
                <w:shd w:val="clear" w:color="auto" w:fill="FFFFFF"/>
              </w:rPr>
            </w:pPr>
            <w:r>
              <w:rPr>
                <w:rFonts w:cs="Times New Roman"/>
              </w:rPr>
              <w:t>Cambio de estado de un departamento</w:t>
            </w:r>
          </w:p>
        </w:tc>
        <w:tc>
          <w:tcPr>
            <w:tcW w:w="1843" w:type="dxa"/>
          </w:tcPr>
          <w:p w14:paraId="1791C42B" w14:textId="50EC2F56"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activar o desactivar departamentos para gestionar correctamente la estructura de la empresa.</w:t>
            </w:r>
          </w:p>
        </w:tc>
        <w:tc>
          <w:tcPr>
            <w:tcW w:w="1701" w:type="dxa"/>
          </w:tcPr>
          <w:p w14:paraId="4E1F5D4B" w14:textId="0FE0E49D" w:rsidR="008858A8" w:rsidRPr="007C25F6" w:rsidRDefault="008858A8" w:rsidP="008858A8">
            <w:pPr>
              <w:ind w:firstLine="0"/>
              <w:jc w:val="center"/>
              <w:rPr>
                <w:rFonts w:cs="Times New Roman"/>
              </w:rPr>
            </w:pPr>
            <w:r w:rsidRPr="00816FB8">
              <w:rPr>
                <w:rFonts w:cs="Times New Roman"/>
              </w:rPr>
              <w:t>Diseñar y crear vista de departamentos con opción de activar/desactivar, importar información y actualizar lista de departamentos.</w:t>
            </w:r>
          </w:p>
        </w:tc>
        <w:tc>
          <w:tcPr>
            <w:tcW w:w="1134" w:type="dxa"/>
          </w:tcPr>
          <w:p w14:paraId="244ADE83" w14:textId="41AF23DE" w:rsidR="008858A8" w:rsidRPr="007C25F6" w:rsidRDefault="008858A8" w:rsidP="008858A8">
            <w:pPr>
              <w:ind w:firstLine="0"/>
              <w:jc w:val="center"/>
              <w:rPr>
                <w:rFonts w:cs="Times New Roman"/>
              </w:rPr>
            </w:pPr>
            <w:r>
              <w:rPr>
                <w:rFonts w:cs="Times New Roman"/>
              </w:rPr>
              <w:t>Media</w:t>
            </w:r>
          </w:p>
        </w:tc>
        <w:tc>
          <w:tcPr>
            <w:tcW w:w="1418" w:type="dxa"/>
          </w:tcPr>
          <w:p w14:paraId="67472061" w14:textId="76FFC467" w:rsidR="008858A8" w:rsidRPr="007C25F6" w:rsidRDefault="008858A8" w:rsidP="008858A8">
            <w:pPr>
              <w:ind w:firstLine="0"/>
              <w:jc w:val="center"/>
              <w:rPr>
                <w:rFonts w:cs="Times New Roman"/>
              </w:rPr>
            </w:pPr>
            <w:r>
              <w:rPr>
                <w:rFonts w:cs="Times New Roman"/>
              </w:rPr>
              <w:t>6</w:t>
            </w:r>
          </w:p>
        </w:tc>
        <w:tc>
          <w:tcPr>
            <w:tcW w:w="1035" w:type="dxa"/>
          </w:tcPr>
          <w:p w14:paraId="2EB20C72" w14:textId="4D1E8B91" w:rsidR="008858A8" w:rsidRPr="7CF57183" w:rsidRDefault="008858A8" w:rsidP="008858A8">
            <w:pPr>
              <w:ind w:firstLine="0"/>
              <w:jc w:val="center"/>
              <w:rPr>
                <w:rFonts w:cs="Times New Roman"/>
              </w:rPr>
            </w:pPr>
            <w:r>
              <w:rPr>
                <w:rFonts w:cs="Times New Roman"/>
              </w:rPr>
              <w:t>En proceso</w:t>
            </w:r>
          </w:p>
        </w:tc>
      </w:tr>
      <w:tr w:rsidR="008858A8" w14:paraId="6FF88A99" w14:textId="77777777" w:rsidTr="00F7412E">
        <w:trPr>
          <w:trHeight w:val="905"/>
        </w:trPr>
        <w:tc>
          <w:tcPr>
            <w:tcW w:w="704" w:type="dxa"/>
          </w:tcPr>
          <w:p w14:paraId="16A839E5" w14:textId="2CE9F436" w:rsidR="008858A8" w:rsidRPr="007C25F6" w:rsidRDefault="008858A8" w:rsidP="008858A8">
            <w:pPr>
              <w:ind w:firstLine="0"/>
              <w:jc w:val="center"/>
              <w:rPr>
                <w:rFonts w:cs="Times New Roman"/>
              </w:rPr>
            </w:pPr>
            <w:r w:rsidRPr="007C25F6">
              <w:rPr>
                <w:rFonts w:cs="Times New Roman"/>
              </w:rPr>
              <w:t>1.7</w:t>
            </w:r>
          </w:p>
        </w:tc>
        <w:tc>
          <w:tcPr>
            <w:tcW w:w="1559" w:type="dxa"/>
          </w:tcPr>
          <w:p w14:paraId="4EC1D145" w14:textId="264A935C"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Visualizando motivos de permiso</w:t>
            </w:r>
          </w:p>
        </w:tc>
        <w:tc>
          <w:tcPr>
            <w:tcW w:w="1843" w:type="dxa"/>
          </w:tcPr>
          <w:p w14:paraId="7C861E0D" w14:textId="1603FECD"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Visualizar motivos de permisos</w:t>
            </w:r>
          </w:p>
        </w:tc>
        <w:tc>
          <w:tcPr>
            <w:tcW w:w="1701" w:type="dxa"/>
          </w:tcPr>
          <w:p w14:paraId="403BDEB2" w14:textId="3252B1CD" w:rsidR="008858A8" w:rsidRPr="007C25F6" w:rsidRDefault="008858A8" w:rsidP="008858A8">
            <w:pPr>
              <w:ind w:firstLine="0"/>
              <w:jc w:val="center"/>
              <w:rPr>
                <w:rFonts w:cs="Times New Roman"/>
              </w:rPr>
            </w:pPr>
            <w:r w:rsidRPr="007C25F6">
              <w:rPr>
                <w:rFonts w:cs="Times New Roman"/>
              </w:rPr>
              <w:t xml:space="preserve">Diseñar y crear la vista de permisos, importar información y diseñar una lista con </w:t>
            </w:r>
            <w:r w:rsidRPr="007C25F6">
              <w:rPr>
                <w:rFonts w:cs="Times New Roman"/>
              </w:rPr>
              <w:lastRenderedPageBreak/>
              <w:t>motivos de permisos.</w:t>
            </w:r>
          </w:p>
        </w:tc>
        <w:tc>
          <w:tcPr>
            <w:tcW w:w="1134" w:type="dxa"/>
          </w:tcPr>
          <w:p w14:paraId="53DB23CF" w14:textId="297BC936" w:rsidR="008858A8" w:rsidRPr="007C25F6" w:rsidRDefault="008858A8" w:rsidP="008858A8">
            <w:pPr>
              <w:ind w:firstLine="0"/>
              <w:jc w:val="center"/>
              <w:rPr>
                <w:rFonts w:cs="Times New Roman"/>
              </w:rPr>
            </w:pPr>
            <w:r w:rsidRPr="007C25F6">
              <w:rPr>
                <w:rFonts w:cs="Times New Roman"/>
              </w:rPr>
              <w:lastRenderedPageBreak/>
              <w:t>Media</w:t>
            </w:r>
          </w:p>
        </w:tc>
        <w:tc>
          <w:tcPr>
            <w:tcW w:w="1418" w:type="dxa"/>
          </w:tcPr>
          <w:p w14:paraId="18F9B18A" w14:textId="0CE2D7E4" w:rsidR="008858A8" w:rsidRPr="007C25F6" w:rsidRDefault="008858A8" w:rsidP="008858A8">
            <w:pPr>
              <w:ind w:firstLine="0"/>
              <w:jc w:val="center"/>
              <w:rPr>
                <w:rFonts w:cs="Times New Roman"/>
              </w:rPr>
            </w:pPr>
            <w:r w:rsidRPr="007C25F6">
              <w:rPr>
                <w:rFonts w:cs="Times New Roman"/>
              </w:rPr>
              <w:t>7</w:t>
            </w:r>
          </w:p>
        </w:tc>
        <w:tc>
          <w:tcPr>
            <w:tcW w:w="1035" w:type="dxa"/>
          </w:tcPr>
          <w:p w14:paraId="7580ECF0" w14:textId="77777777" w:rsidR="008858A8" w:rsidRPr="007C25F6" w:rsidRDefault="008858A8" w:rsidP="008858A8">
            <w:pPr>
              <w:ind w:firstLine="0"/>
              <w:jc w:val="center"/>
            </w:pPr>
            <w:r w:rsidRPr="7CF57183">
              <w:rPr>
                <w:rFonts w:cs="Times New Roman"/>
              </w:rPr>
              <w:t>En proceso</w:t>
            </w:r>
          </w:p>
          <w:p w14:paraId="3E1CBFD8" w14:textId="77777777" w:rsidR="008858A8" w:rsidRPr="7CF57183" w:rsidRDefault="008858A8" w:rsidP="008858A8">
            <w:pPr>
              <w:ind w:firstLine="0"/>
              <w:jc w:val="center"/>
              <w:rPr>
                <w:rFonts w:cs="Times New Roman"/>
              </w:rPr>
            </w:pPr>
          </w:p>
        </w:tc>
      </w:tr>
      <w:tr w:rsidR="008858A8" w14:paraId="42B1EA7D" w14:textId="77777777" w:rsidTr="00F7412E">
        <w:trPr>
          <w:trHeight w:val="905"/>
        </w:trPr>
        <w:tc>
          <w:tcPr>
            <w:tcW w:w="704" w:type="dxa"/>
          </w:tcPr>
          <w:p w14:paraId="505FB46D" w14:textId="6A8F15BB" w:rsidR="008858A8" w:rsidRPr="007C25F6" w:rsidRDefault="008858A8" w:rsidP="008858A8">
            <w:pPr>
              <w:ind w:firstLine="0"/>
              <w:jc w:val="center"/>
              <w:rPr>
                <w:rFonts w:cs="Times New Roman"/>
              </w:rPr>
            </w:pPr>
            <w:r>
              <w:rPr>
                <w:rFonts w:cs="Times New Roman"/>
              </w:rPr>
              <w:t>1.8</w:t>
            </w:r>
          </w:p>
        </w:tc>
        <w:tc>
          <w:tcPr>
            <w:tcW w:w="1559" w:type="dxa"/>
          </w:tcPr>
          <w:p w14:paraId="02999A42" w14:textId="0E41898B" w:rsidR="008858A8" w:rsidRPr="007C25F6" w:rsidRDefault="008858A8" w:rsidP="008858A8">
            <w:pPr>
              <w:ind w:firstLine="0"/>
              <w:jc w:val="center"/>
              <w:rPr>
                <w:rFonts w:cs="Times New Roman"/>
                <w:color w:val="000000"/>
                <w:sz w:val="22"/>
                <w:szCs w:val="22"/>
                <w:shd w:val="clear" w:color="auto" w:fill="FFFFFF"/>
              </w:rPr>
            </w:pPr>
            <w:r>
              <w:rPr>
                <w:rFonts w:cs="Times New Roman"/>
              </w:rPr>
              <w:t>Motivo de permiso</w:t>
            </w:r>
          </w:p>
        </w:tc>
        <w:tc>
          <w:tcPr>
            <w:tcW w:w="1843" w:type="dxa"/>
          </w:tcPr>
          <w:p w14:paraId="59BF9597" w14:textId="03464E79"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motivos de permisos para registrar adecuadamente las solicitudes de los empleados.</w:t>
            </w:r>
          </w:p>
        </w:tc>
        <w:tc>
          <w:tcPr>
            <w:tcW w:w="1701" w:type="dxa"/>
          </w:tcPr>
          <w:p w14:paraId="25DAA3DE" w14:textId="3B3D3B8B" w:rsidR="008858A8" w:rsidRPr="007C25F6" w:rsidRDefault="008858A8" w:rsidP="008858A8">
            <w:pPr>
              <w:ind w:firstLine="0"/>
              <w:jc w:val="center"/>
              <w:rPr>
                <w:rFonts w:cs="Times New Roman"/>
              </w:rPr>
            </w:pPr>
            <w:r w:rsidRPr="0039364F">
              <w:rPr>
                <w:rFonts w:cs="Times New Roman"/>
              </w:rPr>
              <w:t>Diseñar y crear vista de motivos de permiso, formulario de creación, importar información y diseñar lista de motivos registrados.</w:t>
            </w:r>
          </w:p>
        </w:tc>
        <w:tc>
          <w:tcPr>
            <w:tcW w:w="1134" w:type="dxa"/>
          </w:tcPr>
          <w:p w14:paraId="4FCD363E" w14:textId="37221732" w:rsidR="008858A8" w:rsidRPr="007C25F6" w:rsidRDefault="008858A8" w:rsidP="008858A8">
            <w:pPr>
              <w:ind w:firstLine="0"/>
              <w:jc w:val="center"/>
              <w:rPr>
                <w:rFonts w:cs="Times New Roman"/>
              </w:rPr>
            </w:pPr>
            <w:r>
              <w:rPr>
                <w:rFonts w:cs="Times New Roman"/>
              </w:rPr>
              <w:t>Media</w:t>
            </w:r>
          </w:p>
        </w:tc>
        <w:tc>
          <w:tcPr>
            <w:tcW w:w="1418" w:type="dxa"/>
          </w:tcPr>
          <w:p w14:paraId="0EA6C404" w14:textId="31E09F86" w:rsidR="008858A8" w:rsidRPr="007C25F6" w:rsidRDefault="008858A8" w:rsidP="008858A8">
            <w:pPr>
              <w:ind w:firstLine="0"/>
              <w:jc w:val="center"/>
              <w:rPr>
                <w:rFonts w:cs="Times New Roman"/>
              </w:rPr>
            </w:pPr>
            <w:r>
              <w:rPr>
                <w:rFonts w:cs="Times New Roman"/>
              </w:rPr>
              <w:t>6</w:t>
            </w:r>
          </w:p>
        </w:tc>
        <w:tc>
          <w:tcPr>
            <w:tcW w:w="1035" w:type="dxa"/>
          </w:tcPr>
          <w:p w14:paraId="2EBA789D" w14:textId="1154A0AA" w:rsidR="008858A8" w:rsidRPr="7CF57183" w:rsidRDefault="008858A8" w:rsidP="008858A8">
            <w:pPr>
              <w:ind w:firstLine="0"/>
              <w:jc w:val="center"/>
              <w:rPr>
                <w:rFonts w:cs="Times New Roman"/>
              </w:rPr>
            </w:pPr>
            <w:r>
              <w:rPr>
                <w:rFonts w:cs="Times New Roman"/>
              </w:rPr>
              <w:t>En proceso</w:t>
            </w:r>
          </w:p>
        </w:tc>
      </w:tr>
      <w:tr w:rsidR="008858A8" w14:paraId="17762868" w14:textId="77777777" w:rsidTr="00F7412E">
        <w:trPr>
          <w:trHeight w:val="905"/>
        </w:trPr>
        <w:tc>
          <w:tcPr>
            <w:tcW w:w="704" w:type="dxa"/>
          </w:tcPr>
          <w:p w14:paraId="09A0B0D5" w14:textId="338A6D5B" w:rsidR="008858A8" w:rsidRPr="007C25F6" w:rsidRDefault="008858A8" w:rsidP="008858A8">
            <w:pPr>
              <w:ind w:firstLine="0"/>
              <w:jc w:val="center"/>
              <w:rPr>
                <w:rFonts w:cs="Times New Roman"/>
              </w:rPr>
            </w:pPr>
            <w:r>
              <w:rPr>
                <w:rFonts w:cs="Times New Roman"/>
              </w:rPr>
              <w:t>1.9</w:t>
            </w:r>
          </w:p>
        </w:tc>
        <w:tc>
          <w:tcPr>
            <w:tcW w:w="1559" w:type="dxa"/>
          </w:tcPr>
          <w:p w14:paraId="74AC9B54" w14:textId="60921AB1" w:rsidR="008858A8" w:rsidRPr="007C25F6" w:rsidRDefault="008858A8" w:rsidP="008858A8">
            <w:pPr>
              <w:ind w:firstLine="0"/>
              <w:jc w:val="center"/>
              <w:rPr>
                <w:rFonts w:cs="Times New Roman"/>
                <w:color w:val="000000"/>
                <w:sz w:val="22"/>
                <w:szCs w:val="22"/>
                <w:shd w:val="clear" w:color="auto" w:fill="FFFFFF"/>
              </w:rPr>
            </w:pPr>
            <w:r>
              <w:rPr>
                <w:rFonts w:cs="Times New Roman"/>
              </w:rPr>
              <w:t>Activando/Desactivando motivo de permiso</w:t>
            </w:r>
          </w:p>
        </w:tc>
        <w:tc>
          <w:tcPr>
            <w:tcW w:w="1843" w:type="dxa"/>
          </w:tcPr>
          <w:p w14:paraId="1CCFD3B3" w14:textId="6016E1F3" w:rsidR="008858A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motivos de permiso para gestionar correctamente su disponibilidad.</w:t>
            </w:r>
          </w:p>
        </w:tc>
        <w:tc>
          <w:tcPr>
            <w:tcW w:w="1701" w:type="dxa"/>
          </w:tcPr>
          <w:p w14:paraId="6BF944BA" w14:textId="68E70576" w:rsidR="008858A8" w:rsidRPr="007C25F6" w:rsidRDefault="008858A8" w:rsidP="008858A8">
            <w:pPr>
              <w:ind w:firstLine="0"/>
              <w:jc w:val="center"/>
              <w:rPr>
                <w:rFonts w:cs="Times New Roman"/>
              </w:rPr>
            </w:pPr>
            <w:r w:rsidRPr="00B07560">
              <w:rPr>
                <w:rFonts w:cs="Times New Roman"/>
              </w:rPr>
              <w:t>Diseñar y crear vista de motivos de permiso con opción de activar/desactivar, importar información y actualizar lista de motivos.</w:t>
            </w:r>
          </w:p>
        </w:tc>
        <w:tc>
          <w:tcPr>
            <w:tcW w:w="1134" w:type="dxa"/>
          </w:tcPr>
          <w:p w14:paraId="54CE9771" w14:textId="01C96613" w:rsidR="008858A8" w:rsidRPr="007C25F6" w:rsidRDefault="008858A8" w:rsidP="008858A8">
            <w:pPr>
              <w:ind w:firstLine="0"/>
              <w:jc w:val="center"/>
              <w:rPr>
                <w:rFonts w:cs="Times New Roman"/>
              </w:rPr>
            </w:pPr>
            <w:r>
              <w:rPr>
                <w:rFonts w:cs="Times New Roman"/>
              </w:rPr>
              <w:t>Media</w:t>
            </w:r>
          </w:p>
        </w:tc>
        <w:tc>
          <w:tcPr>
            <w:tcW w:w="1418" w:type="dxa"/>
          </w:tcPr>
          <w:p w14:paraId="1494BE44" w14:textId="265D9117" w:rsidR="008858A8" w:rsidRPr="007C25F6" w:rsidRDefault="008858A8" w:rsidP="008858A8">
            <w:pPr>
              <w:ind w:firstLine="0"/>
              <w:jc w:val="center"/>
              <w:rPr>
                <w:rFonts w:cs="Times New Roman"/>
              </w:rPr>
            </w:pPr>
            <w:r>
              <w:rPr>
                <w:rFonts w:cs="Times New Roman"/>
              </w:rPr>
              <w:t xml:space="preserve">6 </w:t>
            </w:r>
          </w:p>
        </w:tc>
        <w:tc>
          <w:tcPr>
            <w:tcW w:w="1035" w:type="dxa"/>
          </w:tcPr>
          <w:p w14:paraId="295405FB" w14:textId="6E93DCF2" w:rsidR="008858A8" w:rsidRPr="7CF57183" w:rsidRDefault="008858A8" w:rsidP="008858A8">
            <w:pPr>
              <w:ind w:firstLine="0"/>
              <w:jc w:val="center"/>
              <w:rPr>
                <w:rFonts w:cs="Times New Roman"/>
              </w:rPr>
            </w:pPr>
            <w:r>
              <w:rPr>
                <w:rFonts w:cs="Times New Roman"/>
              </w:rPr>
              <w:t>En proceso</w:t>
            </w:r>
          </w:p>
        </w:tc>
      </w:tr>
      <w:tr w:rsidR="008858A8" w14:paraId="339298EF" w14:textId="77777777" w:rsidTr="00F7412E">
        <w:trPr>
          <w:trHeight w:val="905"/>
        </w:trPr>
        <w:tc>
          <w:tcPr>
            <w:tcW w:w="704" w:type="dxa"/>
          </w:tcPr>
          <w:p w14:paraId="543A44E6" w14:textId="1A01C4C5" w:rsidR="008858A8" w:rsidRPr="007C25F6" w:rsidRDefault="008858A8" w:rsidP="008858A8">
            <w:pPr>
              <w:ind w:firstLine="0"/>
              <w:jc w:val="center"/>
              <w:rPr>
                <w:rFonts w:cs="Times New Roman"/>
              </w:rPr>
            </w:pPr>
            <w:r w:rsidRPr="007C25F6">
              <w:rPr>
                <w:rFonts w:cs="Times New Roman"/>
              </w:rPr>
              <w:t>1.10</w:t>
            </w:r>
          </w:p>
        </w:tc>
        <w:tc>
          <w:tcPr>
            <w:tcW w:w="1559" w:type="dxa"/>
          </w:tcPr>
          <w:p w14:paraId="5A720265" w14:textId="50E67908"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Visualizando los tipos de contrato</w:t>
            </w:r>
          </w:p>
        </w:tc>
        <w:tc>
          <w:tcPr>
            <w:tcW w:w="1843" w:type="dxa"/>
          </w:tcPr>
          <w:p w14:paraId="62D2CA89" w14:textId="34BDFBFA"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Visualizar tipo de contrato</w:t>
            </w:r>
          </w:p>
        </w:tc>
        <w:tc>
          <w:tcPr>
            <w:tcW w:w="1701" w:type="dxa"/>
          </w:tcPr>
          <w:p w14:paraId="4BB0CE8C" w14:textId="77787803" w:rsidR="008858A8" w:rsidRPr="007C25F6" w:rsidRDefault="008858A8" w:rsidP="008858A8">
            <w:pPr>
              <w:ind w:firstLine="0"/>
              <w:jc w:val="center"/>
              <w:rPr>
                <w:rFonts w:cs="Times New Roman"/>
              </w:rPr>
            </w:pPr>
            <w:r w:rsidRPr="007C25F6">
              <w:rPr>
                <w:rFonts w:cs="Times New Roman"/>
              </w:rPr>
              <w:t xml:space="preserve">Diseñar y crear vista de sucursales, importar información y diseño de lista </w:t>
            </w:r>
            <w:r w:rsidRPr="007C25F6">
              <w:rPr>
                <w:rFonts w:cs="Times New Roman"/>
              </w:rPr>
              <w:lastRenderedPageBreak/>
              <w:t>de tipo de contrato</w:t>
            </w:r>
          </w:p>
        </w:tc>
        <w:tc>
          <w:tcPr>
            <w:tcW w:w="1134" w:type="dxa"/>
          </w:tcPr>
          <w:p w14:paraId="58F0B676" w14:textId="63A11541" w:rsidR="008858A8" w:rsidRPr="007C25F6" w:rsidRDefault="008858A8" w:rsidP="008858A8">
            <w:pPr>
              <w:ind w:firstLine="0"/>
              <w:jc w:val="center"/>
              <w:rPr>
                <w:rFonts w:cs="Times New Roman"/>
              </w:rPr>
            </w:pPr>
            <w:r w:rsidRPr="007C25F6">
              <w:rPr>
                <w:rFonts w:cs="Times New Roman"/>
              </w:rPr>
              <w:lastRenderedPageBreak/>
              <w:t>Media</w:t>
            </w:r>
          </w:p>
        </w:tc>
        <w:tc>
          <w:tcPr>
            <w:tcW w:w="1418" w:type="dxa"/>
          </w:tcPr>
          <w:p w14:paraId="2594B266" w14:textId="35B95CB8" w:rsidR="008858A8" w:rsidRPr="007C25F6" w:rsidRDefault="008858A8" w:rsidP="008858A8">
            <w:pPr>
              <w:ind w:firstLine="0"/>
              <w:jc w:val="center"/>
              <w:rPr>
                <w:rFonts w:cs="Times New Roman"/>
              </w:rPr>
            </w:pPr>
            <w:r w:rsidRPr="007C25F6">
              <w:rPr>
                <w:rFonts w:cs="Times New Roman"/>
              </w:rPr>
              <w:t>9</w:t>
            </w:r>
          </w:p>
        </w:tc>
        <w:tc>
          <w:tcPr>
            <w:tcW w:w="1035" w:type="dxa"/>
          </w:tcPr>
          <w:p w14:paraId="2326CD39" w14:textId="77777777" w:rsidR="008858A8" w:rsidRPr="007C25F6" w:rsidRDefault="008858A8" w:rsidP="008858A8">
            <w:pPr>
              <w:ind w:firstLine="0"/>
              <w:jc w:val="center"/>
            </w:pPr>
            <w:r w:rsidRPr="7CF57183">
              <w:rPr>
                <w:rFonts w:cs="Times New Roman"/>
              </w:rPr>
              <w:t>En proceso</w:t>
            </w:r>
          </w:p>
          <w:p w14:paraId="548CAB40" w14:textId="77777777" w:rsidR="008858A8" w:rsidRPr="7CF57183" w:rsidRDefault="008858A8" w:rsidP="008858A8">
            <w:pPr>
              <w:ind w:firstLine="0"/>
              <w:jc w:val="center"/>
              <w:rPr>
                <w:rFonts w:cs="Times New Roman"/>
              </w:rPr>
            </w:pPr>
          </w:p>
        </w:tc>
      </w:tr>
      <w:tr w:rsidR="008858A8" w14:paraId="5BC45207" w14:textId="77777777" w:rsidTr="00F7412E">
        <w:trPr>
          <w:trHeight w:val="905"/>
        </w:trPr>
        <w:tc>
          <w:tcPr>
            <w:tcW w:w="704" w:type="dxa"/>
          </w:tcPr>
          <w:p w14:paraId="0FE0B132" w14:textId="246B8DB8" w:rsidR="008858A8" w:rsidRPr="007C25F6" w:rsidRDefault="008858A8" w:rsidP="008858A8">
            <w:pPr>
              <w:ind w:firstLine="0"/>
              <w:jc w:val="center"/>
              <w:rPr>
                <w:rFonts w:cs="Times New Roman"/>
              </w:rPr>
            </w:pPr>
            <w:r>
              <w:rPr>
                <w:rFonts w:cs="Times New Roman"/>
              </w:rPr>
              <w:t>1.11</w:t>
            </w:r>
          </w:p>
        </w:tc>
        <w:tc>
          <w:tcPr>
            <w:tcW w:w="1559" w:type="dxa"/>
          </w:tcPr>
          <w:p w14:paraId="39FA74D3" w14:textId="4D289B7E" w:rsidR="008858A8" w:rsidRPr="007C25F6" w:rsidRDefault="008858A8" w:rsidP="008858A8">
            <w:pPr>
              <w:ind w:firstLine="0"/>
              <w:jc w:val="center"/>
              <w:rPr>
                <w:rFonts w:cs="Times New Roman"/>
                <w:color w:val="000000"/>
                <w:sz w:val="22"/>
                <w:szCs w:val="22"/>
                <w:shd w:val="clear" w:color="auto" w:fill="FFFFFF"/>
              </w:rPr>
            </w:pPr>
            <w:r>
              <w:rPr>
                <w:rFonts w:cs="Times New Roman"/>
              </w:rPr>
              <w:t>Creando tipo de contratos con su correspondiente descripción</w:t>
            </w:r>
          </w:p>
        </w:tc>
        <w:tc>
          <w:tcPr>
            <w:tcW w:w="1843" w:type="dxa"/>
          </w:tcPr>
          <w:p w14:paraId="58609C31" w14:textId="29E20DD6"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tipos de contratos con sus descripciones para formalizar correctamente a los empleados.</w:t>
            </w:r>
          </w:p>
        </w:tc>
        <w:tc>
          <w:tcPr>
            <w:tcW w:w="1701" w:type="dxa"/>
          </w:tcPr>
          <w:p w14:paraId="0D54DFF7" w14:textId="60399525" w:rsidR="008858A8" w:rsidRPr="007C25F6" w:rsidRDefault="008858A8" w:rsidP="008858A8">
            <w:pPr>
              <w:ind w:firstLine="0"/>
              <w:jc w:val="center"/>
              <w:rPr>
                <w:rFonts w:cs="Times New Roman"/>
              </w:rPr>
            </w:pPr>
            <w:r w:rsidRPr="0039364F">
              <w:rPr>
                <w:rFonts w:cs="Times New Roman"/>
              </w:rPr>
              <w:t>Diseñar y crear vista de contratos, formulario de creación, importar información y diseñar lista con tipos de contratos.</w:t>
            </w:r>
          </w:p>
        </w:tc>
        <w:tc>
          <w:tcPr>
            <w:tcW w:w="1134" w:type="dxa"/>
          </w:tcPr>
          <w:p w14:paraId="0C20CA3F" w14:textId="1C1B9472" w:rsidR="008858A8" w:rsidRPr="007C25F6" w:rsidRDefault="008858A8" w:rsidP="008858A8">
            <w:pPr>
              <w:ind w:firstLine="0"/>
              <w:jc w:val="center"/>
              <w:rPr>
                <w:rFonts w:cs="Times New Roman"/>
              </w:rPr>
            </w:pPr>
            <w:r>
              <w:rPr>
                <w:rFonts w:cs="Times New Roman"/>
              </w:rPr>
              <w:t>Alta</w:t>
            </w:r>
          </w:p>
        </w:tc>
        <w:tc>
          <w:tcPr>
            <w:tcW w:w="1418" w:type="dxa"/>
          </w:tcPr>
          <w:p w14:paraId="60FB7940" w14:textId="691A9162" w:rsidR="008858A8" w:rsidRDefault="008858A8" w:rsidP="008858A8">
            <w:pPr>
              <w:ind w:firstLine="0"/>
              <w:jc w:val="center"/>
              <w:rPr>
                <w:rFonts w:cs="Times New Roman"/>
              </w:rPr>
            </w:pPr>
            <w:r>
              <w:rPr>
                <w:rFonts w:cs="Times New Roman"/>
              </w:rPr>
              <w:t>7</w:t>
            </w:r>
          </w:p>
        </w:tc>
        <w:tc>
          <w:tcPr>
            <w:tcW w:w="1035" w:type="dxa"/>
          </w:tcPr>
          <w:p w14:paraId="2A676617" w14:textId="3B4850BE" w:rsidR="008858A8" w:rsidRPr="7CF57183" w:rsidRDefault="008858A8" w:rsidP="008858A8">
            <w:pPr>
              <w:ind w:firstLine="0"/>
              <w:jc w:val="center"/>
              <w:rPr>
                <w:rFonts w:cs="Times New Roman"/>
              </w:rPr>
            </w:pPr>
            <w:r>
              <w:rPr>
                <w:rFonts w:cs="Times New Roman"/>
              </w:rPr>
              <w:t>En proceso</w:t>
            </w:r>
          </w:p>
        </w:tc>
      </w:tr>
      <w:tr w:rsidR="008858A8" w14:paraId="373D32D9" w14:textId="77777777" w:rsidTr="00F7412E">
        <w:trPr>
          <w:trHeight w:val="905"/>
        </w:trPr>
        <w:tc>
          <w:tcPr>
            <w:tcW w:w="704" w:type="dxa"/>
          </w:tcPr>
          <w:p w14:paraId="33FE5138" w14:textId="28D81FE4" w:rsidR="008858A8" w:rsidRPr="007C25F6" w:rsidRDefault="008858A8" w:rsidP="008858A8">
            <w:pPr>
              <w:ind w:firstLine="0"/>
              <w:jc w:val="center"/>
              <w:rPr>
                <w:rFonts w:cs="Times New Roman"/>
              </w:rPr>
            </w:pPr>
            <w:r>
              <w:rPr>
                <w:rFonts w:cs="Times New Roman"/>
              </w:rPr>
              <w:t>1.12</w:t>
            </w:r>
          </w:p>
        </w:tc>
        <w:tc>
          <w:tcPr>
            <w:tcW w:w="1559" w:type="dxa"/>
          </w:tcPr>
          <w:p w14:paraId="3E7EAC9B" w14:textId="064C2BF3" w:rsidR="008858A8" w:rsidRPr="007C25F6" w:rsidRDefault="008858A8" w:rsidP="008858A8">
            <w:pPr>
              <w:ind w:firstLine="0"/>
              <w:jc w:val="center"/>
              <w:rPr>
                <w:rFonts w:cs="Times New Roman"/>
                <w:color w:val="000000"/>
                <w:sz w:val="22"/>
                <w:szCs w:val="22"/>
                <w:shd w:val="clear" w:color="auto" w:fill="FFFFFF"/>
              </w:rPr>
            </w:pPr>
            <w:r>
              <w:rPr>
                <w:rFonts w:cs="Times New Roman"/>
              </w:rPr>
              <w:t>Cambiando el estado de un tipo de contrato</w:t>
            </w:r>
          </w:p>
        </w:tc>
        <w:tc>
          <w:tcPr>
            <w:tcW w:w="1843" w:type="dxa"/>
          </w:tcPr>
          <w:p w14:paraId="1CB0994B" w14:textId="333EACA5" w:rsidR="008858A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contrato según su vigencia.</w:t>
            </w:r>
          </w:p>
        </w:tc>
        <w:tc>
          <w:tcPr>
            <w:tcW w:w="1701" w:type="dxa"/>
          </w:tcPr>
          <w:p w14:paraId="3DF583B3" w14:textId="06720598" w:rsidR="008858A8" w:rsidRPr="007C25F6" w:rsidRDefault="008858A8" w:rsidP="008858A8">
            <w:pPr>
              <w:ind w:firstLine="0"/>
              <w:jc w:val="center"/>
              <w:rPr>
                <w:rFonts w:cs="Times New Roman"/>
              </w:rPr>
            </w:pPr>
            <w:r w:rsidRPr="00B07560">
              <w:rPr>
                <w:rFonts w:cs="Times New Roman"/>
              </w:rPr>
              <w:t>Diseñar y crear vista de contratos con opción de activar/desactivar, importar información y actualizar lista de contratos.</w:t>
            </w:r>
          </w:p>
        </w:tc>
        <w:tc>
          <w:tcPr>
            <w:tcW w:w="1134" w:type="dxa"/>
          </w:tcPr>
          <w:p w14:paraId="0ECA3F60" w14:textId="5F4D4EEA" w:rsidR="008858A8" w:rsidRPr="007C25F6" w:rsidRDefault="008858A8" w:rsidP="008858A8">
            <w:pPr>
              <w:ind w:firstLine="0"/>
              <w:jc w:val="center"/>
              <w:rPr>
                <w:rFonts w:cs="Times New Roman"/>
              </w:rPr>
            </w:pPr>
            <w:r>
              <w:rPr>
                <w:rFonts w:cs="Times New Roman"/>
              </w:rPr>
              <w:t>Alta</w:t>
            </w:r>
          </w:p>
        </w:tc>
        <w:tc>
          <w:tcPr>
            <w:tcW w:w="1418" w:type="dxa"/>
          </w:tcPr>
          <w:p w14:paraId="7FEDF514" w14:textId="33D957C7" w:rsidR="008858A8" w:rsidRDefault="008858A8" w:rsidP="008858A8">
            <w:pPr>
              <w:ind w:firstLine="0"/>
              <w:jc w:val="center"/>
              <w:rPr>
                <w:rFonts w:cs="Times New Roman"/>
              </w:rPr>
            </w:pPr>
            <w:r>
              <w:rPr>
                <w:rFonts w:cs="Times New Roman"/>
              </w:rPr>
              <w:t>7</w:t>
            </w:r>
          </w:p>
        </w:tc>
        <w:tc>
          <w:tcPr>
            <w:tcW w:w="1035" w:type="dxa"/>
          </w:tcPr>
          <w:p w14:paraId="66DFEABD" w14:textId="34092EEE" w:rsidR="008858A8" w:rsidRPr="7CF57183" w:rsidRDefault="008858A8" w:rsidP="008858A8">
            <w:pPr>
              <w:ind w:firstLine="0"/>
              <w:jc w:val="center"/>
              <w:rPr>
                <w:rFonts w:cs="Times New Roman"/>
              </w:rPr>
            </w:pPr>
            <w:r>
              <w:rPr>
                <w:rFonts w:cs="Times New Roman"/>
              </w:rPr>
              <w:t>En proceso</w:t>
            </w:r>
          </w:p>
        </w:tc>
      </w:tr>
      <w:tr w:rsidR="008858A8" w14:paraId="786882B9" w14:textId="77777777" w:rsidTr="00F7412E">
        <w:trPr>
          <w:trHeight w:val="905"/>
        </w:trPr>
        <w:tc>
          <w:tcPr>
            <w:tcW w:w="704" w:type="dxa"/>
          </w:tcPr>
          <w:p w14:paraId="469E5B6A" w14:textId="5C6BFDF9" w:rsidR="008858A8" w:rsidRPr="007C25F6" w:rsidRDefault="008858A8" w:rsidP="008858A8">
            <w:pPr>
              <w:ind w:firstLine="0"/>
              <w:jc w:val="center"/>
              <w:rPr>
                <w:rFonts w:cs="Times New Roman"/>
              </w:rPr>
            </w:pPr>
            <w:r w:rsidRPr="007C25F6">
              <w:rPr>
                <w:rFonts w:cs="Times New Roman"/>
              </w:rPr>
              <w:t>1.13</w:t>
            </w:r>
          </w:p>
        </w:tc>
        <w:tc>
          <w:tcPr>
            <w:tcW w:w="1559" w:type="dxa"/>
          </w:tcPr>
          <w:p w14:paraId="4425D563" w14:textId="35FB2295"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Visualizando los tipos de vacaciones</w:t>
            </w:r>
          </w:p>
        </w:tc>
        <w:tc>
          <w:tcPr>
            <w:tcW w:w="1843" w:type="dxa"/>
          </w:tcPr>
          <w:p w14:paraId="7A7815AC" w14:textId="7E6A81E5"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Visualizar tipo de vacaciones</w:t>
            </w:r>
          </w:p>
        </w:tc>
        <w:tc>
          <w:tcPr>
            <w:tcW w:w="1701" w:type="dxa"/>
          </w:tcPr>
          <w:p w14:paraId="6BE45819" w14:textId="5706313D" w:rsidR="008858A8" w:rsidRPr="007C25F6" w:rsidRDefault="008858A8" w:rsidP="008858A8">
            <w:pPr>
              <w:ind w:firstLine="0"/>
              <w:jc w:val="center"/>
              <w:rPr>
                <w:rFonts w:cs="Times New Roman"/>
              </w:rPr>
            </w:pPr>
            <w:r w:rsidRPr="007C25F6">
              <w:rPr>
                <w:rFonts w:cs="Times New Roman"/>
              </w:rPr>
              <w:t>Diseñar y crear vista vacaciones, importar información y diseño de lista</w:t>
            </w:r>
            <w:r>
              <w:rPr>
                <w:rFonts w:cs="Times New Roman"/>
              </w:rPr>
              <w:t xml:space="preserve"> de</w:t>
            </w:r>
            <w:r w:rsidRPr="007C25F6">
              <w:rPr>
                <w:rFonts w:cs="Times New Roman"/>
              </w:rPr>
              <w:t xml:space="preserve"> vacaciones.</w:t>
            </w:r>
          </w:p>
        </w:tc>
        <w:tc>
          <w:tcPr>
            <w:tcW w:w="1134" w:type="dxa"/>
          </w:tcPr>
          <w:p w14:paraId="3214B796" w14:textId="239BE587" w:rsidR="008858A8" w:rsidRPr="007C25F6" w:rsidRDefault="008858A8" w:rsidP="008858A8">
            <w:pPr>
              <w:ind w:firstLine="0"/>
              <w:jc w:val="center"/>
              <w:rPr>
                <w:rFonts w:cs="Times New Roman"/>
              </w:rPr>
            </w:pPr>
            <w:r w:rsidRPr="007C25F6">
              <w:rPr>
                <w:rFonts w:cs="Times New Roman"/>
              </w:rPr>
              <w:t>Media</w:t>
            </w:r>
          </w:p>
        </w:tc>
        <w:tc>
          <w:tcPr>
            <w:tcW w:w="1418" w:type="dxa"/>
          </w:tcPr>
          <w:p w14:paraId="5FD3BCBF" w14:textId="2EC122E4" w:rsidR="008858A8" w:rsidRPr="007C25F6" w:rsidRDefault="008858A8" w:rsidP="008858A8">
            <w:pPr>
              <w:ind w:firstLine="0"/>
              <w:jc w:val="center"/>
              <w:rPr>
                <w:rFonts w:cs="Times New Roman"/>
              </w:rPr>
            </w:pPr>
            <w:r>
              <w:rPr>
                <w:rFonts w:cs="Times New Roman"/>
              </w:rPr>
              <w:t>7</w:t>
            </w:r>
          </w:p>
        </w:tc>
        <w:tc>
          <w:tcPr>
            <w:tcW w:w="1035" w:type="dxa"/>
          </w:tcPr>
          <w:p w14:paraId="42645D2B" w14:textId="77777777" w:rsidR="008858A8" w:rsidRPr="007C25F6" w:rsidRDefault="008858A8" w:rsidP="008858A8">
            <w:pPr>
              <w:ind w:firstLine="0"/>
              <w:jc w:val="center"/>
            </w:pPr>
            <w:r w:rsidRPr="7CF57183">
              <w:rPr>
                <w:rFonts w:cs="Times New Roman"/>
              </w:rPr>
              <w:t>En proceso</w:t>
            </w:r>
          </w:p>
          <w:p w14:paraId="58FCE19F" w14:textId="77777777" w:rsidR="008858A8" w:rsidRPr="7CF57183" w:rsidRDefault="008858A8" w:rsidP="008858A8">
            <w:pPr>
              <w:ind w:firstLine="0"/>
              <w:jc w:val="center"/>
              <w:rPr>
                <w:rFonts w:cs="Times New Roman"/>
              </w:rPr>
            </w:pPr>
          </w:p>
        </w:tc>
      </w:tr>
      <w:tr w:rsidR="008858A8" w14:paraId="2BB65E02" w14:textId="77777777" w:rsidTr="00F7412E">
        <w:trPr>
          <w:trHeight w:val="905"/>
        </w:trPr>
        <w:tc>
          <w:tcPr>
            <w:tcW w:w="704" w:type="dxa"/>
          </w:tcPr>
          <w:p w14:paraId="2C17ACFD" w14:textId="4CD24E4B" w:rsidR="008858A8" w:rsidRPr="007C25F6" w:rsidRDefault="008858A8" w:rsidP="008858A8">
            <w:pPr>
              <w:ind w:firstLine="0"/>
              <w:jc w:val="center"/>
              <w:rPr>
                <w:rFonts w:cs="Times New Roman"/>
              </w:rPr>
            </w:pPr>
            <w:r>
              <w:rPr>
                <w:rFonts w:cs="Times New Roman"/>
              </w:rPr>
              <w:t>1.14</w:t>
            </w:r>
          </w:p>
        </w:tc>
        <w:tc>
          <w:tcPr>
            <w:tcW w:w="1559" w:type="dxa"/>
          </w:tcPr>
          <w:p w14:paraId="23542E4B" w14:textId="3B1274CE" w:rsidR="008858A8" w:rsidRPr="007C25F6" w:rsidRDefault="008858A8" w:rsidP="008858A8">
            <w:pPr>
              <w:ind w:firstLine="0"/>
              <w:jc w:val="center"/>
              <w:rPr>
                <w:rFonts w:cs="Times New Roman"/>
                <w:color w:val="000000"/>
                <w:sz w:val="22"/>
                <w:szCs w:val="22"/>
                <w:shd w:val="clear" w:color="auto" w:fill="FFFFFF"/>
              </w:rPr>
            </w:pPr>
            <w:r>
              <w:rPr>
                <w:rFonts w:cs="Times New Roman"/>
              </w:rPr>
              <w:t>Creando tipo de vacaciones</w:t>
            </w:r>
          </w:p>
        </w:tc>
        <w:tc>
          <w:tcPr>
            <w:tcW w:w="1843" w:type="dxa"/>
          </w:tcPr>
          <w:p w14:paraId="6F80B88D" w14:textId="4E17C958"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w:t>
            </w:r>
            <w:r w:rsidRPr="0039364F">
              <w:rPr>
                <w:rFonts w:cs="Times New Roman"/>
              </w:rPr>
              <w:lastRenderedPageBreak/>
              <w:t>crear tipos de vacaciones para gestionar correctamente las licencias de los empleados.</w:t>
            </w:r>
          </w:p>
        </w:tc>
        <w:tc>
          <w:tcPr>
            <w:tcW w:w="1701" w:type="dxa"/>
          </w:tcPr>
          <w:p w14:paraId="3834FA1A" w14:textId="01940BE4" w:rsidR="008858A8" w:rsidRPr="007C25F6" w:rsidRDefault="008858A8" w:rsidP="008858A8">
            <w:pPr>
              <w:ind w:firstLine="0"/>
              <w:jc w:val="center"/>
              <w:rPr>
                <w:rFonts w:cs="Times New Roman"/>
              </w:rPr>
            </w:pPr>
            <w:r w:rsidRPr="0039364F">
              <w:rPr>
                <w:rFonts w:cs="Times New Roman"/>
              </w:rPr>
              <w:lastRenderedPageBreak/>
              <w:t xml:space="preserve">Diseñar y crear vista de </w:t>
            </w:r>
            <w:r w:rsidRPr="0039364F">
              <w:rPr>
                <w:rFonts w:cs="Times New Roman"/>
              </w:rPr>
              <w:lastRenderedPageBreak/>
              <w:t>vacaciones, formulario de creación, importar información y diseñar lista con tipos de vacaciones.</w:t>
            </w:r>
          </w:p>
        </w:tc>
        <w:tc>
          <w:tcPr>
            <w:tcW w:w="1134" w:type="dxa"/>
          </w:tcPr>
          <w:p w14:paraId="636B7B1B" w14:textId="2798D1EB" w:rsidR="008858A8" w:rsidRPr="007C25F6" w:rsidRDefault="008858A8" w:rsidP="008858A8">
            <w:pPr>
              <w:ind w:firstLine="0"/>
              <w:jc w:val="center"/>
              <w:rPr>
                <w:rFonts w:cs="Times New Roman"/>
              </w:rPr>
            </w:pPr>
            <w:r>
              <w:rPr>
                <w:rFonts w:cs="Times New Roman"/>
              </w:rPr>
              <w:lastRenderedPageBreak/>
              <w:t>Media</w:t>
            </w:r>
          </w:p>
        </w:tc>
        <w:tc>
          <w:tcPr>
            <w:tcW w:w="1418" w:type="dxa"/>
          </w:tcPr>
          <w:p w14:paraId="2D5E9579" w14:textId="2CB9DEAB" w:rsidR="008858A8" w:rsidRPr="007C25F6" w:rsidRDefault="008858A8" w:rsidP="008858A8">
            <w:pPr>
              <w:ind w:firstLine="0"/>
              <w:jc w:val="center"/>
              <w:rPr>
                <w:rFonts w:cs="Times New Roman"/>
              </w:rPr>
            </w:pPr>
            <w:r>
              <w:rPr>
                <w:rFonts w:cs="Times New Roman"/>
              </w:rPr>
              <w:t>7</w:t>
            </w:r>
          </w:p>
        </w:tc>
        <w:tc>
          <w:tcPr>
            <w:tcW w:w="1035" w:type="dxa"/>
          </w:tcPr>
          <w:p w14:paraId="2099148E" w14:textId="71A0113C" w:rsidR="008858A8" w:rsidRPr="7CF57183" w:rsidRDefault="008858A8" w:rsidP="008858A8">
            <w:pPr>
              <w:ind w:firstLine="0"/>
              <w:jc w:val="center"/>
              <w:rPr>
                <w:rFonts w:cs="Times New Roman"/>
              </w:rPr>
            </w:pPr>
            <w:r>
              <w:rPr>
                <w:rFonts w:cs="Times New Roman"/>
              </w:rPr>
              <w:t>En proceso</w:t>
            </w:r>
          </w:p>
        </w:tc>
      </w:tr>
      <w:tr w:rsidR="008858A8" w14:paraId="6C6064E5" w14:textId="77777777" w:rsidTr="00F7412E">
        <w:trPr>
          <w:trHeight w:val="905"/>
        </w:trPr>
        <w:tc>
          <w:tcPr>
            <w:tcW w:w="704" w:type="dxa"/>
          </w:tcPr>
          <w:p w14:paraId="61ED7F5B" w14:textId="5341BBB7" w:rsidR="008858A8" w:rsidRPr="007C25F6" w:rsidRDefault="008858A8" w:rsidP="008858A8">
            <w:pPr>
              <w:ind w:firstLine="0"/>
              <w:jc w:val="center"/>
              <w:rPr>
                <w:rFonts w:cs="Times New Roman"/>
              </w:rPr>
            </w:pPr>
            <w:r>
              <w:rPr>
                <w:rFonts w:cs="Times New Roman"/>
              </w:rPr>
              <w:t>1.15</w:t>
            </w:r>
          </w:p>
        </w:tc>
        <w:tc>
          <w:tcPr>
            <w:tcW w:w="1559" w:type="dxa"/>
          </w:tcPr>
          <w:p w14:paraId="6F3BC2BD" w14:textId="1BCB364C" w:rsidR="008858A8" w:rsidRPr="007C25F6" w:rsidRDefault="008858A8" w:rsidP="008858A8">
            <w:pPr>
              <w:ind w:firstLine="0"/>
              <w:jc w:val="center"/>
              <w:rPr>
                <w:rFonts w:cs="Times New Roman"/>
                <w:color w:val="000000"/>
                <w:sz w:val="22"/>
                <w:szCs w:val="22"/>
                <w:shd w:val="clear" w:color="auto" w:fill="FFFFFF"/>
              </w:rPr>
            </w:pPr>
            <w:r>
              <w:rPr>
                <w:rFonts w:cs="Times New Roman"/>
              </w:rPr>
              <w:t>Cambiando el estado de un tipo de vacaciones</w:t>
            </w:r>
          </w:p>
        </w:tc>
        <w:tc>
          <w:tcPr>
            <w:tcW w:w="1843" w:type="dxa"/>
          </w:tcPr>
          <w:p w14:paraId="62AAB017" w14:textId="5DEEBAC7" w:rsidR="008858A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vacaciones según la política de la empresa.</w:t>
            </w:r>
          </w:p>
        </w:tc>
        <w:tc>
          <w:tcPr>
            <w:tcW w:w="1701" w:type="dxa"/>
          </w:tcPr>
          <w:p w14:paraId="49323DB1" w14:textId="2A8054D6" w:rsidR="008858A8" w:rsidRPr="007C25F6" w:rsidRDefault="008858A8" w:rsidP="008858A8">
            <w:pPr>
              <w:ind w:firstLine="0"/>
              <w:jc w:val="center"/>
              <w:rPr>
                <w:rFonts w:cs="Times New Roman"/>
              </w:rPr>
            </w:pPr>
            <w:r w:rsidRPr="00B07560">
              <w:rPr>
                <w:rFonts w:cs="Times New Roman"/>
              </w:rPr>
              <w:t>Diseñar y crear vista de vacaciones con opción de activar/desactivar, importar información y actualizar lista de tipos de vacaciones.</w:t>
            </w:r>
          </w:p>
        </w:tc>
        <w:tc>
          <w:tcPr>
            <w:tcW w:w="1134" w:type="dxa"/>
          </w:tcPr>
          <w:p w14:paraId="27759940" w14:textId="184368D7" w:rsidR="008858A8" w:rsidRPr="007C25F6" w:rsidRDefault="008858A8" w:rsidP="008858A8">
            <w:pPr>
              <w:ind w:firstLine="0"/>
              <w:jc w:val="center"/>
              <w:rPr>
                <w:rFonts w:cs="Times New Roman"/>
              </w:rPr>
            </w:pPr>
            <w:r>
              <w:rPr>
                <w:rFonts w:cs="Times New Roman"/>
              </w:rPr>
              <w:t>Alta</w:t>
            </w:r>
          </w:p>
        </w:tc>
        <w:tc>
          <w:tcPr>
            <w:tcW w:w="1418" w:type="dxa"/>
          </w:tcPr>
          <w:p w14:paraId="6584FFF1" w14:textId="6D19C470" w:rsidR="008858A8" w:rsidRPr="007C25F6" w:rsidRDefault="008858A8" w:rsidP="008858A8">
            <w:pPr>
              <w:ind w:firstLine="0"/>
              <w:jc w:val="center"/>
              <w:rPr>
                <w:rFonts w:cs="Times New Roman"/>
              </w:rPr>
            </w:pPr>
            <w:r>
              <w:rPr>
                <w:rFonts w:cs="Times New Roman"/>
              </w:rPr>
              <w:t>7</w:t>
            </w:r>
          </w:p>
        </w:tc>
        <w:tc>
          <w:tcPr>
            <w:tcW w:w="1035" w:type="dxa"/>
          </w:tcPr>
          <w:p w14:paraId="3A5BBCA2" w14:textId="1091EFB5" w:rsidR="008858A8" w:rsidRPr="7CF57183" w:rsidRDefault="008858A8" w:rsidP="008858A8">
            <w:pPr>
              <w:ind w:firstLine="0"/>
              <w:jc w:val="center"/>
              <w:rPr>
                <w:rFonts w:cs="Times New Roman"/>
              </w:rPr>
            </w:pPr>
            <w:r>
              <w:rPr>
                <w:rFonts w:cs="Times New Roman"/>
              </w:rPr>
              <w:t>En proceso</w:t>
            </w:r>
          </w:p>
        </w:tc>
      </w:tr>
      <w:tr w:rsidR="008858A8" w14:paraId="0857AA18" w14:textId="77777777" w:rsidTr="00F7412E">
        <w:trPr>
          <w:trHeight w:val="905"/>
        </w:trPr>
        <w:tc>
          <w:tcPr>
            <w:tcW w:w="704" w:type="dxa"/>
          </w:tcPr>
          <w:p w14:paraId="163BA203" w14:textId="262500B6" w:rsidR="008858A8" w:rsidRPr="007C25F6" w:rsidRDefault="008858A8" w:rsidP="008858A8">
            <w:pPr>
              <w:ind w:firstLine="0"/>
              <w:jc w:val="center"/>
              <w:rPr>
                <w:rFonts w:cs="Times New Roman"/>
              </w:rPr>
            </w:pPr>
            <w:r w:rsidRPr="007C25F6">
              <w:rPr>
                <w:rFonts w:cs="Times New Roman"/>
              </w:rPr>
              <w:t>1.16</w:t>
            </w:r>
          </w:p>
        </w:tc>
        <w:tc>
          <w:tcPr>
            <w:tcW w:w="1559" w:type="dxa"/>
          </w:tcPr>
          <w:p w14:paraId="08C31CAB" w14:textId="7498FD1D"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Visualizando sucursales</w:t>
            </w:r>
          </w:p>
        </w:tc>
        <w:tc>
          <w:tcPr>
            <w:tcW w:w="1843" w:type="dxa"/>
          </w:tcPr>
          <w:p w14:paraId="402F7BDA" w14:textId="2C3327D0"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Visualiza</w:t>
            </w:r>
            <w:r>
              <w:rPr>
                <w:rFonts w:cs="Times New Roman"/>
              </w:rPr>
              <w:t>r</w:t>
            </w:r>
            <w:r w:rsidRPr="007C25F6">
              <w:rPr>
                <w:rFonts w:cs="Times New Roman"/>
              </w:rPr>
              <w:t xml:space="preserve"> sucursales</w:t>
            </w:r>
          </w:p>
        </w:tc>
        <w:tc>
          <w:tcPr>
            <w:tcW w:w="1701" w:type="dxa"/>
          </w:tcPr>
          <w:p w14:paraId="78AF28B8" w14:textId="418B2E27" w:rsidR="008858A8" w:rsidRPr="007C25F6" w:rsidRDefault="008858A8" w:rsidP="008858A8">
            <w:pPr>
              <w:ind w:firstLine="0"/>
              <w:jc w:val="center"/>
              <w:rPr>
                <w:rFonts w:cs="Times New Roman"/>
              </w:rPr>
            </w:pPr>
            <w:r w:rsidRPr="007C25F6">
              <w:rPr>
                <w:rFonts w:cs="Times New Roman"/>
              </w:rPr>
              <w:t>Diseñar y crear vistas sucursales, importar información y diseño de listas sucursal</w:t>
            </w:r>
          </w:p>
        </w:tc>
        <w:tc>
          <w:tcPr>
            <w:tcW w:w="1134" w:type="dxa"/>
          </w:tcPr>
          <w:p w14:paraId="72BA0278" w14:textId="137674F9" w:rsidR="008858A8" w:rsidRPr="007C25F6" w:rsidRDefault="008858A8" w:rsidP="008858A8">
            <w:pPr>
              <w:ind w:firstLine="0"/>
              <w:jc w:val="center"/>
              <w:rPr>
                <w:rFonts w:cs="Times New Roman"/>
              </w:rPr>
            </w:pPr>
            <w:r w:rsidRPr="007C25F6">
              <w:rPr>
                <w:rFonts w:cs="Times New Roman"/>
              </w:rPr>
              <w:t>Media</w:t>
            </w:r>
          </w:p>
        </w:tc>
        <w:tc>
          <w:tcPr>
            <w:tcW w:w="1418" w:type="dxa"/>
          </w:tcPr>
          <w:p w14:paraId="64FD9786" w14:textId="42723006" w:rsidR="008858A8" w:rsidRDefault="008858A8" w:rsidP="008858A8">
            <w:pPr>
              <w:ind w:firstLine="0"/>
              <w:jc w:val="center"/>
              <w:rPr>
                <w:rFonts w:cs="Times New Roman"/>
              </w:rPr>
            </w:pPr>
            <w:r w:rsidRPr="007C25F6">
              <w:rPr>
                <w:rFonts w:cs="Times New Roman"/>
              </w:rPr>
              <w:t>10</w:t>
            </w:r>
          </w:p>
        </w:tc>
        <w:tc>
          <w:tcPr>
            <w:tcW w:w="1035" w:type="dxa"/>
          </w:tcPr>
          <w:p w14:paraId="31A93F88" w14:textId="77777777" w:rsidR="008858A8" w:rsidRPr="007C25F6" w:rsidRDefault="008858A8" w:rsidP="008858A8">
            <w:pPr>
              <w:ind w:firstLine="0"/>
              <w:jc w:val="center"/>
            </w:pPr>
            <w:r w:rsidRPr="7CF57183">
              <w:rPr>
                <w:rFonts w:cs="Times New Roman"/>
              </w:rPr>
              <w:t>En proceso</w:t>
            </w:r>
          </w:p>
          <w:p w14:paraId="6FAAD91A" w14:textId="77777777" w:rsidR="008858A8" w:rsidRPr="7CF57183" w:rsidRDefault="008858A8" w:rsidP="008858A8">
            <w:pPr>
              <w:ind w:firstLine="0"/>
              <w:jc w:val="center"/>
              <w:rPr>
                <w:rFonts w:cs="Times New Roman"/>
              </w:rPr>
            </w:pPr>
          </w:p>
        </w:tc>
      </w:tr>
      <w:tr w:rsidR="008858A8" w14:paraId="2AB502DD" w14:textId="77777777" w:rsidTr="00F7412E">
        <w:trPr>
          <w:trHeight w:val="905"/>
        </w:trPr>
        <w:tc>
          <w:tcPr>
            <w:tcW w:w="704" w:type="dxa"/>
          </w:tcPr>
          <w:p w14:paraId="4C053EB8" w14:textId="26E23143" w:rsidR="008858A8" w:rsidRPr="007C25F6" w:rsidRDefault="008858A8" w:rsidP="008858A8">
            <w:pPr>
              <w:ind w:firstLine="0"/>
              <w:jc w:val="center"/>
              <w:rPr>
                <w:rFonts w:cs="Times New Roman"/>
              </w:rPr>
            </w:pPr>
            <w:r>
              <w:rPr>
                <w:rFonts w:cs="Times New Roman"/>
              </w:rPr>
              <w:t>1.17</w:t>
            </w:r>
          </w:p>
        </w:tc>
        <w:tc>
          <w:tcPr>
            <w:tcW w:w="1559" w:type="dxa"/>
          </w:tcPr>
          <w:p w14:paraId="0044033F" w14:textId="4E889AB3" w:rsidR="008858A8" w:rsidRPr="007C25F6" w:rsidRDefault="008858A8" w:rsidP="008858A8">
            <w:pPr>
              <w:ind w:firstLine="0"/>
              <w:jc w:val="center"/>
              <w:rPr>
                <w:rFonts w:cs="Times New Roman"/>
                <w:color w:val="000000"/>
                <w:sz w:val="22"/>
                <w:szCs w:val="22"/>
                <w:shd w:val="clear" w:color="auto" w:fill="FFFFFF"/>
              </w:rPr>
            </w:pPr>
            <w:r>
              <w:rPr>
                <w:rFonts w:cs="Times New Roman"/>
              </w:rPr>
              <w:t>Creando una sucursal</w:t>
            </w:r>
          </w:p>
        </w:tc>
        <w:tc>
          <w:tcPr>
            <w:tcW w:w="1843" w:type="dxa"/>
          </w:tcPr>
          <w:p w14:paraId="4C3D38AA" w14:textId="69A3AA2E"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registrar sucursales de la empresa para </w:t>
            </w:r>
            <w:r w:rsidRPr="0039364F">
              <w:rPr>
                <w:rFonts w:cs="Times New Roman"/>
              </w:rPr>
              <w:lastRenderedPageBreak/>
              <w:t>organizar mejor las ubicaciones.</w:t>
            </w:r>
          </w:p>
        </w:tc>
        <w:tc>
          <w:tcPr>
            <w:tcW w:w="1701" w:type="dxa"/>
          </w:tcPr>
          <w:p w14:paraId="63B3B51D" w14:textId="46C488CB" w:rsidR="008858A8" w:rsidRPr="007C25F6" w:rsidRDefault="008858A8" w:rsidP="008858A8">
            <w:pPr>
              <w:ind w:firstLine="0"/>
              <w:jc w:val="center"/>
              <w:rPr>
                <w:rFonts w:cs="Times New Roman"/>
              </w:rPr>
            </w:pPr>
            <w:r w:rsidRPr="0039364F">
              <w:rPr>
                <w:rFonts w:cs="Times New Roman"/>
              </w:rPr>
              <w:lastRenderedPageBreak/>
              <w:t xml:space="preserve">Diseñar y crear vista de sucursales, formulario de creación, </w:t>
            </w:r>
            <w:r w:rsidRPr="0039364F">
              <w:rPr>
                <w:rFonts w:cs="Times New Roman"/>
              </w:rPr>
              <w:lastRenderedPageBreak/>
              <w:t>importar información y diseñar lista con sucursales registradas.</w:t>
            </w:r>
          </w:p>
        </w:tc>
        <w:tc>
          <w:tcPr>
            <w:tcW w:w="1134" w:type="dxa"/>
          </w:tcPr>
          <w:p w14:paraId="0037FC38" w14:textId="7CC0A4AA" w:rsidR="008858A8" w:rsidRPr="007C25F6" w:rsidRDefault="008858A8" w:rsidP="008858A8">
            <w:pPr>
              <w:ind w:firstLine="0"/>
              <w:jc w:val="center"/>
              <w:rPr>
                <w:rFonts w:cs="Times New Roman"/>
              </w:rPr>
            </w:pPr>
            <w:r>
              <w:rPr>
                <w:rFonts w:cs="Times New Roman"/>
              </w:rPr>
              <w:lastRenderedPageBreak/>
              <w:t>Alta</w:t>
            </w:r>
          </w:p>
        </w:tc>
        <w:tc>
          <w:tcPr>
            <w:tcW w:w="1418" w:type="dxa"/>
          </w:tcPr>
          <w:p w14:paraId="7ED3AC48" w14:textId="057A148F" w:rsidR="008858A8" w:rsidRPr="007C25F6" w:rsidRDefault="008858A8" w:rsidP="008858A8">
            <w:pPr>
              <w:ind w:firstLine="0"/>
              <w:jc w:val="center"/>
              <w:rPr>
                <w:rFonts w:cs="Times New Roman"/>
              </w:rPr>
            </w:pPr>
            <w:r>
              <w:rPr>
                <w:rFonts w:cs="Times New Roman"/>
              </w:rPr>
              <w:t>8</w:t>
            </w:r>
          </w:p>
        </w:tc>
        <w:tc>
          <w:tcPr>
            <w:tcW w:w="1035" w:type="dxa"/>
          </w:tcPr>
          <w:p w14:paraId="1985525A" w14:textId="37735CBC" w:rsidR="008858A8" w:rsidRPr="7CF57183" w:rsidRDefault="008858A8" w:rsidP="008858A8">
            <w:pPr>
              <w:ind w:firstLine="0"/>
              <w:jc w:val="center"/>
              <w:rPr>
                <w:rFonts w:cs="Times New Roman"/>
              </w:rPr>
            </w:pPr>
            <w:r>
              <w:rPr>
                <w:rFonts w:cs="Times New Roman"/>
              </w:rPr>
              <w:t>En proceso</w:t>
            </w:r>
          </w:p>
        </w:tc>
      </w:tr>
      <w:tr w:rsidR="008858A8" w14:paraId="627FFDE3" w14:textId="77777777" w:rsidTr="00F7412E">
        <w:trPr>
          <w:trHeight w:val="905"/>
        </w:trPr>
        <w:tc>
          <w:tcPr>
            <w:tcW w:w="704" w:type="dxa"/>
          </w:tcPr>
          <w:p w14:paraId="235C74EC" w14:textId="294E0909" w:rsidR="008858A8" w:rsidRPr="007C25F6" w:rsidRDefault="008858A8" w:rsidP="008858A8">
            <w:pPr>
              <w:ind w:firstLine="0"/>
              <w:jc w:val="center"/>
              <w:rPr>
                <w:rFonts w:cs="Times New Roman"/>
              </w:rPr>
            </w:pPr>
            <w:r>
              <w:rPr>
                <w:rFonts w:cs="Times New Roman"/>
              </w:rPr>
              <w:t>1.18</w:t>
            </w:r>
          </w:p>
        </w:tc>
        <w:tc>
          <w:tcPr>
            <w:tcW w:w="1559" w:type="dxa"/>
          </w:tcPr>
          <w:p w14:paraId="2CFE465F" w14:textId="31BD6A3F" w:rsidR="008858A8" w:rsidRPr="007C25F6" w:rsidRDefault="008858A8" w:rsidP="008858A8">
            <w:pPr>
              <w:ind w:firstLine="0"/>
              <w:jc w:val="center"/>
              <w:rPr>
                <w:rFonts w:cs="Times New Roman"/>
                <w:color w:val="000000"/>
                <w:sz w:val="22"/>
                <w:szCs w:val="22"/>
                <w:shd w:val="clear" w:color="auto" w:fill="FFFFFF"/>
              </w:rPr>
            </w:pPr>
            <w:r>
              <w:rPr>
                <w:rFonts w:cs="Times New Roman"/>
              </w:rPr>
              <w:t>Cambiando el estado de una sucursal</w:t>
            </w:r>
          </w:p>
        </w:tc>
        <w:tc>
          <w:tcPr>
            <w:tcW w:w="1843" w:type="dxa"/>
          </w:tcPr>
          <w:p w14:paraId="31DE6CAD" w14:textId="4AA1D3C5" w:rsidR="008858A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sucursales según su funcionamiento.</w:t>
            </w:r>
          </w:p>
        </w:tc>
        <w:tc>
          <w:tcPr>
            <w:tcW w:w="1701" w:type="dxa"/>
          </w:tcPr>
          <w:p w14:paraId="3CFBEB3C" w14:textId="3D460116" w:rsidR="008858A8" w:rsidRPr="007C25F6" w:rsidRDefault="008858A8" w:rsidP="008858A8">
            <w:pPr>
              <w:ind w:firstLine="0"/>
              <w:jc w:val="center"/>
              <w:rPr>
                <w:rFonts w:cs="Times New Roman"/>
              </w:rPr>
            </w:pPr>
            <w:r w:rsidRPr="00B07560">
              <w:rPr>
                <w:rFonts w:cs="Times New Roman"/>
              </w:rPr>
              <w:t>Diseñar y crear vista de sucursales con opción de activar/desactivar, importar información y actualizar lista de sucursales.</w:t>
            </w:r>
          </w:p>
        </w:tc>
        <w:tc>
          <w:tcPr>
            <w:tcW w:w="1134" w:type="dxa"/>
          </w:tcPr>
          <w:p w14:paraId="277C3417" w14:textId="41A47EA3" w:rsidR="008858A8" w:rsidRPr="007C25F6" w:rsidRDefault="008858A8" w:rsidP="008858A8">
            <w:pPr>
              <w:ind w:firstLine="0"/>
              <w:jc w:val="center"/>
              <w:rPr>
                <w:rFonts w:cs="Times New Roman"/>
              </w:rPr>
            </w:pPr>
            <w:r>
              <w:rPr>
                <w:rFonts w:cs="Times New Roman"/>
              </w:rPr>
              <w:t>Alta</w:t>
            </w:r>
          </w:p>
        </w:tc>
        <w:tc>
          <w:tcPr>
            <w:tcW w:w="1418" w:type="dxa"/>
          </w:tcPr>
          <w:p w14:paraId="62E72148" w14:textId="5E9AFE4B" w:rsidR="008858A8" w:rsidRPr="007C25F6" w:rsidRDefault="008858A8" w:rsidP="008858A8">
            <w:pPr>
              <w:ind w:firstLine="0"/>
              <w:jc w:val="center"/>
              <w:rPr>
                <w:rFonts w:cs="Times New Roman"/>
              </w:rPr>
            </w:pPr>
            <w:r>
              <w:rPr>
                <w:rFonts w:cs="Times New Roman"/>
              </w:rPr>
              <w:t>7</w:t>
            </w:r>
          </w:p>
        </w:tc>
        <w:tc>
          <w:tcPr>
            <w:tcW w:w="1035" w:type="dxa"/>
          </w:tcPr>
          <w:p w14:paraId="57F4B992" w14:textId="7B1A5D3B" w:rsidR="008858A8" w:rsidRPr="7CF57183" w:rsidRDefault="008858A8" w:rsidP="008858A8">
            <w:pPr>
              <w:ind w:firstLine="0"/>
              <w:jc w:val="center"/>
              <w:rPr>
                <w:rFonts w:cs="Times New Roman"/>
              </w:rPr>
            </w:pPr>
            <w:r>
              <w:rPr>
                <w:rFonts w:cs="Times New Roman"/>
              </w:rPr>
              <w:t>En proceso</w:t>
            </w:r>
          </w:p>
        </w:tc>
      </w:tr>
      <w:tr w:rsidR="008858A8" w14:paraId="294FD95B" w14:textId="77777777" w:rsidTr="00F7412E">
        <w:trPr>
          <w:trHeight w:val="905"/>
        </w:trPr>
        <w:tc>
          <w:tcPr>
            <w:tcW w:w="704" w:type="dxa"/>
          </w:tcPr>
          <w:p w14:paraId="7069A032" w14:textId="77524DD9" w:rsidR="008858A8" w:rsidRPr="007C25F6" w:rsidRDefault="008858A8" w:rsidP="008858A8">
            <w:pPr>
              <w:ind w:firstLine="0"/>
              <w:jc w:val="center"/>
              <w:rPr>
                <w:rFonts w:cs="Times New Roman"/>
              </w:rPr>
            </w:pPr>
            <w:r w:rsidRPr="007C25F6">
              <w:rPr>
                <w:rFonts w:cs="Times New Roman"/>
              </w:rPr>
              <w:t>1.19</w:t>
            </w:r>
          </w:p>
        </w:tc>
        <w:tc>
          <w:tcPr>
            <w:tcW w:w="1559" w:type="dxa"/>
          </w:tcPr>
          <w:p w14:paraId="1F33A424" w14:textId="2B817D36"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Ingresando a la pestaña de centros de costos</w:t>
            </w:r>
          </w:p>
        </w:tc>
        <w:tc>
          <w:tcPr>
            <w:tcW w:w="1843" w:type="dxa"/>
          </w:tcPr>
          <w:p w14:paraId="1B2CB240" w14:textId="21AD525E"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Visualizar centro de costos</w:t>
            </w:r>
          </w:p>
        </w:tc>
        <w:tc>
          <w:tcPr>
            <w:tcW w:w="1701" w:type="dxa"/>
          </w:tcPr>
          <w:p w14:paraId="1CBF0B6E" w14:textId="113D9A25" w:rsidR="008858A8" w:rsidRPr="007C25F6" w:rsidRDefault="008858A8" w:rsidP="008858A8">
            <w:pPr>
              <w:ind w:firstLine="0"/>
              <w:jc w:val="center"/>
              <w:rPr>
                <w:rFonts w:cs="Times New Roman"/>
              </w:rPr>
            </w:pPr>
            <w:r w:rsidRPr="007C25F6">
              <w:rPr>
                <w:rFonts w:cs="Times New Roman"/>
              </w:rPr>
              <w:t>Diseñar y crear vista centro de costos, importar información y diseño de lista de centro de costos</w:t>
            </w:r>
          </w:p>
        </w:tc>
        <w:tc>
          <w:tcPr>
            <w:tcW w:w="1134" w:type="dxa"/>
          </w:tcPr>
          <w:p w14:paraId="68264E0E" w14:textId="034F478D" w:rsidR="008858A8" w:rsidRPr="007C25F6" w:rsidRDefault="008858A8" w:rsidP="008858A8">
            <w:pPr>
              <w:ind w:firstLine="0"/>
              <w:jc w:val="center"/>
              <w:rPr>
                <w:rFonts w:cs="Times New Roman"/>
              </w:rPr>
            </w:pPr>
            <w:r w:rsidRPr="007C25F6">
              <w:rPr>
                <w:rFonts w:cs="Times New Roman"/>
              </w:rPr>
              <w:t>Media</w:t>
            </w:r>
          </w:p>
        </w:tc>
        <w:tc>
          <w:tcPr>
            <w:tcW w:w="1418" w:type="dxa"/>
          </w:tcPr>
          <w:p w14:paraId="208D59C9" w14:textId="137891FD" w:rsidR="008858A8" w:rsidRPr="007C25F6" w:rsidRDefault="008858A8" w:rsidP="008858A8">
            <w:pPr>
              <w:ind w:firstLine="0"/>
              <w:jc w:val="center"/>
              <w:rPr>
                <w:rFonts w:cs="Times New Roman"/>
              </w:rPr>
            </w:pPr>
            <w:r w:rsidRPr="007C25F6">
              <w:rPr>
                <w:rFonts w:cs="Times New Roman"/>
              </w:rPr>
              <w:t>9</w:t>
            </w:r>
          </w:p>
        </w:tc>
        <w:tc>
          <w:tcPr>
            <w:tcW w:w="1035" w:type="dxa"/>
          </w:tcPr>
          <w:p w14:paraId="13855F5F" w14:textId="77777777" w:rsidR="008858A8" w:rsidRPr="007C25F6" w:rsidRDefault="008858A8" w:rsidP="008858A8">
            <w:pPr>
              <w:ind w:firstLine="0"/>
              <w:jc w:val="center"/>
            </w:pPr>
            <w:r w:rsidRPr="7CF57183">
              <w:rPr>
                <w:rFonts w:cs="Times New Roman"/>
              </w:rPr>
              <w:t>En proceso</w:t>
            </w:r>
          </w:p>
          <w:p w14:paraId="69BA40AB" w14:textId="77777777" w:rsidR="008858A8" w:rsidRPr="7CF57183" w:rsidRDefault="008858A8" w:rsidP="008858A8">
            <w:pPr>
              <w:ind w:firstLine="0"/>
              <w:jc w:val="center"/>
              <w:rPr>
                <w:rFonts w:cs="Times New Roman"/>
              </w:rPr>
            </w:pPr>
          </w:p>
        </w:tc>
      </w:tr>
      <w:tr w:rsidR="008858A8" w14:paraId="2E637AAC" w14:textId="77777777" w:rsidTr="00F7412E">
        <w:trPr>
          <w:trHeight w:val="905"/>
        </w:trPr>
        <w:tc>
          <w:tcPr>
            <w:tcW w:w="704" w:type="dxa"/>
          </w:tcPr>
          <w:p w14:paraId="0D9EA59B" w14:textId="57A8F463" w:rsidR="008858A8" w:rsidRPr="007C25F6" w:rsidRDefault="008858A8" w:rsidP="008858A8">
            <w:pPr>
              <w:ind w:firstLine="0"/>
              <w:jc w:val="center"/>
              <w:rPr>
                <w:rFonts w:cs="Times New Roman"/>
              </w:rPr>
            </w:pPr>
            <w:r>
              <w:rPr>
                <w:rFonts w:cs="Times New Roman"/>
              </w:rPr>
              <w:t>1.20</w:t>
            </w:r>
          </w:p>
        </w:tc>
        <w:tc>
          <w:tcPr>
            <w:tcW w:w="1559" w:type="dxa"/>
          </w:tcPr>
          <w:p w14:paraId="1A43DF3D" w14:textId="07B4711B" w:rsidR="008858A8" w:rsidRPr="007C25F6" w:rsidRDefault="008858A8" w:rsidP="008858A8">
            <w:pPr>
              <w:ind w:firstLine="0"/>
              <w:jc w:val="center"/>
              <w:rPr>
                <w:rFonts w:cs="Times New Roman"/>
                <w:color w:val="000000"/>
                <w:sz w:val="22"/>
                <w:szCs w:val="22"/>
                <w:shd w:val="clear" w:color="auto" w:fill="FFFFFF"/>
              </w:rPr>
            </w:pPr>
            <w:r>
              <w:rPr>
                <w:rFonts w:cs="Times New Roman"/>
              </w:rPr>
              <w:t>Creando nuevo centro de costo</w:t>
            </w:r>
          </w:p>
        </w:tc>
        <w:tc>
          <w:tcPr>
            <w:tcW w:w="1843" w:type="dxa"/>
          </w:tcPr>
          <w:p w14:paraId="38D7D5EB" w14:textId="3063C4F1"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centros de costos para gestionar los recursos financieros de la empresa.</w:t>
            </w:r>
          </w:p>
        </w:tc>
        <w:tc>
          <w:tcPr>
            <w:tcW w:w="1701" w:type="dxa"/>
          </w:tcPr>
          <w:p w14:paraId="4B365909" w14:textId="7E872ADD" w:rsidR="008858A8" w:rsidRPr="007C25F6" w:rsidRDefault="008858A8" w:rsidP="008858A8">
            <w:pPr>
              <w:ind w:firstLine="0"/>
              <w:jc w:val="center"/>
              <w:rPr>
                <w:rFonts w:cs="Times New Roman"/>
              </w:rPr>
            </w:pPr>
            <w:r w:rsidRPr="0039364F">
              <w:rPr>
                <w:rFonts w:cs="Times New Roman"/>
              </w:rPr>
              <w:t xml:space="preserve">Diseñar y crear vista de centros de costo, formulario de creación, importar información y </w:t>
            </w:r>
            <w:r w:rsidRPr="0039364F">
              <w:rPr>
                <w:rFonts w:cs="Times New Roman"/>
              </w:rPr>
              <w:lastRenderedPageBreak/>
              <w:t>diseñar lista de centros registrados.</w:t>
            </w:r>
          </w:p>
        </w:tc>
        <w:tc>
          <w:tcPr>
            <w:tcW w:w="1134" w:type="dxa"/>
          </w:tcPr>
          <w:p w14:paraId="7F027EBD" w14:textId="22844DE8" w:rsidR="008858A8" w:rsidRPr="007C25F6" w:rsidRDefault="008858A8" w:rsidP="008858A8">
            <w:pPr>
              <w:ind w:firstLine="0"/>
              <w:jc w:val="center"/>
              <w:rPr>
                <w:rFonts w:cs="Times New Roman"/>
              </w:rPr>
            </w:pPr>
            <w:r>
              <w:rPr>
                <w:rFonts w:cs="Times New Roman"/>
              </w:rPr>
              <w:lastRenderedPageBreak/>
              <w:t>Alta</w:t>
            </w:r>
          </w:p>
        </w:tc>
        <w:tc>
          <w:tcPr>
            <w:tcW w:w="1418" w:type="dxa"/>
          </w:tcPr>
          <w:p w14:paraId="1DC51C03" w14:textId="48AD8D3B" w:rsidR="008858A8" w:rsidRPr="007C25F6" w:rsidRDefault="008858A8" w:rsidP="008858A8">
            <w:pPr>
              <w:ind w:firstLine="0"/>
              <w:jc w:val="center"/>
              <w:rPr>
                <w:rFonts w:cs="Times New Roman"/>
              </w:rPr>
            </w:pPr>
            <w:r>
              <w:rPr>
                <w:rFonts w:cs="Times New Roman"/>
              </w:rPr>
              <w:t>7</w:t>
            </w:r>
          </w:p>
        </w:tc>
        <w:tc>
          <w:tcPr>
            <w:tcW w:w="1035" w:type="dxa"/>
          </w:tcPr>
          <w:p w14:paraId="2DD0629A" w14:textId="450FE301" w:rsidR="008858A8" w:rsidRPr="7CF57183" w:rsidRDefault="008858A8" w:rsidP="008858A8">
            <w:pPr>
              <w:ind w:firstLine="0"/>
              <w:jc w:val="center"/>
              <w:rPr>
                <w:rFonts w:cs="Times New Roman"/>
              </w:rPr>
            </w:pPr>
            <w:r>
              <w:rPr>
                <w:rFonts w:cs="Times New Roman"/>
              </w:rPr>
              <w:t>En proceso</w:t>
            </w:r>
          </w:p>
        </w:tc>
      </w:tr>
      <w:tr w:rsidR="008858A8" w14:paraId="5C56909B" w14:textId="77777777" w:rsidTr="00F7412E">
        <w:trPr>
          <w:trHeight w:val="905"/>
        </w:trPr>
        <w:tc>
          <w:tcPr>
            <w:tcW w:w="704" w:type="dxa"/>
          </w:tcPr>
          <w:p w14:paraId="4F89AB01" w14:textId="6DCD5511" w:rsidR="008858A8" w:rsidRPr="007C25F6" w:rsidRDefault="008858A8" w:rsidP="008858A8">
            <w:pPr>
              <w:ind w:firstLine="0"/>
              <w:jc w:val="center"/>
              <w:rPr>
                <w:rFonts w:cs="Times New Roman"/>
              </w:rPr>
            </w:pPr>
            <w:r>
              <w:rPr>
                <w:rFonts w:cs="Times New Roman"/>
              </w:rPr>
              <w:t>1.21</w:t>
            </w:r>
          </w:p>
        </w:tc>
        <w:tc>
          <w:tcPr>
            <w:tcW w:w="1559" w:type="dxa"/>
          </w:tcPr>
          <w:p w14:paraId="6F72311C" w14:textId="79455194" w:rsidR="008858A8" w:rsidRPr="007C25F6" w:rsidRDefault="008858A8" w:rsidP="008858A8">
            <w:pPr>
              <w:ind w:firstLine="0"/>
              <w:jc w:val="center"/>
              <w:rPr>
                <w:rFonts w:cs="Times New Roman"/>
                <w:color w:val="000000"/>
                <w:sz w:val="22"/>
                <w:szCs w:val="22"/>
                <w:shd w:val="clear" w:color="auto" w:fill="FFFFFF"/>
              </w:rPr>
            </w:pPr>
            <w:r>
              <w:rPr>
                <w:rFonts w:cs="Times New Roman"/>
              </w:rPr>
              <w:t>Cambiando el estado de un centro de costo</w:t>
            </w:r>
          </w:p>
        </w:tc>
        <w:tc>
          <w:tcPr>
            <w:tcW w:w="1843" w:type="dxa"/>
          </w:tcPr>
          <w:p w14:paraId="0AD2E0A8" w14:textId="735783E3" w:rsidR="008858A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centros de costo según su uso contable.</w:t>
            </w:r>
          </w:p>
        </w:tc>
        <w:tc>
          <w:tcPr>
            <w:tcW w:w="1701" w:type="dxa"/>
          </w:tcPr>
          <w:p w14:paraId="57014CA5" w14:textId="7F6B95AB" w:rsidR="008858A8" w:rsidRPr="007C25F6" w:rsidRDefault="008858A8" w:rsidP="008858A8">
            <w:pPr>
              <w:ind w:firstLine="0"/>
              <w:jc w:val="center"/>
              <w:rPr>
                <w:rFonts w:cs="Times New Roman"/>
              </w:rPr>
            </w:pPr>
            <w:r w:rsidRPr="00B07560">
              <w:rPr>
                <w:rFonts w:cs="Times New Roman"/>
              </w:rPr>
              <w:t>Diseñar y crear vista de centros de costo con opción de activar/desactivar, importar información y actualizar lista de centros de costo.</w:t>
            </w:r>
          </w:p>
        </w:tc>
        <w:tc>
          <w:tcPr>
            <w:tcW w:w="1134" w:type="dxa"/>
          </w:tcPr>
          <w:p w14:paraId="67E637F2" w14:textId="5D59CB36" w:rsidR="008858A8" w:rsidRPr="007C25F6" w:rsidRDefault="008858A8" w:rsidP="008858A8">
            <w:pPr>
              <w:ind w:firstLine="0"/>
              <w:jc w:val="center"/>
              <w:rPr>
                <w:rFonts w:cs="Times New Roman"/>
              </w:rPr>
            </w:pPr>
            <w:r>
              <w:rPr>
                <w:rFonts w:cs="Times New Roman"/>
              </w:rPr>
              <w:t>Alta</w:t>
            </w:r>
          </w:p>
        </w:tc>
        <w:tc>
          <w:tcPr>
            <w:tcW w:w="1418" w:type="dxa"/>
          </w:tcPr>
          <w:p w14:paraId="05FD2F3C" w14:textId="58D5CDD4" w:rsidR="008858A8" w:rsidRPr="007C25F6" w:rsidRDefault="008858A8" w:rsidP="008858A8">
            <w:pPr>
              <w:ind w:firstLine="0"/>
              <w:jc w:val="center"/>
              <w:rPr>
                <w:rFonts w:cs="Times New Roman"/>
              </w:rPr>
            </w:pPr>
            <w:r>
              <w:rPr>
                <w:rFonts w:cs="Times New Roman"/>
              </w:rPr>
              <w:t>7</w:t>
            </w:r>
          </w:p>
        </w:tc>
        <w:tc>
          <w:tcPr>
            <w:tcW w:w="1035" w:type="dxa"/>
          </w:tcPr>
          <w:p w14:paraId="5D09CEFC" w14:textId="1D46177C" w:rsidR="008858A8" w:rsidRPr="7CF57183" w:rsidRDefault="008858A8" w:rsidP="008858A8">
            <w:pPr>
              <w:ind w:firstLine="0"/>
              <w:jc w:val="center"/>
              <w:rPr>
                <w:rFonts w:cs="Times New Roman"/>
              </w:rPr>
            </w:pPr>
            <w:r>
              <w:rPr>
                <w:rFonts w:cs="Times New Roman"/>
              </w:rPr>
              <w:t>En proceso</w:t>
            </w:r>
          </w:p>
        </w:tc>
      </w:tr>
      <w:tr w:rsidR="008858A8" w14:paraId="07615F8F" w14:textId="77777777" w:rsidTr="00F7412E">
        <w:trPr>
          <w:trHeight w:val="905"/>
        </w:trPr>
        <w:tc>
          <w:tcPr>
            <w:tcW w:w="704" w:type="dxa"/>
          </w:tcPr>
          <w:p w14:paraId="2E74CB79" w14:textId="3D9B955D" w:rsidR="008858A8" w:rsidRPr="007C25F6" w:rsidRDefault="008858A8" w:rsidP="008858A8">
            <w:pPr>
              <w:ind w:firstLine="0"/>
              <w:jc w:val="center"/>
              <w:rPr>
                <w:rFonts w:cs="Times New Roman"/>
              </w:rPr>
            </w:pPr>
            <w:r w:rsidRPr="007C25F6">
              <w:rPr>
                <w:rFonts w:cs="Times New Roman"/>
              </w:rPr>
              <w:t>2.1</w:t>
            </w:r>
          </w:p>
        </w:tc>
        <w:tc>
          <w:tcPr>
            <w:tcW w:w="1559" w:type="dxa"/>
          </w:tcPr>
          <w:p w14:paraId="51AEA810" w14:textId="14BDF544"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Visualizando ficha de empleados</w:t>
            </w:r>
          </w:p>
        </w:tc>
        <w:tc>
          <w:tcPr>
            <w:tcW w:w="1843" w:type="dxa"/>
          </w:tcPr>
          <w:p w14:paraId="3472561D" w14:textId="5676FB6E"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Visualizar fichas de empleados</w:t>
            </w:r>
          </w:p>
        </w:tc>
        <w:tc>
          <w:tcPr>
            <w:tcW w:w="1701" w:type="dxa"/>
          </w:tcPr>
          <w:p w14:paraId="215E6A62" w14:textId="2D98A0F9" w:rsidR="008858A8" w:rsidRPr="007C25F6" w:rsidRDefault="008858A8" w:rsidP="008858A8">
            <w:pPr>
              <w:ind w:firstLine="0"/>
              <w:jc w:val="center"/>
              <w:rPr>
                <w:rFonts w:cs="Times New Roman"/>
              </w:rPr>
            </w:pPr>
            <w:r w:rsidRPr="007C25F6">
              <w:rPr>
                <w:rFonts w:cs="Times New Roman"/>
              </w:rPr>
              <w:t>Diseñar y crear vista ficha de empleado, importar información y diseñar lista de ficha de empleado</w:t>
            </w:r>
          </w:p>
        </w:tc>
        <w:tc>
          <w:tcPr>
            <w:tcW w:w="1134" w:type="dxa"/>
          </w:tcPr>
          <w:p w14:paraId="3E23EEE5" w14:textId="53644D84" w:rsidR="008858A8" w:rsidRPr="007C25F6" w:rsidRDefault="008858A8" w:rsidP="008858A8">
            <w:pPr>
              <w:ind w:firstLine="0"/>
              <w:jc w:val="center"/>
              <w:rPr>
                <w:rFonts w:cs="Times New Roman"/>
              </w:rPr>
            </w:pPr>
            <w:r w:rsidRPr="007C25F6">
              <w:rPr>
                <w:rFonts w:cs="Times New Roman"/>
              </w:rPr>
              <w:t>Media</w:t>
            </w:r>
          </w:p>
        </w:tc>
        <w:tc>
          <w:tcPr>
            <w:tcW w:w="1418" w:type="dxa"/>
          </w:tcPr>
          <w:p w14:paraId="03909100" w14:textId="49FEB1B8" w:rsidR="008858A8" w:rsidRPr="007C25F6" w:rsidRDefault="008858A8" w:rsidP="008858A8">
            <w:pPr>
              <w:ind w:firstLine="0"/>
              <w:jc w:val="center"/>
              <w:rPr>
                <w:rFonts w:cs="Times New Roman"/>
              </w:rPr>
            </w:pPr>
            <w:r w:rsidRPr="007C25F6">
              <w:rPr>
                <w:rFonts w:cs="Times New Roman"/>
              </w:rPr>
              <w:t>7</w:t>
            </w:r>
          </w:p>
        </w:tc>
        <w:tc>
          <w:tcPr>
            <w:tcW w:w="1035" w:type="dxa"/>
          </w:tcPr>
          <w:p w14:paraId="4AF4C7D8" w14:textId="77777777" w:rsidR="008858A8" w:rsidRPr="007C25F6" w:rsidRDefault="008858A8" w:rsidP="008858A8">
            <w:pPr>
              <w:ind w:firstLine="0"/>
              <w:jc w:val="center"/>
            </w:pPr>
            <w:r w:rsidRPr="7CF57183">
              <w:rPr>
                <w:rFonts w:cs="Times New Roman"/>
              </w:rPr>
              <w:t>En proceso</w:t>
            </w:r>
          </w:p>
          <w:p w14:paraId="5C175D41" w14:textId="77777777" w:rsidR="008858A8" w:rsidRPr="7CF57183" w:rsidRDefault="008858A8" w:rsidP="008858A8">
            <w:pPr>
              <w:ind w:firstLine="0"/>
              <w:jc w:val="center"/>
              <w:rPr>
                <w:rFonts w:cs="Times New Roman"/>
              </w:rPr>
            </w:pPr>
          </w:p>
        </w:tc>
      </w:tr>
      <w:tr w:rsidR="008858A8" w14:paraId="385C81D5" w14:textId="77777777" w:rsidTr="00F7412E">
        <w:trPr>
          <w:trHeight w:val="905"/>
        </w:trPr>
        <w:tc>
          <w:tcPr>
            <w:tcW w:w="704" w:type="dxa"/>
          </w:tcPr>
          <w:p w14:paraId="4A0BDB46" w14:textId="4FED99AD" w:rsidR="008858A8" w:rsidRPr="007C25F6" w:rsidRDefault="008858A8" w:rsidP="008858A8">
            <w:pPr>
              <w:ind w:firstLine="0"/>
              <w:jc w:val="center"/>
              <w:rPr>
                <w:rFonts w:cs="Times New Roman"/>
              </w:rPr>
            </w:pPr>
            <w:r w:rsidRPr="007C25F6">
              <w:rPr>
                <w:rFonts w:cs="Times New Roman"/>
              </w:rPr>
              <w:t>2.2</w:t>
            </w:r>
          </w:p>
        </w:tc>
        <w:tc>
          <w:tcPr>
            <w:tcW w:w="1559" w:type="dxa"/>
          </w:tcPr>
          <w:p w14:paraId="43E7DCFA" w14:textId="692D5EC2"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Creando nuevo empleado</w:t>
            </w:r>
          </w:p>
        </w:tc>
        <w:tc>
          <w:tcPr>
            <w:tcW w:w="1843" w:type="dxa"/>
          </w:tcPr>
          <w:p w14:paraId="311546C7" w14:textId="0C991B4F"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Crear nuevo empleado</w:t>
            </w:r>
          </w:p>
        </w:tc>
        <w:tc>
          <w:tcPr>
            <w:tcW w:w="1701" w:type="dxa"/>
          </w:tcPr>
          <w:p w14:paraId="1848FF9C" w14:textId="68B96F94" w:rsidR="008858A8" w:rsidRPr="007C25F6" w:rsidRDefault="008858A8" w:rsidP="008858A8">
            <w:pPr>
              <w:ind w:firstLine="0"/>
              <w:jc w:val="center"/>
              <w:rPr>
                <w:rFonts w:cs="Times New Roman"/>
              </w:rPr>
            </w:pPr>
            <w:r w:rsidRPr="007C25F6">
              <w:rPr>
                <w:rFonts w:cs="Times New Roman"/>
              </w:rPr>
              <w:t xml:space="preserve">Diseñar y crear vistas de ingreso empleado, botón de creación de nuevo de empleado, </w:t>
            </w:r>
            <w:r w:rsidRPr="007C25F6">
              <w:rPr>
                <w:rFonts w:cs="Times New Roman"/>
              </w:rPr>
              <w:lastRenderedPageBreak/>
              <w:t>conexión con base de datos y validación de campos obligatorios</w:t>
            </w:r>
          </w:p>
        </w:tc>
        <w:tc>
          <w:tcPr>
            <w:tcW w:w="1134" w:type="dxa"/>
          </w:tcPr>
          <w:p w14:paraId="4382C9CE" w14:textId="2CFA5E5A" w:rsidR="008858A8" w:rsidRPr="007C25F6" w:rsidRDefault="008858A8" w:rsidP="008858A8">
            <w:pPr>
              <w:ind w:firstLine="0"/>
              <w:jc w:val="center"/>
              <w:rPr>
                <w:rFonts w:cs="Times New Roman"/>
              </w:rPr>
            </w:pPr>
            <w:r w:rsidRPr="007C25F6">
              <w:rPr>
                <w:rFonts w:cs="Times New Roman"/>
              </w:rPr>
              <w:lastRenderedPageBreak/>
              <w:t>Alta</w:t>
            </w:r>
          </w:p>
        </w:tc>
        <w:tc>
          <w:tcPr>
            <w:tcW w:w="1418" w:type="dxa"/>
          </w:tcPr>
          <w:p w14:paraId="0B84BE47" w14:textId="1C027784" w:rsidR="008858A8" w:rsidRPr="007C25F6" w:rsidRDefault="008858A8" w:rsidP="008858A8">
            <w:pPr>
              <w:ind w:firstLine="0"/>
              <w:jc w:val="center"/>
              <w:rPr>
                <w:rFonts w:cs="Times New Roman"/>
              </w:rPr>
            </w:pPr>
            <w:r w:rsidRPr="007C25F6">
              <w:rPr>
                <w:rFonts w:cs="Times New Roman"/>
              </w:rPr>
              <w:t>9</w:t>
            </w:r>
          </w:p>
        </w:tc>
        <w:tc>
          <w:tcPr>
            <w:tcW w:w="1035" w:type="dxa"/>
          </w:tcPr>
          <w:p w14:paraId="25AFCE1C" w14:textId="77777777" w:rsidR="008858A8" w:rsidRPr="007C25F6" w:rsidRDefault="008858A8" w:rsidP="008858A8">
            <w:pPr>
              <w:ind w:firstLine="0"/>
              <w:jc w:val="center"/>
            </w:pPr>
            <w:r w:rsidRPr="7CF57183">
              <w:rPr>
                <w:rFonts w:cs="Times New Roman"/>
              </w:rPr>
              <w:t>En proceso</w:t>
            </w:r>
          </w:p>
          <w:p w14:paraId="7E84667B" w14:textId="77777777" w:rsidR="008858A8" w:rsidRPr="7CF57183" w:rsidRDefault="008858A8" w:rsidP="008858A8">
            <w:pPr>
              <w:ind w:firstLine="0"/>
              <w:jc w:val="center"/>
              <w:rPr>
                <w:rFonts w:cs="Times New Roman"/>
              </w:rPr>
            </w:pPr>
          </w:p>
        </w:tc>
      </w:tr>
      <w:tr w:rsidR="008858A8" w14:paraId="2BDAD525" w14:textId="77777777" w:rsidTr="00F7412E">
        <w:trPr>
          <w:trHeight w:val="905"/>
        </w:trPr>
        <w:tc>
          <w:tcPr>
            <w:tcW w:w="704" w:type="dxa"/>
          </w:tcPr>
          <w:p w14:paraId="75480829" w14:textId="63260BBF" w:rsidR="008858A8" w:rsidRPr="007C25F6" w:rsidRDefault="008858A8" w:rsidP="008858A8">
            <w:pPr>
              <w:ind w:firstLine="0"/>
              <w:jc w:val="center"/>
              <w:rPr>
                <w:rFonts w:cs="Times New Roman"/>
              </w:rPr>
            </w:pPr>
            <w:r>
              <w:rPr>
                <w:rFonts w:cs="Times New Roman"/>
              </w:rPr>
              <w:t>2.3</w:t>
            </w:r>
          </w:p>
        </w:tc>
        <w:tc>
          <w:tcPr>
            <w:tcW w:w="1559" w:type="dxa"/>
          </w:tcPr>
          <w:p w14:paraId="676E084D" w14:textId="459D9A51" w:rsidR="008858A8" w:rsidRPr="007C25F6" w:rsidRDefault="008858A8" w:rsidP="008858A8">
            <w:pPr>
              <w:ind w:firstLine="0"/>
              <w:jc w:val="center"/>
              <w:rPr>
                <w:rFonts w:cs="Times New Roman"/>
                <w:color w:val="000000"/>
                <w:sz w:val="22"/>
                <w:szCs w:val="22"/>
                <w:shd w:val="clear" w:color="auto" w:fill="FFFFFF"/>
              </w:rPr>
            </w:pPr>
            <w:r>
              <w:rPr>
                <w:rFonts w:cs="Times New Roman"/>
              </w:rPr>
              <w:t>Visualizando las fichas que están activas actualmente</w:t>
            </w:r>
          </w:p>
        </w:tc>
        <w:tc>
          <w:tcPr>
            <w:tcW w:w="1843" w:type="dxa"/>
          </w:tcPr>
          <w:p w14:paraId="0341521C" w14:textId="4A35FFE6"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fichas de empleados activos para gestionar el personal disponible.</w:t>
            </w:r>
          </w:p>
        </w:tc>
        <w:tc>
          <w:tcPr>
            <w:tcW w:w="1701" w:type="dxa"/>
          </w:tcPr>
          <w:p w14:paraId="7BF7B15E" w14:textId="14A6F8AB" w:rsidR="008858A8" w:rsidRPr="007C25F6" w:rsidRDefault="008858A8" w:rsidP="008858A8">
            <w:pPr>
              <w:ind w:firstLine="0"/>
              <w:jc w:val="center"/>
              <w:rPr>
                <w:rFonts w:cs="Times New Roman"/>
              </w:rPr>
            </w:pPr>
            <w:r w:rsidRPr="00816FB8">
              <w:rPr>
                <w:rFonts w:cs="Times New Roman"/>
              </w:rPr>
              <w:t>Diseñar y crear vista de fichas de empleados, importar información y diseñar lista filtrada con fichas activas.</w:t>
            </w:r>
          </w:p>
        </w:tc>
        <w:tc>
          <w:tcPr>
            <w:tcW w:w="1134" w:type="dxa"/>
          </w:tcPr>
          <w:p w14:paraId="685C6201" w14:textId="649E70FD" w:rsidR="008858A8" w:rsidRPr="007C25F6" w:rsidRDefault="008858A8" w:rsidP="008858A8">
            <w:pPr>
              <w:ind w:firstLine="0"/>
              <w:jc w:val="center"/>
              <w:rPr>
                <w:rFonts w:cs="Times New Roman"/>
              </w:rPr>
            </w:pPr>
            <w:r>
              <w:rPr>
                <w:rFonts w:cs="Times New Roman"/>
              </w:rPr>
              <w:t>Media</w:t>
            </w:r>
          </w:p>
        </w:tc>
        <w:tc>
          <w:tcPr>
            <w:tcW w:w="1418" w:type="dxa"/>
          </w:tcPr>
          <w:p w14:paraId="3B289EB3" w14:textId="2D6194F2" w:rsidR="008858A8" w:rsidRPr="007C25F6" w:rsidRDefault="008858A8" w:rsidP="008858A8">
            <w:pPr>
              <w:ind w:firstLine="0"/>
              <w:jc w:val="center"/>
              <w:rPr>
                <w:rFonts w:cs="Times New Roman"/>
              </w:rPr>
            </w:pPr>
            <w:r>
              <w:rPr>
                <w:rFonts w:cs="Times New Roman"/>
              </w:rPr>
              <w:t>7</w:t>
            </w:r>
          </w:p>
        </w:tc>
        <w:tc>
          <w:tcPr>
            <w:tcW w:w="1035" w:type="dxa"/>
          </w:tcPr>
          <w:p w14:paraId="205D06CE" w14:textId="139BC522" w:rsidR="008858A8" w:rsidRPr="7CF57183" w:rsidRDefault="008858A8" w:rsidP="008858A8">
            <w:pPr>
              <w:ind w:firstLine="0"/>
              <w:jc w:val="center"/>
              <w:rPr>
                <w:rFonts w:cs="Times New Roman"/>
              </w:rPr>
            </w:pPr>
            <w:r>
              <w:rPr>
                <w:rFonts w:cs="Times New Roman"/>
              </w:rPr>
              <w:t>En proceso</w:t>
            </w:r>
          </w:p>
        </w:tc>
      </w:tr>
      <w:tr w:rsidR="008858A8" w14:paraId="31CA4B94" w14:textId="77777777" w:rsidTr="00F7412E">
        <w:trPr>
          <w:trHeight w:val="905"/>
        </w:trPr>
        <w:tc>
          <w:tcPr>
            <w:tcW w:w="704" w:type="dxa"/>
          </w:tcPr>
          <w:p w14:paraId="37AF47FF" w14:textId="38C22B2F" w:rsidR="008858A8" w:rsidRPr="007C25F6" w:rsidRDefault="008858A8" w:rsidP="008858A8">
            <w:pPr>
              <w:ind w:firstLine="0"/>
              <w:jc w:val="center"/>
              <w:rPr>
                <w:rFonts w:cs="Times New Roman"/>
              </w:rPr>
            </w:pPr>
            <w:r w:rsidRPr="007C25F6">
              <w:rPr>
                <w:rFonts w:cs="Times New Roman"/>
              </w:rPr>
              <w:t>2.4</w:t>
            </w:r>
          </w:p>
        </w:tc>
        <w:tc>
          <w:tcPr>
            <w:tcW w:w="1559" w:type="dxa"/>
          </w:tcPr>
          <w:p w14:paraId="5A69D5DB" w14:textId="0BFF6951"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Mostrando lista de empleados</w:t>
            </w:r>
          </w:p>
        </w:tc>
        <w:tc>
          <w:tcPr>
            <w:tcW w:w="1843" w:type="dxa"/>
          </w:tcPr>
          <w:p w14:paraId="293E12B1" w14:textId="60780797"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Most</w:t>
            </w:r>
            <w:r>
              <w:rPr>
                <w:rFonts w:cs="Times New Roman"/>
              </w:rPr>
              <w:t>r</w:t>
            </w:r>
            <w:r w:rsidRPr="007C25F6">
              <w:rPr>
                <w:rFonts w:cs="Times New Roman"/>
              </w:rPr>
              <w:t>ar lista de empleados</w:t>
            </w:r>
          </w:p>
        </w:tc>
        <w:tc>
          <w:tcPr>
            <w:tcW w:w="1701" w:type="dxa"/>
          </w:tcPr>
          <w:p w14:paraId="4D5FEBDD" w14:textId="77C80A69" w:rsidR="008858A8" w:rsidRPr="007C25F6" w:rsidRDefault="008858A8" w:rsidP="008858A8">
            <w:pPr>
              <w:ind w:firstLine="0"/>
              <w:jc w:val="center"/>
              <w:rPr>
                <w:rFonts w:cs="Times New Roman"/>
              </w:rPr>
            </w:pPr>
            <w:r w:rsidRPr="007C25F6">
              <w:rPr>
                <w:rFonts w:cs="Times New Roman"/>
              </w:rPr>
              <w:t>Diseñar y crear vista lista de empleado, importar información y diseñar la lista que refleje la información de empleados</w:t>
            </w:r>
          </w:p>
        </w:tc>
        <w:tc>
          <w:tcPr>
            <w:tcW w:w="1134" w:type="dxa"/>
          </w:tcPr>
          <w:p w14:paraId="73E855C6" w14:textId="50446730" w:rsidR="008858A8" w:rsidRPr="007C25F6" w:rsidRDefault="008858A8" w:rsidP="008858A8">
            <w:pPr>
              <w:ind w:firstLine="0"/>
              <w:jc w:val="center"/>
              <w:rPr>
                <w:rFonts w:cs="Times New Roman"/>
              </w:rPr>
            </w:pPr>
            <w:r w:rsidRPr="007C25F6">
              <w:rPr>
                <w:rFonts w:cs="Times New Roman"/>
              </w:rPr>
              <w:t>Alta</w:t>
            </w:r>
          </w:p>
        </w:tc>
        <w:tc>
          <w:tcPr>
            <w:tcW w:w="1418" w:type="dxa"/>
          </w:tcPr>
          <w:p w14:paraId="332F7AA0" w14:textId="6B377ED1" w:rsidR="008858A8" w:rsidRPr="007C25F6" w:rsidRDefault="008858A8" w:rsidP="008858A8">
            <w:pPr>
              <w:ind w:firstLine="0"/>
              <w:jc w:val="center"/>
              <w:rPr>
                <w:rFonts w:cs="Times New Roman"/>
              </w:rPr>
            </w:pPr>
            <w:r w:rsidRPr="007C25F6">
              <w:rPr>
                <w:rFonts w:cs="Times New Roman"/>
              </w:rPr>
              <w:t>6</w:t>
            </w:r>
          </w:p>
        </w:tc>
        <w:tc>
          <w:tcPr>
            <w:tcW w:w="1035" w:type="dxa"/>
          </w:tcPr>
          <w:p w14:paraId="4B0904B9" w14:textId="77777777" w:rsidR="008858A8" w:rsidRPr="007C25F6" w:rsidRDefault="008858A8" w:rsidP="008858A8">
            <w:pPr>
              <w:ind w:firstLine="0"/>
              <w:jc w:val="center"/>
            </w:pPr>
            <w:r w:rsidRPr="7CF57183">
              <w:rPr>
                <w:rFonts w:cs="Times New Roman"/>
              </w:rPr>
              <w:t>En proceso</w:t>
            </w:r>
          </w:p>
          <w:p w14:paraId="3F8022F8" w14:textId="77777777" w:rsidR="008858A8" w:rsidRPr="7CF57183" w:rsidRDefault="008858A8" w:rsidP="008858A8">
            <w:pPr>
              <w:ind w:firstLine="0"/>
              <w:jc w:val="center"/>
              <w:rPr>
                <w:rFonts w:cs="Times New Roman"/>
              </w:rPr>
            </w:pPr>
          </w:p>
        </w:tc>
      </w:tr>
      <w:tr w:rsidR="008858A8" w14:paraId="65505620" w14:textId="77777777" w:rsidTr="00F7412E">
        <w:trPr>
          <w:trHeight w:val="905"/>
        </w:trPr>
        <w:tc>
          <w:tcPr>
            <w:tcW w:w="704" w:type="dxa"/>
          </w:tcPr>
          <w:p w14:paraId="7BDB180E" w14:textId="0327E099" w:rsidR="008858A8" w:rsidRPr="007C25F6" w:rsidRDefault="008858A8" w:rsidP="008858A8">
            <w:pPr>
              <w:ind w:firstLine="0"/>
              <w:jc w:val="center"/>
              <w:rPr>
                <w:rFonts w:cs="Times New Roman"/>
              </w:rPr>
            </w:pPr>
            <w:r>
              <w:rPr>
                <w:rFonts w:cs="Times New Roman"/>
              </w:rPr>
              <w:t>2.5</w:t>
            </w:r>
          </w:p>
        </w:tc>
        <w:tc>
          <w:tcPr>
            <w:tcW w:w="1559" w:type="dxa"/>
          </w:tcPr>
          <w:p w14:paraId="1F36CEBE" w14:textId="2BE00F25" w:rsidR="008858A8" w:rsidRPr="007C25F6" w:rsidRDefault="008858A8" w:rsidP="008858A8">
            <w:pPr>
              <w:ind w:firstLine="0"/>
              <w:jc w:val="center"/>
              <w:rPr>
                <w:rFonts w:cs="Times New Roman"/>
                <w:color w:val="000000"/>
                <w:sz w:val="22"/>
                <w:szCs w:val="22"/>
                <w:shd w:val="clear" w:color="auto" w:fill="FFFFFF"/>
              </w:rPr>
            </w:pPr>
            <w:r>
              <w:rPr>
                <w:rFonts w:cs="Times New Roman"/>
              </w:rPr>
              <w:t>Guardando datos de empleado</w:t>
            </w:r>
          </w:p>
        </w:tc>
        <w:tc>
          <w:tcPr>
            <w:tcW w:w="1843" w:type="dxa"/>
          </w:tcPr>
          <w:p w14:paraId="14A61A08" w14:textId="4DB1D5CF"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guardar datos de los empleados para mantener actualizado el registro del personal.</w:t>
            </w:r>
          </w:p>
        </w:tc>
        <w:tc>
          <w:tcPr>
            <w:tcW w:w="1701" w:type="dxa"/>
          </w:tcPr>
          <w:p w14:paraId="43415190" w14:textId="3A644F19" w:rsidR="008858A8" w:rsidRPr="007C25F6" w:rsidRDefault="008858A8" w:rsidP="008858A8">
            <w:pPr>
              <w:ind w:firstLine="0"/>
              <w:jc w:val="center"/>
              <w:rPr>
                <w:rFonts w:cs="Times New Roman"/>
              </w:rPr>
            </w:pPr>
            <w:r w:rsidRPr="0039364F">
              <w:rPr>
                <w:rFonts w:cs="Times New Roman"/>
              </w:rPr>
              <w:t xml:space="preserve">Diseñar y crear vista de empleado, formulario de datos, validación de campos, importar </w:t>
            </w:r>
            <w:r w:rsidRPr="0039364F">
              <w:rPr>
                <w:rFonts w:cs="Times New Roman"/>
              </w:rPr>
              <w:lastRenderedPageBreak/>
              <w:t>información y diseñar lista con empleados actualizados.</w:t>
            </w:r>
          </w:p>
        </w:tc>
        <w:tc>
          <w:tcPr>
            <w:tcW w:w="1134" w:type="dxa"/>
          </w:tcPr>
          <w:p w14:paraId="3BE2E50B" w14:textId="353B5750" w:rsidR="008858A8" w:rsidRPr="007C25F6" w:rsidRDefault="008858A8" w:rsidP="008858A8">
            <w:pPr>
              <w:ind w:firstLine="0"/>
              <w:jc w:val="center"/>
              <w:rPr>
                <w:rFonts w:cs="Times New Roman"/>
              </w:rPr>
            </w:pPr>
            <w:r>
              <w:rPr>
                <w:rFonts w:cs="Times New Roman"/>
              </w:rPr>
              <w:lastRenderedPageBreak/>
              <w:t>Alta</w:t>
            </w:r>
          </w:p>
        </w:tc>
        <w:tc>
          <w:tcPr>
            <w:tcW w:w="1418" w:type="dxa"/>
          </w:tcPr>
          <w:p w14:paraId="0A79A7C6" w14:textId="40915AC0" w:rsidR="008858A8" w:rsidRPr="007C25F6" w:rsidRDefault="008858A8" w:rsidP="008858A8">
            <w:pPr>
              <w:ind w:firstLine="0"/>
              <w:jc w:val="center"/>
              <w:rPr>
                <w:rFonts w:cs="Times New Roman"/>
              </w:rPr>
            </w:pPr>
            <w:r>
              <w:rPr>
                <w:rFonts w:cs="Times New Roman"/>
              </w:rPr>
              <w:t>8</w:t>
            </w:r>
          </w:p>
        </w:tc>
        <w:tc>
          <w:tcPr>
            <w:tcW w:w="1035" w:type="dxa"/>
          </w:tcPr>
          <w:p w14:paraId="7826030F" w14:textId="2353448E" w:rsidR="008858A8" w:rsidRPr="7CF57183" w:rsidRDefault="008858A8" w:rsidP="008858A8">
            <w:pPr>
              <w:ind w:firstLine="0"/>
              <w:jc w:val="center"/>
              <w:rPr>
                <w:rFonts w:cs="Times New Roman"/>
              </w:rPr>
            </w:pPr>
            <w:r>
              <w:rPr>
                <w:rFonts w:cs="Times New Roman"/>
              </w:rPr>
              <w:t>En proceso</w:t>
            </w:r>
          </w:p>
        </w:tc>
      </w:tr>
      <w:tr w:rsidR="008858A8" w14:paraId="0E35E57E" w14:textId="77777777" w:rsidTr="00F7412E">
        <w:trPr>
          <w:trHeight w:val="905"/>
        </w:trPr>
        <w:tc>
          <w:tcPr>
            <w:tcW w:w="704" w:type="dxa"/>
          </w:tcPr>
          <w:p w14:paraId="574A5EC5" w14:textId="207D3864" w:rsidR="008858A8" w:rsidRDefault="008858A8" w:rsidP="008858A8">
            <w:pPr>
              <w:ind w:firstLine="0"/>
              <w:jc w:val="center"/>
              <w:rPr>
                <w:rFonts w:cs="Times New Roman"/>
              </w:rPr>
            </w:pPr>
            <w:r>
              <w:rPr>
                <w:rFonts w:cs="Times New Roman"/>
              </w:rPr>
              <w:t>2.6.1</w:t>
            </w:r>
          </w:p>
        </w:tc>
        <w:tc>
          <w:tcPr>
            <w:tcW w:w="1559" w:type="dxa"/>
          </w:tcPr>
          <w:p w14:paraId="5B22901E" w14:textId="7EE928C5" w:rsidR="008858A8" w:rsidRDefault="008858A8" w:rsidP="008858A8">
            <w:pPr>
              <w:ind w:firstLine="0"/>
              <w:jc w:val="center"/>
              <w:rPr>
                <w:rFonts w:cs="Times New Roman"/>
              </w:rPr>
            </w:pPr>
            <w:r>
              <w:rPr>
                <w:rFonts w:cs="Times New Roman"/>
              </w:rPr>
              <w:t>Imprimiendo solo una ficha de empleado</w:t>
            </w:r>
          </w:p>
        </w:tc>
        <w:tc>
          <w:tcPr>
            <w:tcW w:w="1843" w:type="dxa"/>
          </w:tcPr>
          <w:p w14:paraId="57FFC5F5" w14:textId="51CE029B" w:rsidR="008858A8" w:rsidRPr="0039364F"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fichas individuales de empleados en formato PDF para documentación oficial</w:t>
            </w:r>
          </w:p>
        </w:tc>
        <w:tc>
          <w:tcPr>
            <w:tcW w:w="1701" w:type="dxa"/>
          </w:tcPr>
          <w:p w14:paraId="0A5A39E6" w14:textId="6746C3A8" w:rsidR="008858A8" w:rsidRPr="0039364F" w:rsidRDefault="008858A8" w:rsidP="008858A8">
            <w:pPr>
              <w:ind w:firstLine="0"/>
              <w:jc w:val="center"/>
              <w:rPr>
                <w:rFonts w:cs="Times New Roman"/>
              </w:rPr>
            </w:pPr>
            <w:r w:rsidRPr="00816FB8">
              <w:rPr>
                <w:rFonts w:cs="Times New Roman"/>
              </w:rPr>
              <w:t>Diseñar y crear opción de impresión, importar información de empleados y generar documento en formato PDF.</w:t>
            </w:r>
          </w:p>
        </w:tc>
        <w:tc>
          <w:tcPr>
            <w:tcW w:w="1134" w:type="dxa"/>
          </w:tcPr>
          <w:p w14:paraId="426BE3A1" w14:textId="20CCEB96" w:rsidR="008858A8" w:rsidRDefault="008858A8" w:rsidP="008858A8">
            <w:pPr>
              <w:ind w:firstLine="0"/>
              <w:jc w:val="center"/>
              <w:rPr>
                <w:rFonts w:cs="Times New Roman"/>
              </w:rPr>
            </w:pPr>
            <w:r>
              <w:rPr>
                <w:rFonts w:cs="Times New Roman"/>
              </w:rPr>
              <w:t>Alta</w:t>
            </w:r>
          </w:p>
        </w:tc>
        <w:tc>
          <w:tcPr>
            <w:tcW w:w="1418" w:type="dxa"/>
          </w:tcPr>
          <w:p w14:paraId="40085E5F" w14:textId="70768E04" w:rsidR="008858A8" w:rsidRDefault="008858A8" w:rsidP="008858A8">
            <w:pPr>
              <w:ind w:firstLine="0"/>
              <w:jc w:val="center"/>
              <w:rPr>
                <w:rFonts w:cs="Times New Roman"/>
              </w:rPr>
            </w:pPr>
            <w:r>
              <w:rPr>
                <w:rFonts w:cs="Times New Roman"/>
              </w:rPr>
              <w:t>8</w:t>
            </w:r>
          </w:p>
        </w:tc>
        <w:tc>
          <w:tcPr>
            <w:tcW w:w="1035" w:type="dxa"/>
          </w:tcPr>
          <w:p w14:paraId="1C1935E9" w14:textId="0F3315F5" w:rsidR="008858A8" w:rsidRDefault="008858A8" w:rsidP="008858A8">
            <w:pPr>
              <w:ind w:firstLine="0"/>
              <w:jc w:val="center"/>
              <w:rPr>
                <w:rFonts w:cs="Times New Roman"/>
              </w:rPr>
            </w:pPr>
            <w:r>
              <w:rPr>
                <w:rFonts w:cs="Times New Roman"/>
              </w:rPr>
              <w:t>En proceso</w:t>
            </w:r>
          </w:p>
        </w:tc>
      </w:tr>
      <w:tr w:rsidR="008858A8" w14:paraId="5874C76C" w14:textId="77777777" w:rsidTr="00F7412E">
        <w:trPr>
          <w:trHeight w:val="905"/>
        </w:trPr>
        <w:tc>
          <w:tcPr>
            <w:tcW w:w="704" w:type="dxa"/>
          </w:tcPr>
          <w:p w14:paraId="426E631B" w14:textId="35DE1E10" w:rsidR="008858A8" w:rsidRDefault="008858A8" w:rsidP="008858A8">
            <w:pPr>
              <w:ind w:firstLine="0"/>
              <w:jc w:val="center"/>
              <w:rPr>
                <w:rFonts w:cs="Times New Roman"/>
              </w:rPr>
            </w:pPr>
            <w:r>
              <w:rPr>
                <w:rFonts w:cs="Times New Roman"/>
              </w:rPr>
              <w:t>2.6.2</w:t>
            </w:r>
          </w:p>
        </w:tc>
        <w:tc>
          <w:tcPr>
            <w:tcW w:w="1559" w:type="dxa"/>
          </w:tcPr>
          <w:p w14:paraId="1FDCD622" w14:textId="25341F49" w:rsidR="008858A8" w:rsidRDefault="008858A8" w:rsidP="008858A8">
            <w:pPr>
              <w:ind w:firstLine="0"/>
              <w:jc w:val="center"/>
              <w:rPr>
                <w:rFonts w:cs="Times New Roman"/>
              </w:rPr>
            </w:pPr>
            <w:r>
              <w:rPr>
                <w:rFonts w:cs="Times New Roman"/>
              </w:rPr>
              <w:t>Imprimiendo múltiples fichas de empelados</w:t>
            </w:r>
          </w:p>
        </w:tc>
        <w:tc>
          <w:tcPr>
            <w:tcW w:w="1843" w:type="dxa"/>
          </w:tcPr>
          <w:p w14:paraId="760F893A" w14:textId="5BA0F455" w:rsidR="008858A8" w:rsidRPr="0039364F"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múltiples fichas de empleados en formato PDF para ahorrar tiempo en reportes.</w:t>
            </w:r>
          </w:p>
        </w:tc>
        <w:tc>
          <w:tcPr>
            <w:tcW w:w="1701" w:type="dxa"/>
          </w:tcPr>
          <w:p w14:paraId="4D105CB9" w14:textId="48CA3F4A" w:rsidR="008858A8" w:rsidRPr="0039364F" w:rsidRDefault="008858A8" w:rsidP="008858A8">
            <w:pPr>
              <w:ind w:firstLine="0"/>
              <w:jc w:val="center"/>
              <w:rPr>
                <w:rFonts w:cs="Times New Roman"/>
              </w:rPr>
            </w:pPr>
            <w:r w:rsidRPr="00816FB8">
              <w:rPr>
                <w:rFonts w:cs="Times New Roman"/>
              </w:rPr>
              <w:t>Diseñar y crear opción de impresión múltiple, importar información de empleados y generar PDF con varias fichas.</w:t>
            </w:r>
          </w:p>
        </w:tc>
        <w:tc>
          <w:tcPr>
            <w:tcW w:w="1134" w:type="dxa"/>
          </w:tcPr>
          <w:p w14:paraId="07C1F95B" w14:textId="11EACEA1" w:rsidR="008858A8" w:rsidRDefault="008858A8" w:rsidP="008858A8">
            <w:pPr>
              <w:ind w:firstLine="0"/>
              <w:jc w:val="center"/>
              <w:rPr>
                <w:rFonts w:cs="Times New Roman"/>
              </w:rPr>
            </w:pPr>
            <w:r>
              <w:rPr>
                <w:rFonts w:cs="Times New Roman"/>
              </w:rPr>
              <w:t>Alta</w:t>
            </w:r>
          </w:p>
        </w:tc>
        <w:tc>
          <w:tcPr>
            <w:tcW w:w="1418" w:type="dxa"/>
          </w:tcPr>
          <w:p w14:paraId="3787CADC" w14:textId="7805BAAC" w:rsidR="008858A8" w:rsidRDefault="008858A8" w:rsidP="008858A8">
            <w:pPr>
              <w:ind w:firstLine="0"/>
              <w:jc w:val="center"/>
              <w:rPr>
                <w:rFonts w:cs="Times New Roman"/>
              </w:rPr>
            </w:pPr>
            <w:r>
              <w:rPr>
                <w:rFonts w:cs="Times New Roman"/>
              </w:rPr>
              <w:t>9</w:t>
            </w:r>
          </w:p>
        </w:tc>
        <w:tc>
          <w:tcPr>
            <w:tcW w:w="1035" w:type="dxa"/>
          </w:tcPr>
          <w:p w14:paraId="6F7E399A" w14:textId="0ED73D91" w:rsidR="008858A8" w:rsidRDefault="008858A8" w:rsidP="008858A8">
            <w:pPr>
              <w:ind w:firstLine="0"/>
              <w:jc w:val="center"/>
              <w:rPr>
                <w:rFonts w:cs="Times New Roman"/>
              </w:rPr>
            </w:pPr>
            <w:r>
              <w:rPr>
                <w:rFonts w:cs="Times New Roman"/>
              </w:rPr>
              <w:t>En proceso</w:t>
            </w:r>
          </w:p>
        </w:tc>
      </w:tr>
      <w:tr w:rsidR="008858A8" w14:paraId="53649D95" w14:textId="77777777" w:rsidTr="00F7412E">
        <w:trPr>
          <w:trHeight w:val="905"/>
        </w:trPr>
        <w:tc>
          <w:tcPr>
            <w:tcW w:w="704" w:type="dxa"/>
          </w:tcPr>
          <w:p w14:paraId="16E4FA4F" w14:textId="146495DD" w:rsidR="008858A8" w:rsidRPr="007C25F6" w:rsidRDefault="008858A8" w:rsidP="008858A8">
            <w:pPr>
              <w:ind w:firstLine="0"/>
              <w:jc w:val="center"/>
              <w:rPr>
                <w:rFonts w:cs="Times New Roman"/>
              </w:rPr>
            </w:pPr>
            <w:r>
              <w:rPr>
                <w:rFonts w:cs="Times New Roman"/>
              </w:rPr>
              <w:t>3.1.1</w:t>
            </w:r>
          </w:p>
        </w:tc>
        <w:tc>
          <w:tcPr>
            <w:tcW w:w="1559" w:type="dxa"/>
          </w:tcPr>
          <w:p w14:paraId="69635E92" w14:textId="71D60B42" w:rsidR="008858A8" w:rsidRPr="007C25F6" w:rsidRDefault="008858A8" w:rsidP="008858A8">
            <w:pPr>
              <w:ind w:firstLine="0"/>
              <w:jc w:val="center"/>
              <w:rPr>
                <w:rFonts w:cs="Times New Roman"/>
                <w:color w:val="000000"/>
                <w:sz w:val="22"/>
                <w:szCs w:val="22"/>
                <w:shd w:val="clear" w:color="auto" w:fill="FFFFFF"/>
              </w:rPr>
            </w:pPr>
            <w:r>
              <w:rPr>
                <w:rFonts w:cs="Times New Roman"/>
              </w:rPr>
              <w:t>Asignando vacaciones a empleado</w:t>
            </w:r>
          </w:p>
        </w:tc>
        <w:tc>
          <w:tcPr>
            <w:tcW w:w="1843" w:type="dxa"/>
          </w:tcPr>
          <w:p w14:paraId="242FF7E2" w14:textId="3B7AEA39"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vacaciones a los empleados para organizar sus </w:t>
            </w:r>
            <w:r w:rsidRPr="0039364F">
              <w:rPr>
                <w:rFonts w:cs="Times New Roman"/>
              </w:rPr>
              <w:lastRenderedPageBreak/>
              <w:t>periodos de descanso.</w:t>
            </w:r>
          </w:p>
        </w:tc>
        <w:tc>
          <w:tcPr>
            <w:tcW w:w="1701" w:type="dxa"/>
          </w:tcPr>
          <w:p w14:paraId="5F4561B5" w14:textId="7578614C" w:rsidR="008858A8" w:rsidRPr="007C25F6" w:rsidRDefault="008858A8" w:rsidP="008858A8">
            <w:pPr>
              <w:ind w:firstLine="0"/>
              <w:jc w:val="center"/>
              <w:rPr>
                <w:rFonts w:cs="Times New Roman"/>
              </w:rPr>
            </w:pPr>
            <w:r w:rsidRPr="0039364F">
              <w:rPr>
                <w:rFonts w:cs="Times New Roman"/>
              </w:rPr>
              <w:lastRenderedPageBreak/>
              <w:t xml:space="preserve">Diseñar y crear vista de asignación de vacaciones, importar información de empleados y </w:t>
            </w:r>
            <w:r w:rsidRPr="0039364F">
              <w:rPr>
                <w:rFonts w:cs="Times New Roman"/>
              </w:rPr>
              <w:lastRenderedPageBreak/>
              <w:t>diseñar lista con campos de fechas y periodos.</w:t>
            </w:r>
          </w:p>
        </w:tc>
        <w:tc>
          <w:tcPr>
            <w:tcW w:w="1134" w:type="dxa"/>
          </w:tcPr>
          <w:p w14:paraId="03C236F9" w14:textId="2639A396" w:rsidR="008858A8" w:rsidRPr="007C25F6" w:rsidRDefault="008858A8" w:rsidP="008858A8">
            <w:pPr>
              <w:ind w:firstLine="0"/>
              <w:jc w:val="center"/>
              <w:rPr>
                <w:rFonts w:cs="Times New Roman"/>
              </w:rPr>
            </w:pPr>
            <w:r>
              <w:rPr>
                <w:rFonts w:cs="Times New Roman"/>
              </w:rPr>
              <w:lastRenderedPageBreak/>
              <w:t>Alta</w:t>
            </w:r>
          </w:p>
        </w:tc>
        <w:tc>
          <w:tcPr>
            <w:tcW w:w="1418" w:type="dxa"/>
          </w:tcPr>
          <w:p w14:paraId="4CC3963E" w14:textId="0C457874" w:rsidR="008858A8" w:rsidRPr="007C25F6" w:rsidRDefault="008858A8" w:rsidP="008858A8">
            <w:pPr>
              <w:ind w:firstLine="0"/>
              <w:jc w:val="center"/>
              <w:rPr>
                <w:rFonts w:cs="Times New Roman"/>
              </w:rPr>
            </w:pPr>
            <w:r>
              <w:rPr>
                <w:rFonts w:cs="Times New Roman"/>
              </w:rPr>
              <w:t>8</w:t>
            </w:r>
          </w:p>
        </w:tc>
        <w:tc>
          <w:tcPr>
            <w:tcW w:w="1035" w:type="dxa"/>
          </w:tcPr>
          <w:p w14:paraId="0667B3AD" w14:textId="602AAE24" w:rsidR="008858A8" w:rsidRPr="7CF57183" w:rsidRDefault="008858A8" w:rsidP="008858A8">
            <w:pPr>
              <w:ind w:firstLine="0"/>
              <w:jc w:val="center"/>
              <w:rPr>
                <w:rFonts w:cs="Times New Roman"/>
              </w:rPr>
            </w:pPr>
            <w:r>
              <w:rPr>
                <w:rFonts w:cs="Times New Roman"/>
              </w:rPr>
              <w:t>En proceso</w:t>
            </w:r>
          </w:p>
        </w:tc>
      </w:tr>
      <w:tr w:rsidR="008858A8" w14:paraId="5FBEC26E" w14:textId="77777777" w:rsidTr="00F7412E">
        <w:trPr>
          <w:trHeight w:val="905"/>
        </w:trPr>
        <w:tc>
          <w:tcPr>
            <w:tcW w:w="704" w:type="dxa"/>
          </w:tcPr>
          <w:p w14:paraId="273455E8" w14:textId="6067772A" w:rsidR="008858A8" w:rsidRPr="007C25F6" w:rsidRDefault="008858A8" w:rsidP="008858A8">
            <w:pPr>
              <w:ind w:firstLine="0"/>
              <w:jc w:val="center"/>
              <w:rPr>
                <w:rFonts w:cs="Times New Roman"/>
              </w:rPr>
            </w:pPr>
            <w:r>
              <w:rPr>
                <w:rFonts w:cs="Times New Roman"/>
              </w:rPr>
              <w:t>3.1.2</w:t>
            </w:r>
          </w:p>
        </w:tc>
        <w:tc>
          <w:tcPr>
            <w:tcW w:w="1559" w:type="dxa"/>
          </w:tcPr>
          <w:p w14:paraId="1DD07A67" w14:textId="7C536929" w:rsidR="008858A8" w:rsidRPr="007C25F6" w:rsidRDefault="008858A8" w:rsidP="008858A8">
            <w:pPr>
              <w:ind w:firstLine="0"/>
              <w:jc w:val="center"/>
              <w:rPr>
                <w:rFonts w:cs="Times New Roman"/>
                <w:color w:val="000000"/>
                <w:sz w:val="22"/>
                <w:szCs w:val="22"/>
                <w:shd w:val="clear" w:color="auto" w:fill="FFFFFF"/>
              </w:rPr>
            </w:pPr>
            <w:r>
              <w:rPr>
                <w:rFonts w:cs="Times New Roman"/>
              </w:rPr>
              <w:t>Editando vacaciones de empleados</w:t>
            </w:r>
          </w:p>
        </w:tc>
        <w:tc>
          <w:tcPr>
            <w:tcW w:w="1843" w:type="dxa"/>
          </w:tcPr>
          <w:p w14:paraId="61F48214" w14:textId="26F6411B"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vacaciones ya asignadas a los empleados para realizar correcciones o ajustes.</w:t>
            </w:r>
          </w:p>
        </w:tc>
        <w:tc>
          <w:tcPr>
            <w:tcW w:w="1701" w:type="dxa"/>
          </w:tcPr>
          <w:p w14:paraId="7C2F3019" w14:textId="502C8259" w:rsidR="008858A8" w:rsidRPr="007C25F6" w:rsidRDefault="008858A8" w:rsidP="008858A8">
            <w:pPr>
              <w:ind w:firstLine="0"/>
              <w:jc w:val="center"/>
              <w:rPr>
                <w:rFonts w:cs="Times New Roman"/>
              </w:rPr>
            </w:pPr>
            <w:r w:rsidRPr="0039364F">
              <w:rPr>
                <w:rFonts w:cs="Times New Roman"/>
              </w:rPr>
              <w:t>Diseñar y crear vista de edición de vacaciones, importar datos de empleados y permitir actualizar fechas y días.</w:t>
            </w:r>
          </w:p>
        </w:tc>
        <w:tc>
          <w:tcPr>
            <w:tcW w:w="1134" w:type="dxa"/>
          </w:tcPr>
          <w:p w14:paraId="3955326F" w14:textId="56916C7E" w:rsidR="008858A8" w:rsidRPr="007C25F6" w:rsidRDefault="008858A8" w:rsidP="008858A8">
            <w:pPr>
              <w:ind w:firstLine="0"/>
              <w:jc w:val="center"/>
              <w:rPr>
                <w:rFonts w:cs="Times New Roman"/>
              </w:rPr>
            </w:pPr>
            <w:r>
              <w:rPr>
                <w:rFonts w:cs="Times New Roman"/>
              </w:rPr>
              <w:t>Alta</w:t>
            </w:r>
          </w:p>
        </w:tc>
        <w:tc>
          <w:tcPr>
            <w:tcW w:w="1418" w:type="dxa"/>
          </w:tcPr>
          <w:p w14:paraId="147C8FD6" w14:textId="23FC07A6" w:rsidR="008858A8" w:rsidRPr="007C25F6" w:rsidRDefault="008858A8" w:rsidP="008858A8">
            <w:pPr>
              <w:ind w:firstLine="0"/>
              <w:jc w:val="center"/>
              <w:rPr>
                <w:rFonts w:cs="Times New Roman"/>
              </w:rPr>
            </w:pPr>
            <w:r>
              <w:rPr>
                <w:rFonts w:cs="Times New Roman"/>
              </w:rPr>
              <w:t>7</w:t>
            </w:r>
          </w:p>
        </w:tc>
        <w:tc>
          <w:tcPr>
            <w:tcW w:w="1035" w:type="dxa"/>
          </w:tcPr>
          <w:p w14:paraId="09A6D179" w14:textId="16BE3809" w:rsidR="008858A8" w:rsidRPr="7CF57183" w:rsidRDefault="008858A8" w:rsidP="008858A8">
            <w:pPr>
              <w:ind w:firstLine="0"/>
              <w:jc w:val="center"/>
              <w:rPr>
                <w:rFonts w:cs="Times New Roman"/>
              </w:rPr>
            </w:pPr>
            <w:r>
              <w:rPr>
                <w:rFonts w:cs="Times New Roman"/>
              </w:rPr>
              <w:t>En proceso</w:t>
            </w:r>
          </w:p>
        </w:tc>
      </w:tr>
      <w:tr w:rsidR="008858A8" w14:paraId="5CC09DE1" w14:textId="77777777" w:rsidTr="00F7412E">
        <w:trPr>
          <w:trHeight w:val="905"/>
        </w:trPr>
        <w:tc>
          <w:tcPr>
            <w:tcW w:w="704" w:type="dxa"/>
          </w:tcPr>
          <w:p w14:paraId="680FCF84" w14:textId="68D0D109" w:rsidR="008858A8" w:rsidRDefault="008858A8" w:rsidP="008858A8">
            <w:pPr>
              <w:ind w:firstLine="0"/>
              <w:jc w:val="center"/>
              <w:rPr>
                <w:rFonts w:cs="Times New Roman"/>
              </w:rPr>
            </w:pPr>
            <w:r>
              <w:rPr>
                <w:rFonts w:cs="Times New Roman"/>
              </w:rPr>
              <w:t>3.2</w:t>
            </w:r>
          </w:p>
        </w:tc>
        <w:tc>
          <w:tcPr>
            <w:tcW w:w="1559" w:type="dxa"/>
          </w:tcPr>
          <w:p w14:paraId="4198E341" w14:textId="2DF0267B" w:rsidR="008858A8" w:rsidRDefault="008858A8" w:rsidP="008858A8">
            <w:pPr>
              <w:ind w:firstLine="0"/>
              <w:jc w:val="center"/>
              <w:rPr>
                <w:rFonts w:cs="Times New Roman"/>
              </w:rPr>
            </w:pPr>
            <w:r>
              <w:rPr>
                <w:rFonts w:cs="Times New Roman"/>
              </w:rPr>
              <w:t>Visualizando lista de empleados con casilla para asignar vacaciones</w:t>
            </w:r>
          </w:p>
        </w:tc>
        <w:tc>
          <w:tcPr>
            <w:tcW w:w="1843" w:type="dxa"/>
          </w:tcPr>
          <w:p w14:paraId="21530876" w14:textId="7100F8D9" w:rsidR="008858A8" w:rsidRPr="00816FB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lista de empleados disponibles para asignar vacaciones de forma eficiente.</w:t>
            </w:r>
          </w:p>
        </w:tc>
        <w:tc>
          <w:tcPr>
            <w:tcW w:w="1701" w:type="dxa"/>
          </w:tcPr>
          <w:p w14:paraId="0978542A" w14:textId="4D579790" w:rsidR="008858A8" w:rsidRPr="00816FB8" w:rsidRDefault="008858A8" w:rsidP="008858A8">
            <w:pPr>
              <w:ind w:firstLine="0"/>
              <w:jc w:val="center"/>
              <w:rPr>
                <w:rFonts w:cs="Times New Roman"/>
              </w:rPr>
            </w:pPr>
            <w:r w:rsidRPr="00816FB8">
              <w:rPr>
                <w:rFonts w:cs="Times New Roman"/>
              </w:rPr>
              <w:t>Diseñar y crear vista de empleados, importar información y diseñar lista con opción de selección para asignar vacaciones.</w:t>
            </w:r>
          </w:p>
        </w:tc>
        <w:tc>
          <w:tcPr>
            <w:tcW w:w="1134" w:type="dxa"/>
          </w:tcPr>
          <w:p w14:paraId="684172B2" w14:textId="345E5D88" w:rsidR="008858A8" w:rsidRDefault="008858A8" w:rsidP="008858A8">
            <w:pPr>
              <w:ind w:firstLine="0"/>
              <w:jc w:val="center"/>
              <w:rPr>
                <w:rFonts w:cs="Times New Roman"/>
              </w:rPr>
            </w:pPr>
            <w:r>
              <w:rPr>
                <w:rFonts w:cs="Times New Roman"/>
              </w:rPr>
              <w:t>Alta</w:t>
            </w:r>
          </w:p>
        </w:tc>
        <w:tc>
          <w:tcPr>
            <w:tcW w:w="1418" w:type="dxa"/>
          </w:tcPr>
          <w:p w14:paraId="31DA13A5" w14:textId="23370BAA" w:rsidR="008858A8" w:rsidRDefault="008858A8" w:rsidP="008858A8">
            <w:pPr>
              <w:ind w:firstLine="0"/>
              <w:jc w:val="center"/>
              <w:rPr>
                <w:rFonts w:cs="Times New Roman"/>
              </w:rPr>
            </w:pPr>
            <w:r>
              <w:rPr>
                <w:rFonts w:cs="Times New Roman"/>
              </w:rPr>
              <w:t>7</w:t>
            </w:r>
          </w:p>
        </w:tc>
        <w:tc>
          <w:tcPr>
            <w:tcW w:w="1035" w:type="dxa"/>
          </w:tcPr>
          <w:p w14:paraId="163079E2" w14:textId="11C749C2" w:rsidR="008858A8" w:rsidRDefault="008858A8" w:rsidP="008858A8">
            <w:pPr>
              <w:ind w:firstLine="0"/>
              <w:jc w:val="center"/>
              <w:rPr>
                <w:rFonts w:cs="Times New Roman"/>
              </w:rPr>
            </w:pPr>
            <w:r>
              <w:rPr>
                <w:rFonts w:cs="Times New Roman"/>
              </w:rPr>
              <w:t>En proceso</w:t>
            </w:r>
          </w:p>
        </w:tc>
      </w:tr>
      <w:tr w:rsidR="008858A8" w14:paraId="7FB8022F" w14:textId="77777777" w:rsidTr="00F7412E">
        <w:trPr>
          <w:trHeight w:val="905"/>
        </w:trPr>
        <w:tc>
          <w:tcPr>
            <w:tcW w:w="704" w:type="dxa"/>
          </w:tcPr>
          <w:p w14:paraId="09941309" w14:textId="25655884" w:rsidR="008858A8" w:rsidRDefault="008858A8" w:rsidP="008858A8">
            <w:pPr>
              <w:ind w:firstLine="0"/>
              <w:jc w:val="center"/>
              <w:rPr>
                <w:rFonts w:cs="Times New Roman"/>
              </w:rPr>
            </w:pPr>
            <w:r>
              <w:rPr>
                <w:rFonts w:cs="Times New Roman"/>
              </w:rPr>
              <w:t>3.3</w:t>
            </w:r>
          </w:p>
        </w:tc>
        <w:tc>
          <w:tcPr>
            <w:tcW w:w="1559" w:type="dxa"/>
          </w:tcPr>
          <w:p w14:paraId="10AB0189" w14:textId="3C018CE8" w:rsidR="008858A8" w:rsidRDefault="008858A8" w:rsidP="008858A8">
            <w:pPr>
              <w:ind w:firstLine="0"/>
              <w:jc w:val="center"/>
              <w:rPr>
                <w:rFonts w:cs="Times New Roman"/>
              </w:rPr>
            </w:pPr>
            <w:r>
              <w:rPr>
                <w:rFonts w:cs="Times New Roman"/>
              </w:rPr>
              <w:t>Definiendo días a otorgar para vacaciones</w:t>
            </w:r>
          </w:p>
        </w:tc>
        <w:tc>
          <w:tcPr>
            <w:tcW w:w="1843" w:type="dxa"/>
          </w:tcPr>
          <w:p w14:paraId="0B66A044" w14:textId="228768AA" w:rsidR="008858A8" w:rsidRPr="00816FB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los días de vacaciones de los empleados para un correcto control.</w:t>
            </w:r>
          </w:p>
        </w:tc>
        <w:tc>
          <w:tcPr>
            <w:tcW w:w="1701" w:type="dxa"/>
          </w:tcPr>
          <w:p w14:paraId="7B1F0CB8" w14:textId="3FC70711" w:rsidR="008858A8" w:rsidRPr="00816FB8" w:rsidRDefault="008858A8" w:rsidP="008858A8">
            <w:pPr>
              <w:ind w:firstLine="0"/>
              <w:jc w:val="center"/>
              <w:rPr>
                <w:rFonts w:cs="Times New Roman"/>
              </w:rPr>
            </w:pPr>
            <w:r w:rsidRPr="00816FB8">
              <w:rPr>
                <w:rFonts w:cs="Times New Roman"/>
              </w:rPr>
              <w:t xml:space="preserve">Diseñar y crear vista de asignación de días, formulario de configuración, importar </w:t>
            </w:r>
            <w:r w:rsidRPr="00816FB8">
              <w:rPr>
                <w:rFonts w:cs="Times New Roman"/>
              </w:rPr>
              <w:lastRenderedPageBreak/>
              <w:t>información y diseñar lista con registros de vacaciones.</w:t>
            </w:r>
          </w:p>
        </w:tc>
        <w:tc>
          <w:tcPr>
            <w:tcW w:w="1134" w:type="dxa"/>
          </w:tcPr>
          <w:p w14:paraId="7137DBA3" w14:textId="5166F1B0" w:rsidR="008858A8" w:rsidRDefault="008858A8" w:rsidP="008858A8">
            <w:pPr>
              <w:ind w:firstLine="0"/>
              <w:jc w:val="center"/>
              <w:rPr>
                <w:rFonts w:cs="Times New Roman"/>
              </w:rPr>
            </w:pPr>
            <w:r>
              <w:rPr>
                <w:rFonts w:cs="Times New Roman"/>
              </w:rPr>
              <w:lastRenderedPageBreak/>
              <w:t>Alta</w:t>
            </w:r>
          </w:p>
        </w:tc>
        <w:tc>
          <w:tcPr>
            <w:tcW w:w="1418" w:type="dxa"/>
          </w:tcPr>
          <w:p w14:paraId="06F1F288" w14:textId="7552D6F5" w:rsidR="008858A8" w:rsidRDefault="008858A8" w:rsidP="008858A8">
            <w:pPr>
              <w:ind w:firstLine="0"/>
              <w:jc w:val="center"/>
              <w:rPr>
                <w:rFonts w:cs="Times New Roman"/>
              </w:rPr>
            </w:pPr>
            <w:r>
              <w:rPr>
                <w:rFonts w:cs="Times New Roman"/>
              </w:rPr>
              <w:t>8</w:t>
            </w:r>
          </w:p>
        </w:tc>
        <w:tc>
          <w:tcPr>
            <w:tcW w:w="1035" w:type="dxa"/>
          </w:tcPr>
          <w:p w14:paraId="0AF1F7B1" w14:textId="060D7609" w:rsidR="008858A8" w:rsidRDefault="008858A8" w:rsidP="008858A8">
            <w:pPr>
              <w:ind w:firstLine="0"/>
              <w:jc w:val="center"/>
              <w:rPr>
                <w:rFonts w:cs="Times New Roman"/>
              </w:rPr>
            </w:pPr>
            <w:r>
              <w:rPr>
                <w:rFonts w:cs="Times New Roman"/>
              </w:rPr>
              <w:t>En proceso</w:t>
            </w:r>
          </w:p>
        </w:tc>
      </w:tr>
      <w:tr w:rsidR="008858A8" w14:paraId="265B104D" w14:textId="77777777" w:rsidTr="00F7412E">
        <w:trPr>
          <w:trHeight w:val="905"/>
        </w:trPr>
        <w:tc>
          <w:tcPr>
            <w:tcW w:w="704" w:type="dxa"/>
          </w:tcPr>
          <w:p w14:paraId="30C85BD2" w14:textId="4D75E2A7" w:rsidR="008858A8" w:rsidRDefault="008858A8" w:rsidP="008858A8">
            <w:pPr>
              <w:ind w:firstLine="0"/>
              <w:jc w:val="center"/>
              <w:rPr>
                <w:rFonts w:cs="Times New Roman"/>
              </w:rPr>
            </w:pPr>
            <w:r>
              <w:rPr>
                <w:rFonts w:cs="Times New Roman"/>
              </w:rPr>
              <w:t>3.4</w:t>
            </w:r>
          </w:p>
        </w:tc>
        <w:tc>
          <w:tcPr>
            <w:tcW w:w="1559" w:type="dxa"/>
          </w:tcPr>
          <w:p w14:paraId="11775F1C" w14:textId="3E850107" w:rsidR="008858A8" w:rsidRDefault="008858A8" w:rsidP="008858A8">
            <w:pPr>
              <w:ind w:firstLine="0"/>
              <w:jc w:val="center"/>
              <w:rPr>
                <w:rFonts w:cs="Times New Roman"/>
              </w:rPr>
            </w:pPr>
            <w:r>
              <w:rPr>
                <w:rFonts w:cs="Times New Roman"/>
              </w:rPr>
              <w:t>Visualizando listado de empleados de vacaciones</w:t>
            </w:r>
          </w:p>
        </w:tc>
        <w:tc>
          <w:tcPr>
            <w:tcW w:w="1843" w:type="dxa"/>
          </w:tcPr>
          <w:p w14:paraId="2B886427" w14:textId="0F8533A6" w:rsidR="008858A8" w:rsidRPr="00816FB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un listado de empleados en vacaciones para llevar control del personal disponible.</w:t>
            </w:r>
          </w:p>
        </w:tc>
        <w:tc>
          <w:tcPr>
            <w:tcW w:w="1701" w:type="dxa"/>
          </w:tcPr>
          <w:p w14:paraId="2A7701BD" w14:textId="041B3370" w:rsidR="008858A8" w:rsidRPr="00816FB8" w:rsidRDefault="008858A8" w:rsidP="008858A8">
            <w:pPr>
              <w:ind w:firstLine="0"/>
              <w:jc w:val="center"/>
              <w:rPr>
                <w:rFonts w:cs="Times New Roman"/>
              </w:rPr>
            </w:pPr>
            <w:r w:rsidRPr="00816FB8">
              <w:rPr>
                <w:rFonts w:cs="Times New Roman"/>
              </w:rPr>
              <w:t>Diseñar y crear vista de vacaciones, importar información y diseñar lista con empleados en periodo de vacaciones.</w:t>
            </w:r>
          </w:p>
        </w:tc>
        <w:tc>
          <w:tcPr>
            <w:tcW w:w="1134" w:type="dxa"/>
          </w:tcPr>
          <w:p w14:paraId="328A73C5" w14:textId="2290F1C8" w:rsidR="008858A8" w:rsidRDefault="008858A8" w:rsidP="008858A8">
            <w:pPr>
              <w:ind w:firstLine="0"/>
              <w:jc w:val="center"/>
              <w:rPr>
                <w:rFonts w:cs="Times New Roman"/>
              </w:rPr>
            </w:pPr>
            <w:r>
              <w:rPr>
                <w:rFonts w:cs="Times New Roman"/>
              </w:rPr>
              <w:t>Media</w:t>
            </w:r>
          </w:p>
        </w:tc>
        <w:tc>
          <w:tcPr>
            <w:tcW w:w="1418" w:type="dxa"/>
          </w:tcPr>
          <w:p w14:paraId="04882AAE" w14:textId="2D9851EF" w:rsidR="008858A8" w:rsidRDefault="008858A8" w:rsidP="008858A8">
            <w:pPr>
              <w:ind w:firstLine="0"/>
              <w:jc w:val="center"/>
              <w:rPr>
                <w:rFonts w:cs="Times New Roman"/>
              </w:rPr>
            </w:pPr>
            <w:r>
              <w:rPr>
                <w:rFonts w:cs="Times New Roman"/>
              </w:rPr>
              <w:t>7</w:t>
            </w:r>
          </w:p>
        </w:tc>
        <w:tc>
          <w:tcPr>
            <w:tcW w:w="1035" w:type="dxa"/>
          </w:tcPr>
          <w:p w14:paraId="76DA0E14" w14:textId="478C1437" w:rsidR="008858A8" w:rsidRDefault="008858A8" w:rsidP="008858A8">
            <w:pPr>
              <w:ind w:firstLine="0"/>
              <w:jc w:val="center"/>
              <w:rPr>
                <w:rFonts w:cs="Times New Roman"/>
              </w:rPr>
            </w:pPr>
            <w:r>
              <w:rPr>
                <w:rFonts w:cs="Times New Roman"/>
              </w:rPr>
              <w:t>En proceso</w:t>
            </w:r>
          </w:p>
        </w:tc>
      </w:tr>
      <w:tr w:rsidR="008858A8" w14:paraId="6AE7CEBD" w14:textId="77777777" w:rsidTr="00F7412E">
        <w:trPr>
          <w:trHeight w:val="905"/>
        </w:trPr>
        <w:tc>
          <w:tcPr>
            <w:tcW w:w="704" w:type="dxa"/>
          </w:tcPr>
          <w:p w14:paraId="59845894" w14:textId="63F06C60" w:rsidR="008858A8" w:rsidRDefault="008858A8" w:rsidP="008858A8">
            <w:pPr>
              <w:ind w:firstLine="0"/>
              <w:jc w:val="center"/>
              <w:rPr>
                <w:rFonts w:cs="Times New Roman"/>
              </w:rPr>
            </w:pPr>
            <w:r>
              <w:rPr>
                <w:rFonts w:cs="Times New Roman"/>
              </w:rPr>
              <w:t>3.5</w:t>
            </w:r>
          </w:p>
        </w:tc>
        <w:tc>
          <w:tcPr>
            <w:tcW w:w="1559" w:type="dxa"/>
          </w:tcPr>
          <w:p w14:paraId="45470F44" w14:textId="197A9C62" w:rsidR="008858A8" w:rsidRDefault="008858A8" w:rsidP="008858A8">
            <w:pPr>
              <w:ind w:firstLine="0"/>
              <w:jc w:val="center"/>
              <w:rPr>
                <w:rFonts w:cs="Times New Roman"/>
              </w:rPr>
            </w:pPr>
            <w:r>
              <w:rPr>
                <w:rFonts w:cs="Times New Roman"/>
              </w:rPr>
              <w:t>Guardando cambios de vacaciones</w:t>
            </w:r>
          </w:p>
        </w:tc>
        <w:tc>
          <w:tcPr>
            <w:tcW w:w="1843" w:type="dxa"/>
          </w:tcPr>
          <w:p w14:paraId="522173F3" w14:textId="0FCE1899" w:rsidR="008858A8" w:rsidRPr="00816FB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cambios en las vacaciones de los empleados para mantener la información actualizada.</w:t>
            </w:r>
          </w:p>
        </w:tc>
        <w:tc>
          <w:tcPr>
            <w:tcW w:w="1701" w:type="dxa"/>
          </w:tcPr>
          <w:p w14:paraId="686A1FB8" w14:textId="70925383" w:rsidR="008858A8" w:rsidRPr="00816FB8" w:rsidRDefault="008858A8" w:rsidP="008858A8">
            <w:pPr>
              <w:ind w:firstLine="0"/>
              <w:jc w:val="center"/>
              <w:rPr>
                <w:rFonts w:cs="Times New Roman"/>
              </w:rPr>
            </w:pPr>
            <w:r w:rsidRPr="00816FB8">
              <w:rPr>
                <w:rFonts w:cs="Times New Roman"/>
              </w:rPr>
              <w:t>Diseñar y crear opción de guardado, importar información y actualizar lista de vacaciones registradas.</w:t>
            </w:r>
          </w:p>
        </w:tc>
        <w:tc>
          <w:tcPr>
            <w:tcW w:w="1134" w:type="dxa"/>
          </w:tcPr>
          <w:p w14:paraId="4A4FCC01" w14:textId="389AAFB1" w:rsidR="008858A8" w:rsidRDefault="008858A8" w:rsidP="008858A8">
            <w:pPr>
              <w:ind w:firstLine="0"/>
              <w:jc w:val="center"/>
              <w:rPr>
                <w:rFonts w:cs="Times New Roman"/>
              </w:rPr>
            </w:pPr>
            <w:r>
              <w:rPr>
                <w:rFonts w:cs="Times New Roman"/>
              </w:rPr>
              <w:t>Alta</w:t>
            </w:r>
          </w:p>
        </w:tc>
        <w:tc>
          <w:tcPr>
            <w:tcW w:w="1418" w:type="dxa"/>
          </w:tcPr>
          <w:p w14:paraId="72522D5C" w14:textId="2152F0BF" w:rsidR="008858A8" w:rsidRDefault="008858A8" w:rsidP="008858A8">
            <w:pPr>
              <w:ind w:firstLine="0"/>
              <w:jc w:val="center"/>
              <w:rPr>
                <w:rFonts w:cs="Times New Roman"/>
              </w:rPr>
            </w:pPr>
            <w:r>
              <w:rPr>
                <w:rFonts w:cs="Times New Roman"/>
              </w:rPr>
              <w:t>6</w:t>
            </w:r>
          </w:p>
        </w:tc>
        <w:tc>
          <w:tcPr>
            <w:tcW w:w="1035" w:type="dxa"/>
          </w:tcPr>
          <w:p w14:paraId="55A30AF2" w14:textId="05EA81E4" w:rsidR="008858A8" w:rsidRDefault="008858A8" w:rsidP="008858A8">
            <w:pPr>
              <w:ind w:firstLine="0"/>
              <w:jc w:val="center"/>
              <w:rPr>
                <w:rFonts w:cs="Times New Roman"/>
              </w:rPr>
            </w:pPr>
            <w:r>
              <w:rPr>
                <w:rFonts w:cs="Times New Roman"/>
              </w:rPr>
              <w:t>En proceso</w:t>
            </w:r>
          </w:p>
        </w:tc>
      </w:tr>
      <w:tr w:rsidR="008858A8" w14:paraId="31F62AC8" w14:textId="77777777" w:rsidTr="00F7412E">
        <w:trPr>
          <w:trHeight w:val="905"/>
        </w:trPr>
        <w:tc>
          <w:tcPr>
            <w:tcW w:w="704" w:type="dxa"/>
          </w:tcPr>
          <w:p w14:paraId="3B6E1C8D" w14:textId="1085CBA4" w:rsidR="008858A8" w:rsidRDefault="008858A8" w:rsidP="008858A8">
            <w:pPr>
              <w:ind w:firstLine="0"/>
              <w:jc w:val="center"/>
              <w:rPr>
                <w:rFonts w:cs="Times New Roman"/>
              </w:rPr>
            </w:pPr>
            <w:r>
              <w:rPr>
                <w:rFonts w:cs="Times New Roman"/>
              </w:rPr>
              <w:t>3.6</w:t>
            </w:r>
          </w:p>
        </w:tc>
        <w:tc>
          <w:tcPr>
            <w:tcW w:w="1559" w:type="dxa"/>
          </w:tcPr>
          <w:p w14:paraId="0A4A10BD" w14:textId="77E214D0" w:rsidR="008858A8" w:rsidRDefault="008858A8" w:rsidP="008858A8">
            <w:pPr>
              <w:ind w:firstLine="0"/>
              <w:jc w:val="center"/>
              <w:rPr>
                <w:rFonts w:cs="Times New Roman"/>
              </w:rPr>
            </w:pPr>
            <w:r>
              <w:rPr>
                <w:rFonts w:cs="Times New Roman"/>
              </w:rPr>
              <w:t>Imprimiendo vacaciones de empelado</w:t>
            </w:r>
          </w:p>
        </w:tc>
        <w:tc>
          <w:tcPr>
            <w:tcW w:w="1843" w:type="dxa"/>
          </w:tcPr>
          <w:p w14:paraId="5670C906" w14:textId="37455F48" w:rsidR="008858A8" w:rsidRPr="00816FB8" w:rsidRDefault="008858A8" w:rsidP="008858A8">
            <w:pPr>
              <w:ind w:firstLine="0"/>
              <w:jc w:val="center"/>
              <w:rPr>
                <w:rFonts w:cs="Times New Roman"/>
              </w:rPr>
            </w:pPr>
            <w:r w:rsidRPr="00816FB8">
              <w:rPr>
                <w:rFonts w:cs="Times New Roman"/>
              </w:rPr>
              <w:t xml:space="preserve">Como administrador necesito poder imprimir reportes de vacaciones de empleados en formato PDF </w:t>
            </w:r>
            <w:r w:rsidRPr="00816FB8">
              <w:rPr>
                <w:rFonts w:cs="Times New Roman"/>
              </w:rPr>
              <w:lastRenderedPageBreak/>
              <w:t>para respaldo oficial.</w:t>
            </w:r>
          </w:p>
        </w:tc>
        <w:tc>
          <w:tcPr>
            <w:tcW w:w="1701" w:type="dxa"/>
          </w:tcPr>
          <w:p w14:paraId="3FDCC505" w14:textId="7B652066" w:rsidR="008858A8" w:rsidRPr="00816FB8" w:rsidRDefault="008858A8" w:rsidP="008858A8">
            <w:pPr>
              <w:ind w:firstLine="0"/>
              <w:jc w:val="center"/>
              <w:rPr>
                <w:rFonts w:cs="Times New Roman"/>
              </w:rPr>
            </w:pPr>
            <w:r w:rsidRPr="00816FB8">
              <w:rPr>
                <w:rFonts w:cs="Times New Roman"/>
              </w:rPr>
              <w:lastRenderedPageBreak/>
              <w:t>Diseñar y crear opción de impresión, importar información y generar PDF con datos de vacaciones.</w:t>
            </w:r>
          </w:p>
        </w:tc>
        <w:tc>
          <w:tcPr>
            <w:tcW w:w="1134" w:type="dxa"/>
          </w:tcPr>
          <w:p w14:paraId="137F227E" w14:textId="7198E1B0" w:rsidR="008858A8" w:rsidRDefault="008858A8" w:rsidP="008858A8">
            <w:pPr>
              <w:ind w:firstLine="0"/>
              <w:jc w:val="center"/>
              <w:rPr>
                <w:rFonts w:cs="Times New Roman"/>
              </w:rPr>
            </w:pPr>
            <w:r>
              <w:rPr>
                <w:rFonts w:cs="Times New Roman"/>
              </w:rPr>
              <w:t>Alta</w:t>
            </w:r>
          </w:p>
        </w:tc>
        <w:tc>
          <w:tcPr>
            <w:tcW w:w="1418" w:type="dxa"/>
          </w:tcPr>
          <w:p w14:paraId="0F5AEECE" w14:textId="111707DD" w:rsidR="008858A8" w:rsidRDefault="008858A8" w:rsidP="008858A8">
            <w:pPr>
              <w:ind w:firstLine="0"/>
              <w:jc w:val="center"/>
              <w:rPr>
                <w:rFonts w:cs="Times New Roman"/>
              </w:rPr>
            </w:pPr>
            <w:r>
              <w:rPr>
                <w:rFonts w:cs="Times New Roman"/>
              </w:rPr>
              <w:t>8</w:t>
            </w:r>
          </w:p>
        </w:tc>
        <w:tc>
          <w:tcPr>
            <w:tcW w:w="1035" w:type="dxa"/>
          </w:tcPr>
          <w:p w14:paraId="2E87FCB3" w14:textId="3B95648E" w:rsidR="008858A8" w:rsidRDefault="008858A8" w:rsidP="008858A8">
            <w:pPr>
              <w:ind w:firstLine="0"/>
              <w:jc w:val="center"/>
              <w:rPr>
                <w:rFonts w:cs="Times New Roman"/>
              </w:rPr>
            </w:pPr>
            <w:r>
              <w:rPr>
                <w:rFonts w:cs="Times New Roman"/>
              </w:rPr>
              <w:t>En proceso</w:t>
            </w:r>
          </w:p>
        </w:tc>
      </w:tr>
      <w:tr w:rsidR="008858A8" w14:paraId="30B33E04" w14:textId="77777777" w:rsidTr="00F7412E">
        <w:trPr>
          <w:trHeight w:val="905"/>
        </w:trPr>
        <w:tc>
          <w:tcPr>
            <w:tcW w:w="704" w:type="dxa"/>
          </w:tcPr>
          <w:p w14:paraId="6D3F690F" w14:textId="77777777" w:rsidR="008858A8" w:rsidRDefault="008858A8" w:rsidP="008858A8">
            <w:pPr>
              <w:ind w:firstLine="0"/>
              <w:jc w:val="center"/>
              <w:rPr>
                <w:rFonts w:cs="Times New Roman"/>
              </w:rPr>
            </w:pPr>
            <w:r>
              <w:rPr>
                <w:rFonts w:cs="Times New Roman"/>
              </w:rPr>
              <w:t>3.7</w:t>
            </w:r>
          </w:p>
          <w:p w14:paraId="3961E9D5" w14:textId="77777777" w:rsidR="008858A8" w:rsidRDefault="008858A8" w:rsidP="008858A8">
            <w:pPr>
              <w:ind w:firstLine="0"/>
              <w:jc w:val="center"/>
              <w:rPr>
                <w:rFonts w:cs="Times New Roman"/>
              </w:rPr>
            </w:pPr>
          </w:p>
        </w:tc>
        <w:tc>
          <w:tcPr>
            <w:tcW w:w="1559" w:type="dxa"/>
          </w:tcPr>
          <w:p w14:paraId="7C546019" w14:textId="34AE5D9C" w:rsidR="008858A8" w:rsidRDefault="008858A8" w:rsidP="008858A8">
            <w:pPr>
              <w:ind w:firstLine="0"/>
              <w:jc w:val="center"/>
              <w:rPr>
                <w:rFonts w:cs="Times New Roman"/>
              </w:rPr>
            </w:pPr>
            <w:r>
              <w:rPr>
                <w:rFonts w:cs="Times New Roman"/>
              </w:rPr>
              <w:t>Eliminando vacaciones asignadas</w:t>
            </w:r>
          </w:p>
        </w:tc>
        <w:tc>
          <w:tcPr>
            <w:tcW w:w="1843" w:type="dxa"/>
          </w:tcPr>
          <w:p w14:paraId="4BF7A979" w14:textId="2049F893" w:rsidR="008858A8" w:rsidRPr="00816FB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vacaciones asignadas incorrectamente para mantener la información precisa.</w:t>
            </w:r>
          </w:p>
        </w:tc>
        <w:tc>
          <w:tcPr>
            <w:tcW w:w="1701" w:type="dxa"/>
          </w:tcPr>
          <w:p w14:paraId="772D73AD" w14:textId="50D1DD24" w:rsidR="008858A8" w:rsidRPr="00816FB8" w:rsidRDefault="008858A8" w:rsidP="008858A8">
            <w:pPr>
              <w:ind w:firstLine="0"/>
              <w:jc w:val="center"/>
              <w:rPr>
                <w:rFonts w:cs="Times New Roman"/>
              </w:rPr>
            </w:pPr>
            <w:r w:rsidRPr="00816FB8">
              <w:rPr>
                <w:rFonts w:cs="Times New Roman"/>
              </w:rPr>
              <w:t>Diseñar y crear opción de eliminación, importar información y actualizar lista de vacaciones.</w:t>
            </w:r>
          </w:p>
        </w:tc>
        <w:tc>
          <w:tcPr>
            <w:tcW w:w="1134" w:type="dxa"/>
          </w:tcPr>
          <w:p w14:paraId="25BBA331" w14:textId="1E1DA1B2" w:rsidR="008858A8" w:rsidRDefault="008858A8" w:rsidP="008858A8">
            <w:pPr>
              <w:ind w:firstLine="0"/>
              <w:jc w:val="center"/>
              <w:rPr>
                <w:rFonts w:cs="Times New Roman"/>
              </w:rPr>
            </w:pPr>
            <w:r>
              <w:rPr>
                <w:rFonts w:cs="Times New Roman"/>
              </w:rPr>
              <w:t>Alta</w:t>
            </w:r>
          </w:p>
        </w:tc>
        <w:tc>
          <w:tcPr>
            <w:tcW w:w="1418" w:type="dxa"/>
          </w:tcPr>
          <w:p w14:paraId="2A7065A5" w14:textId="71D0E78D" w:rsidR="008858A8" w:rsidRDefault="008858A8" w:rsidP="008858A8">
            <w:pPr>
              <w:ind w:firstLine="0"/>
              <w:jc w:val="center"/>
              <w:rPr>
                <w:rFonts w:cs="Times New Roman"/>
              </w:rPr>
            </w:pPr>
            <w:r>
              <w:rPr>
                <w:rFonts w:cs="Times New Roman"/>
              </w:rPr>
              <w:t>7</w:t>
            </w:r>
          </w:p>
        </w:tc>
        <w:tc>
          <w:tcPr>
            <w:tcW w:w="1035" w:type="dxa"/>
          </w:tcPr>
          <w:p w14:paraId="34F8326D" w14:textId="76500DC5" w:rsidR="008858A8" w:rsidRDefault="008858A8" w:rsidP="008858A8">
            <w:pPr>
              <w:ind w:firstLine="0"/>
              <w:jc w:val="center"/>
              <w:rPr>
                <w:rFonts w:cs="Times New Roman"/>
              </w:rPr>
            </w:pPr>
            <w:r>
              <w:rPr>
                <w:rFonts w:cs="Times New Roman"/>
              </w:rPr>
              <w:t>En proceso</w:t>
            </w:r>
          </w:p>
        </w:tc>
      </w:tr>
      <w:tr w:rsidR="008858A8" w14:paraId="1FB7BEB4" w14:textId="77777777" w:rsidTr="00F7412E">
        <w:trPr>
          <w:trHeight w:val="905"/>
        </w:trPr>
        <w:tc>
          <w:tcPr>
            <w:tcW w:w="704" w:type="dxa"/>
          </w:tcPr>
          <w:p w14:paraId="7F3767F5" w14:textId="1A7864BF" w:rsidR="008858A8" w:rsidRPr="007C25F6" w:rsidRDefault="008858A8" w:rsidP="008858A8">
            <w:pPr>
              <w:ind w:firstLine="0"/>
              <w:jc w:val="center"/>
              <w:rPr>
                <w:rFonts w:cs="Times New Roman"/>
              </w:rPr>
            </w:pPr>
            <w:r>
              <w:rPr>
                <w:rFonts w:cs="Times New Roman"/>
              </w:rPr>
              <w:t>4.1.1</w:t>
            </w:r>
          </w:p>
        </w:tc>
        <w:tc>
          <w:tcPr>
            <w:tcW w:w="1559" w:type="dxa"/>
          </w:tcPr>
          <w:p w14:paraId="0B9C170C" w14:textId="17BDC510" w:rsidR="008858A8" w:rsidRPr="007C25F6" w:rsidRDefault="008858A8" w:rsidP="008858A8">
            <w:pPr>
              <w:ind w:firstLine="0"/>
              <w:jc w:val="center"/>
              <w:rPr>
                <w:rFonts w:cs="Times New Roman"/>
                <w:color w:val="000000"/>
                <w:sz w:val="22"/>
                <w:szCs w:val="22"/>
                <w:shd w:val="clear" w:color="auto" w:fill="FFFFFF"/>
              </w:rPr>
            </w:pPr>
            <w:r>
              <w:rPr>
                <w:rFonts w:cs="Times New Roman"/>
              </w:rPr>
              <w:t>Creando turno con campos obligatorios</w:t>
            </w:r>
          </w:p>
        </w:tc>
        <w:tc>
          <w:tcPr>
            <w:tcW w:w="1843" w:type="dxa"/>
          </w:tcPr>
          <w:p w14:paraId="7E2CD057" w14:textId="663DA9D6"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crear turnos con campos obligatorios para garantizar la correcta configuración de horarios.</w:t>
            </w:r>
          </w:p>
        </w:tc>
        <w:tc>
          <w:tcPr>
            <w:tcW w:w="1701" w:type="dxa"/>
          </w:tcPr>
          <w:p w14:paraId="1841A786" w14:textId="66A96B54" w:rsidR="008858A8" w:rsidRPr="007C25F6" w:rsidRDefault="008858A8" w:rsidP="008858A8">
            <w:pPr>
              <w:ind w:firstLine="0"/>
              <w:jc w:val="center"/>
              <w:rPr>
                <w:rFonts w:cs="Times New Roman"/>
              </w:rPr>
            </w:pPr>
            <w:r w:rsidRPr="00816FB8">
              <w:rPr>
                <w:rFonts w:cs="Times New Roman"/>
              </w:rPr>
              <w:t>Diseñar y crear formulario de creación de turnos, validación de campos, importar información y diseñar tabla de turnos.</w:t>
            </w:r>
          </w:p>
        </w:tc>
        <w:tc>
          <w:tcPr>
            <w:tcW w:w="1134" w:type="dxa"/>
          </w:tcPr>
          <w:p w14:paraId="29C4745B" w14:textId="0C8767A3" w:rsidR="008858A8" w:rsidRPr="007C25F6" w:rsidRDefault="008858A8" w:rsidP="008858A8">
            <w:pPr>
              <w:ind w:firstLine="0"/>
              <w:jc w:val="center"/>
              <w:rPr>
                <w:rFonts w:cs="Times New Roman"/>
              </w:rPr>
            </w:pPr>
            <w:r>
              <w:rPr>
                <w:rFonts w:cs="Times New Roman"/>
              </w:rPr>
              <w:t>Alta</w:t>
            </w:r>
          </w:p>
        </w:tc>
        <w:tc>
          <w:tcPr>
            <w:tcW w:w="1418" w:type="dxa"/>
          </w:tcPr>
          <w:p w14:paraId="70B09522" w14:textId="419F7DD4" w:rsidR="008858A8" w:rsidRPr="007C25F6" w:rsidRDefault="008858A8" w:rsidP="008858A8">
            <w:pPr>
              <w:ind w:firstLine="0"/>
              <w:jc w:val="center"/>
              <w:rPr>
                <w:rFonts w:cs="Times New Roman"/>
              </w:rPr>
            </w:pPr>
            <w:r>
              <w:rPr>
                <w:rFonts w:cs="Times New Roman"/>
              </w:rPr>
              <w:t>8</w:t>
            </w:r>
          </w:p>
        </w:tc>
        <w:tc>
          <w:tcPr>
            <w:tcW w:w="1035" w:type="dxa"/>
          </w:tcPr>
          <w:p w14:paraId="41561D88" w14:textId="1EAB0EE6" w:rsidR="008858A8" w:rsidRPr="7CF57183" w:rsidRDefault="008858A8" w:rsidP="008858A8">
            <w:pPr>
              <w:ind w:firstLine="0"/>
              <w:jc w:val="center"/>
              <w:rPr>
                <w:rFonts w:cs="Times New Roman"/>
              </w:rPr>
            </w:pPr>
            <w:r>
              <w:rPr>
                <w:rFonts w:cs="Times New Roman"/>
              </w:rPr>
              <w:t>En proceso</w:t>
            </w:r>
          </w:p>
        </w:tc>
      </w:tr>
      <w:tr w:rsidR="008858A8" w14:paraId="12D8ABF1" w14:textId="77777777" w:rsidTr="00F7412E">
        <w:trPr>
          <w:trHeight w:val="905"/>
        </w:trPr>
        <w:tc>
          <w:tcPr>
            <w:tcW w:w="704" w:type="dxa"/>
          </w:tcPr>
          <w:p w14:paraId="5C84A78C" w14:textId="1DA17346" w:rsidR="008858A8" w:rsidRDefault="008858A8" w:rsidP="008858A8">
            <w:pPr>
              <w:ind w:firstLine="0"/>
              <w:jc w:val="center"/>
              <w:rPr>
                <w:rFonts w:cs="Times New Roman"/>
              </w:rPr>
            </w:pPr>
            <w:r>
              <w:rPr>
                <w:rFonts w:cs="Times New Roman"/>
              </w:rPr>
              <w:t>4.1.2</w:t>
            </w:r>
          </w:p>
        </w:tc>
        <w:tc>
          <w:tcPr>
            <w:tcW w:w="1559" w:type="dxa"/>
          </w:tcPr>
          <w:p w14:paraId="681C7D60" w14:textId="55D01799" w:rsidR="008858A8" w:rsidRDefault="008858A8" w:rsidP="008858A8">
            <w:pPr>
              <w:ind w:firstLine="0"/>
              <w:jc w:val="center"/>
              <w:rPr>
                <w:rFonts w:cs="Times New Roman"/>
              </w:rPr>
            </w:pPr>
            <w:r>
              <w:rPr>
                <w:rFonts w:cs="Times New Roman"/>
              </w:rPr>
              <w:t>Editando turnos</w:t>
            </w:r>
          </w:p>
        </w:tc>
        <w:tc>
          <w:tcPr>
            <w:tcW w:w="1843" w:type="dxa"/>
          </w:tcPr>
          <w:p w14:paraId="2802ABB6" w14:textId="2B263A40" w:rsidR="008858A8" w:rsidRPr="00816FB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editar turnos asegurando que se validen los campos obligatorios.</w:t>
            </w:r>
          </w:p>
        </w:tc>
        <w:tc>
          <w:tcPr>
            <w:tcW w:w="1701" w:type="dxa"/>
          </w:tcPr>
          <w:p w14:paraId="098224CF" w14:textId="749571C7" w:rsidR="008858A8" w:rsidRPr="00816FB8" w:rsidRDefault="008858A8" w:rsidP="008858A8">
            <w:pPr>
              <w:ind w:firstLine="0"/>
              <w:jc w:val="center"/>
              <w:rPr>
                <w:rFonts w:cs="Times New Roman"/>
              </w:rPr>
            </w:pPr>
            <w:r w:rsidRPr="00816FB8">
              <w:rPr>
                <w:rFonts w:cs="Times New Roman"/>
              </w:rPr>
              <w:t xml:space="preserve">Diseñar y crear vista de edición de turnos, importar información y actualizar lista de turnos con </w:t>
            </w:r>
            <w:r w:rsidRPr="00816FB8">
              <w:rPr>
                <w:rFonts w:cs="Times New Roman"/>
              </w:rPr>
              <w:lastRenderedPageBreak/>
              <w:t>validación de campos.</w:t>
            </w:r>
          </w:p>
        </w:tc>
        <w:tc>
          <w:tcPr>
            <w:tcW w:w="1134" w:type="dxa"/>
          </w:tcPr>
          <w:p w14:paraId="60CADBCF" w14:textId="243AD8E7" w:rsidR="008858A8" w:rsidRDefault="008858A8" w:rsidP="008858A8">
            <w:pPr>
              <w:ind w:firstLine="0"/>
              <w:jc w:val="center"/>
              <w:rPr>
                <w:rFonts w:cs="Times New Roman"/>
              </w:rPr>
            </w:pPr>
            <w:r>
              <w:rPr>
                <w:rFonts w:cs="Times New Roman"/>
              </w:rPr>
              <w:lastRenderedPageBreak/>
              <w:t>Alta</w:t>
            </w:r>
          </w:p>
        </w:tc>
        <w:tc>
          <w:tcPr>
            <w:tcW w:w="1418" w:type="dxa"/>
          </w:tcPr>
          <w:p w14:paraId="615F8065" w14:textId="009FE845" w:rsidR="008858A8" w:rsidRDefault="008858A8" w:rsidP="008858A8">
            <w:pPr>
              <w:ind w:firstLine="0"/>
              <w:jc w:val="center"/>
              <w:rPr>
                <w:rFonts w:cs="Times New Roman"/>
              </w:rPr>
            </w:pPr>
            <w:r>
              <w:rPr>
                <w:rFonts w:cs="Times New Roman"/>
              </w:rPr>
              <w:t>7</w:t>
            </w:r>
          </w:p>
        </w:tc>
        <w:tc>
          <w:tcPr>
            <w:tcW w:w="1035" w:type="dxa"/>
          </w:tcPr>
          <w:p w14:paraId="27CD879F" w14:textId="119E4416" w:rsidR="008858A8" w:rsidRDefault="008858A8" w:rsidP="008858A8">
            <w:pPr>
              <w:ind w:firstLine="0"/>
              <w:jc w:val="center"/>
              <w:rPr>
                <w:rFonts w:cs="Times New Roman"/>
              </w:rPr>
            </w:pPr>
            <w:r>
              <w:rPr>
                <w:rFonts w:cs="Times New Roman"/>
              </w:rPr>
              <w:t>En proceso</w:t>
            </w:r>
          </w:p>
        </w:tc>
      </w:tr>
      <w:tr w:rsidR="008858A8" w14:paraId="7901E99D" w14:textId="77777777" w:rsidTr="00F7412E">
        <w:trPr>
          <w:trHeight w:val="905"/>
        </w:trPr>
        <w:tc>
          <w:tcPr>
            <w:tcW w:w="704" w:type="dxa"/>
          </w:tcPr>
          <w:p w14:paraId="3E3EEB02" w14:textId="23676213" w:rsidR="008858A8" w:rsidRPr="007C25F6" w:rsidRDefault="008858A8" w:rsidP="008858A8">
            <w:pPr>
              <w:ind w:firstLine="0"/>
              <w:jc w:val="center"/>
              <w:rPr>
                <w:rFonts w:cs="Times New Roman"/>
              </w:rPr>
            </w:pPr>
            <w:r>
              <w:rPr>
                <w:rFonts w:cs="Times New Roman"/>
              </w:rPr>
              <w:t>4.2</w:t>
            </w:r>
          </w:p>
        </w:tc>
        <w:tc>
          <w:tcPr>
            <w:tcW w:w="1559" w:type="dxa"/>
          </w:tcPr>
          <w:p w14:paraId="0ECA7443" w14:textId="502A488B" w:rsidR="008858A8" w:rsidRPr="007C25F6" w:rsidRDefault="008858A8" w:rsidP="008858A8">
            <w:pPr>
              <w:ind w:firstLine="0"/>
              <w:jc w:val="center"/>
              <w:rPr>
                <w:rFonts w:cs="Times New Roman"/>
                <w:color w:val="000000"/>
                <w:sz w:val="22"/>
                <w:szCs w:val="22"/>
                <w:shd w:val="clear" w:color="auto" w:fill="FFFFFF"/>
              </w:rPr>
            </w:pPr>
            <w:r>
              <w:rPr>
                <w:rFonts w:cs="Times New Roman"/>
              </w:rPr>
              <w:t>Generando un nuevo turno</w:t>
            </w:r>
          </w:p>
        </w:tc>
        <w:tc>
          <w:tcPr>
            <w:tcW w:w="1843" w:type="dxa"/>
          </w:tcPr>
          <w:p w14:paraId="07DADB3A" w14:textId="012DEDF1"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nuevos turnos para organizar la planificación laboral.</w:t>
            </w:r>
          </w:p>
        </w:tc>
        <w:tc>
          <w:tcPr>
            <w:tcW w:w="1701" w:type="dxa"/>
          </w:tcPr>
          <w:p w14:paraId="7218EBFA" w14:textId="5A0DEA2D" w:rsidR="008858A8" w:rsidRPr="007C25F6" w:rsidRDefault="008858A8" w:rsidP="008858A8">
            <w:pPr>
              <w:ind w:firstLine="0"/>
              <w:jc w:val="center"/>
              <w:rPr>
                <w:rFonts w:cs="Times New Roman"/>
              </w:rPr>
            </w:pPr>
            <w:r w:rsidRPr="00816FB8">
              <w:rPr>
                <w:rFonts w:cs="Times New Roman"/>
              </w:rPr>
              <w:t>Diseñar y crear formulario de nuevo turno, importar información y diseñar lista de turnos generados.</w:t>
            </w:r>
          </w:p>
        </w:tc>
        <w:tc>
          <w:tcPr>
            <w:tcW w:w="1134" w:type="dxa"/>
          </w:tcPr>
          <w:p w14:paraId="4121C098" w14:textId="62DD9FF5" w:rsidR="008858A8" w:rsidRPr="007C25F6" w:rsidRDefault="008858A8" w:rsidP="008858A8">
            <w:pPr>
              <w:ind w:firstLine="0"/>
              <w:jc w:val="center"/>
              <w:rPr>
                <w:rFonts w:cs="Times New Roman"/>
              </w:rPr>
            </w:pPr>
            <w:r>
              <w:rPr>
                <w:rFonts w:cs="Times New Roman"/>
              </w:rPr>
              <w:t>Alta</w:t>
            </w:r>
          </w:p>
        </w:tc>
        <w:tc>
          <w:tcPr>
            <w:tcW w:w="1418" w:type="dxa"/>
          </w:tcPr>
          <w:p w14:paraId="46E65AEA" w14:textId="6B4E569D" w:rsidR="008858A8" w:rsidRPr="007C25F6" w:rsidRDefault="008858A8" w:rsidP="008858A8">
            <w:pPr>
              <w:ind w:firstLine="0"/>
              <w:jc w:val="center"/>
              <w:rPr>
                <w:rFonts w:cs="Times New Roman"/>
              </w:rPr>
            </w:pPr>
            <w:r>
              <w:rPr>
                <w:rFonts w:cs="Times New Roman"/>
              </w:rPr>
              <w:t>7</w:t>
            </w:r>
          </w:p>
        </w:tc>
        <w:tc>
          <w:tcPr>
            <w:tcW w:w="1035" w:type="dxa"/>
          </w:tcPr>
          <w:p w14:paraId="0E3A98BB" w14:textId="375DB25B" w:rsidR="008858A8" w:rsidRPr="7CF57183" w:rsidRDefault="008858A8" w:rsidP="008858A8">
            <w:pPr>
              <w:ind w:firstLine="0"/>
              <w:jc w:val="center"/>
              <w:rPr>
                <w:rFonts w:cs="Times New Roman"/>
              </w:rPr>
            </w:pPr>
            <w:r>
              <w:rPr>
                <w:rFonts w:cs="Times New Roman"/>
              </w:rPr>
              <w:t>En proceso</w:t>
            </w:r>
          </w:p>
        </w:tc>
      </w:tr>
      <w:tr w:rsidR="008858A8" w14:paraId="20078081" w14:textId="77777777" w:rsidTr="00F7412E">
        <w:trPr>
          <w:trHeight w:val="905"/>
        </w:trPr>
        <w:tc>
          <w:tcPr>
            <w:tcW w:w="704" w:type="dxa"/>
          </w:tcPr>
          <w:p w14:paraId="60E154CB" w14:textId="20902780" w:rsidR="008858A8" w:rsidRPr="007C25F6" w:rsidRDefault="008858A8" w:rsidP="008858A8">
            <w:pPr>
              <w:ind w:firstLine="0"/>
              <w:jc w:val="center"/>
              <w:rPr>
                <w:rFonts w:cs="Times New Roman"/>
              </w:rPr>
            </w:pPr>
            <w:r>
              <w:rPr>
                <w:rFonts w:cs="Times New Roman"/>
              </w:rPr>
              <w:t>4.3</w:t>
            </w:r>
          </w:p>
        </w:tc>
        <w:tc>
          <w:tcPr>
            <w:tcW w:w="1559" w:type="dxa"/>
          </w:tcPr>
          <w:p w14:paraId="3F7ED56D" w14:textId="55481631" w:rsidR="008858A8" w:rsidRPr="007C25F6" w:rsidRDefault="008858A8" w:rsidP="008858A8">
            <w:pPr>
              <w:ind w:firstLine="0"/>
              <w:jc w:val="center"/>
              <w:rPr>
                <w:rFonts w:cs="Times New Roman"/>
                <w:color w:val="000000"/>
                <w:sz w:val="22"/>
                <w:szCs w:val="22"/>
                <w:shd w:val="clear" w:color="auto" w:fill="FFFFFF"/>
              </w:rPr>
            </w:pPr>
            <w:r>
              <w:rPr>
                <w:rFonts w:cs="Times New Roman"/>
              </w:rPr>
              <w:t>Guardando cambio de turno</w:t>
            </w:r>
          </w:p>
        </w:tc>
        <w:tc>
          <w:tcPr>
            <w:tcW w:w="1843" w:type="dxa"/>
          </w:tcPr>
          <w:p w14:paraId="7FCE7CBA" w14:textId="49883496"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los cambios realizados en los turnos para mantener actualizada la planificación.</w:t>
            </w:r>
          </w:p>
        </w:tc>
        <w:tc>
          <w:tcPr>
            <w:tcW w:w="1701" w:type="dxa"/>
          </w:tcPr>
          <w:p w14:paraId="2F93EC60" w14:textId="09562FB8" w:rsidR="008858A8" w:rsidRPr="007C25F6" w:rsidRDefault="008858A8" w:rsidP="008858A8">
            <w:pPr>
              <w:ind w:firstLine="0"/>
              <w:jc w:val="center"/>
              <w:rPr>
                <w:rFonts w:cs="Times New Roman"/>
              </w:rPr>
            </w:pPr>
            <w:r w:rsidRPr="00816FB8">
              <w:rPr>
                <w:rFonts w:cs="Times New Roman"/>
              </w:rPr>
              <w:t>Diseñar y crear opción de guardado, importar información y actualizar lista de turnos modificados.</w:t>
            </w:r>
          </w:p>
        </w:tc>
        <w:tc>
          <w:tcPr>
            <w:tcW w:w="1134" w:type="dxa"/>
          </w:tcPr>
          <w:p w14:paraId="58DFDBA4" w14:textId="4A71556C" w:rsidR="008858A8" w:rsidRPr="007C25F6" w:rsidRDefault="008858A8" w:rsidP="008858A8">
            <w:pPr>
              <w:ind w:firstLine="0"/>
              <w:jc w:val="center"/>
              <w:rPr>
                <w:rFonts w:cs="Times New Roman"/>
              </w:rPr>
            </w:pPr>
            <w:r>
              <w:rPr>
                <w:rFonts w:cs="Times New Roman"/>
              </w:rPr>
              <w:t>Alta</w:t>
            </w:r>
          </w:p>
        </w:tc>
        <w:tc>
          <w:tcPr>
            <w:tcW w:w="1418" w:type="dxa"/>
          </w:tcPr>
          <w:p w14:paraId="1EFA0855" w14:textId="78E6F72F" w:rsidR="008858A8" w:rsidRPr="007C25F6" w:rsidRDefault="008858A8" w:rsidP="008858A8">
            <w:pPr>
              <w:ind w:firstLine="0"/>
              <w:jc w:val="center"/>
              <w:rPr>
                <w:rFonts w:cs="Times New Roman"/>
              </w:rPr>
            </w:pPr>
            <w:r>
              <w:rPr>
                <w:rFonts w:cs="Times New Roman"/>
              </w:rPr>
              <w:t>6</w:t>
            </w:r>
          </w:p>
        </w:tc>
        <w:tc>
          <w:tcPr>
            <w:tcW w:w="1035" w:type="dxa"/>
          </w:tcPr>
          <w:p w14:paraId="791E71FA" w14:textId="4FA5B5F1" w:rsidR="008858A8" w:rsidRPr="7CF57183" w:rsidRDefault="008858A8" w:rsidP="008858A8">
            <w:pPr>
              <w:ind w:firstLine="0"/>
              <w:jc w:val="center"/>
              <w:rPr>
                <w:rFonts w:cs="Times New Roman"/>
              </w:rPr>
            </w:pPr>
            <w:r>
              <w:rPr>
                <w:rFonts w:cs="Times New Roman"/>
              </w:rPr>
              <w:t>En proceso</w:t>
            </w:r>
          </w:p>
        </w:tc>
      </w:tr>
      <w:tr w:rsidR="008858A8" w14:paraId="209BEBD2" w14:textId="77777777" w:rsidTr="00F7412E">
        <w:trPr>
          <w:trHeight w:val="905"/>
        </w:trPr>
        <w:tc>
          <w:tcPr>
            <w:tcW w:w="704" w:type="dxa"/>
          </w:tcPr>
          <w:p w14:paraId="1131B734" w14:textId="2341BFBC" w:rsidR="008858A8" w:rsidRPr="007C25F6" w:rsidRDefault="008858A8" w:rsidP="008858A8">
            <w:pPr>
              <w:ind w:firstLine="0"/>
              <w:jc w:val="center"/>
              <w:rPr>
                <w:rFonts w:cs="Times New Roman"/>
              </w:rPr>
            </w:pPr>
            <w:r>
              <w:rPr>
                <w:rFonts w:cs="Times New Roman"/>
              </w:rPr>
              <w:t>4.4</w:t>
            </w:r>
          </w:p>
        </w:tc>
        <w:tc>
          <w:tcPr>
            <w:tcW w:w="1559" w:type="dxa"/>
          </w:tcPr>
          <w:p w14:paraId="3B4E0D73" w14:textId="2C655954" w:rsidR="008858A8" w:rsidRPr="007C25F6" w:rsidRDefault="008858A8" w:rsidP="008858A8">
            <w:pPr>
              <w:ind w:firstLine="0"/>
              <w:jc w:val="center"/>
              <w:rPr>
                <w:rFonts w:cs="Times New Roman"/>
                <w:color w:val="000000"/>
                <w:sz w:val="22"/>
                <w:szCs w:val="22"/>
                <w:shd w:val="clear" w:color="auto" w:fill="FFFFFF"/>
              </w:rPr>
            </w:pPr>
            <w:r>
              <w:rPr>
                <w:rFonts w:cs="Times New Roman"/>
              </w:rPr>
              <w:t>Eliminando turno deseado</w:t>
            </w:r>
          </w:p>
        </w:tc>
        <w:tc>
          <w:tcPr>
            <w:tcW w:w="1843" w:type="dxa"/>
          </w:tcPr>
          <w:p w14:paraId="3C66BA29" w14:textId="4720B0AD"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turnos innecesarios o erróneos para mantener actualizado el sistema.</w:t>
            </w:r>
          </w:p>
        </w:tc>
        <w:tc>
          <w:tcPr>
            <w:tcW w:w="1701" w:type="dxa"/>
          </w:tcPr>
          <w:p w14:paraId="4C009860" w14:textId="4C26A96D" w:rsidR="008858A8" w:rsidRPr="007C25F6" w:rsidRDefault="008858A8" w:rsidP="008858A8">
            <w:pPr>
              <w:ind w:firstLine="0"/>
              <w:jc w:val="center"/>
              <w:rPr>
                <w:rFonts w:cs="Times New Roman"/>
              </w:rPr>
            </w:pPr>
            <w:r w:rsidRPr="00816FB8">
              <w:rPr>
                <w:rFonts w:cs="Times New Roman"/>
              </w:rPr>
              <w:t>Diseñar y crear opción de eliminación, importar información y actualizar lista de turnos.</w:t>
            </w:r>
          </w:p>
        </w:tc>
        <w:tc>
          <w:tcPr>
            <w:tcW w:w="1134" w:type="dxa"/>
          </w:tcPr>
          <w:p w14:paraId="4DE280C7" w14:textId="023E8681" w:rsidR="008858A8" w:rsidRPr="007C25F6" w:rsidRDefault="008858A8" w:rsidP="008858A8">
            <w:pPr>
              <w:ind w:firstLine="0"/>
              <w:jc w:val="center"/>
              <w:rPr>
                <w:rFonts w:cs="Times New Roman"/>
              </w:rPr>
            </w:pPr>
            <w:r>
              <w:rPr>
                <w:rFonts w:cs="Times New Roman"/>
              </w:rPr>
              <w:t>Alta</w:t>
            </w:r>
          </w:p>
        </w:tc>
        <w:tc>
          <w:tcPr>
            <w:tcW w:w="1418" w:type="dxa"/>
          </w:tcPr>
          <w:p w14:paraId="05732D56" w14:textId="33BAB66A" w:rsidR="008858A8" w:rsidRPr="007C25F6" w:rsidRDefault="008858A8" w:rsidP="008858A8">
            <w:pPr>
              <w:ind w:firstLine="0"/>
              <w:jc w:val="center"/>
              <w:rPr>
                <w:rFonts w:cs="Times New Roman"/>
              </w:rPr>
            </w:pPr>
            <w:r>
              <w:rPr>
                <w:rFonts w:cs="Times New Roman"/>
              </w:rPr>
              <w:t>7</w:t>
            </w:r>
          </w:p>
        </w:tc>
        <w:tc>
          <w:tcPr>
            <w:tcW w:w="1035" w:type="dxa"/>
          </w:tcPr>
          <w:p w14:paraId="2E9EE3F5" w14:textId="1CF4D927" w:rsidR="008858A8" w:rsidRPr="7CF57183" w:rsidRDefault="008858A8" w:rsidP="008858A8">
            <w:pPr>
              <w:ind w:firstLine="0"/>
              <w:jc w:val="center"/>
              <w:rPr>
                <w:rFonts w:cs="Times New Roman"/>
              </w:rPr>
            </w:pPr>
            <w:r>
              <w:rPr>
                <w:rFonts w:cs="Times New Roman"/>
              </w:rPr>
              <w:t>En proceso</w:t>
            </w:r>
          </w:p>
        </w:tc>
      </w:tr>
      <w:tr w:rsidR="008858A8" w14:paraId="730CFC9F" w14:textId="77777777" w:rsidTr="00F7412E">
        <w:trPr>
          <w:trHeight w:val="905"/>
        </w:trPr>
        <w:tc>
          <w:tcPr>
            <w:tcW w:w="704" w:type="dxa"/>
          </w:tcPr>
          <w:p w14:paraId="1FEF9127" w14:textId="54445ADE" w:rsidR="008858A8" w:rsidRPr="007C25F6" w:rsidRDefault="008858A8" w:rsidP="008858A8">
            <w:pPr>
              <w:ind w:firstLine="0"/>
              <w:jc w:val="center"/>
              <w:rPr>
                <w:rFonts w:cs="Times New Roman"/>
              </w:rPr>
            </w:pPr>
            <w:r w:rsidRPr="007C25F6">
              <w:rPr>
                <w:rFonts w:cs="Times New Roman"/>
              </w:rPr>
              <w:t>4.5</w:t>
            </w:r>
          </w:p>
        </w:tc>
        <w:tc>
          <w:tcPr>
            <w:tcW w:w="1559" w:type="dxa"/>
          </w:tcPr>
          <w:p w14:paraId="44A0465B" w14:textId="5D5EE145"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Visualizando el listado de turnos creado</w:t>
            </w:r>
          </w:p>
        </w:tc>
        <w:tc>
          <w:tcPr>
            <w:tcW w:w="1843" w:type="dxa"/>
          </w:tcPr>
          <w:p w14:paraId="53B7EBF2" w14:textId="1BF5001E"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 xml:space="preserve">Visualizar </w:t>
            </w:r>
            <w:r w:rsidRPr="007C25F6">
              <w:rPr>
                <w:rFonts w:cs="Times New Roman"/>
              </w:rPr>
              <w:lastRenderedPageBreak/>
              <w:t>listado de turnos creado</w:t>
            </w:r>
          </w:p>
        </w:tc>
        <w:tc>
          <w:tcPr>
            <w:tcW w:w="1701" w:type="dxa"/>
          </w:tcPr>
          <w:p w14:paraId="51E3896A" w14:textId="21122F87" w:rsidR="008858A8" w:rsidRPr="007C25F6" w:rsidRDefault="008858A8" w:rsidP="008858A8">
            <w:pPr>
              <w:ind w:firstLine="0"/>
              <w:jc w:val="center"/>
              <w:rPr>
                <w:rFonts w:cs="Times New Roman"/>
              </w:rPr>
            </w:pPr>
            <w:r w:rsidRPr="007C25F6">
              <w:rPr>
                <w:rFonts w:cs="Times New Roman"/>
              </w:rPr>
              <w:lastRenderedPageBreak/>
              <w:t xml:space="preserve">Diseñar y crear una vista de listado de </w:t>
            </w:r>
            <w:r w:rsidRPr="007C25F6">
              <w:rPr>
                <w:rFonts w:cs="Times New Roman"/>
              </w:rPr>
              <w:lastRenderedPageBreak/>
              <w:t>turnos, importar información y diseñar lista que refleje los turnos creados</w:t>
            </w:r>
          </w:p>
        </w:tc>
        <w:tc>
          <w:tcPr>
            <w:tcW w:w="1134" w:type="dxa"/>
          </w:tcPr>
          <w:p w14:paraId="211B93EE" w14:textId="51B62376" w:rsidR="008858A8" w:rsidRPr="007C25F6" w:rsidRDefault="008858A8" w:rsidP="008858A8">
            <w:pPr>
              <w:ind w:firstLine="0"/>
              <w:jc w:val="center"/>
              <w:rPr>
                <w:rFonts w:cs="Times New Roman"/>
              </w:rPr>
            </w:pPr>
            <w:r w:rsidRPr="007C25F6">
              <w:rPr>
                <w:rFonts w:cs="Times New Roman"/>
              </w:rPr>
              <w:lastRenderedPageBreak/>
              <w:t>Media</w:t>
            </w:r>
          </w:p>
        </w:tc>
        <w:tc>
          <w:tcPr>
            <w:tcW w:w="1418" w:type="dxa"/>
          </w:tcPr>
          <w:p w14:paraId="3A06E4EF" w14:textId="537B4267" w:rsidR="008858A8" w:rsidRPr="007C25F6" w:rsidRDefault="008858A8" w:rsidP="008858A8">
            <w:pPr>
              <w:ind w:firstLine="0"/>
              <w:jc w:val="center"/>
              <w:rPr>
                <w:rFonts w:cs="Times New Roman"/>
              </w:rPr>
            </w:pPr>
            <w:r w:rsidRPr="007C25F6">
              <w:rPr>
                <w:rFonts w:cs="Times New Roman"/>
              </w:rPr>
              <w:t>7</w:t>
            </w:r>
          </w:p>
        </w:tc>
        <w:tc>
          <w:tcPr>
            <w:tcW w:w="1035" w:type="dxa"/>
          </w:tcPr>
          <w:p w14:paraId="3AAF4FC5" w14:textId="77777777" w:rsidR="008858A8" w:rsidRPr="007C25F6" w:rsidRDefault="008858A8" w:rsidP="008858A8">
            <w:pPr>
              <w:ind w:firstLine="0"/>
              <w:jc w:val="center"/>
            </w:pPr>
            <w:r w:rsidRPr="7CF57183">
              <w:rPr>
                <w:rFonts w:cs="Times New Roman"/>
              </w:rPr>
              <w:t>En proceso</w:t>
            </w:r>
          </w:p>
          <w:p w14:paraId="358965A3" w14:textId="77777777" w:rsidR="008858A8" w:rsidRPr="7CF57183" w:rsidRDefault="008858A8" w:rsidP="008858A8">
            <w:pPr>
              <w:ind w:firstLine="0"/>
              <w:jc w:val="center"/>
              <w:rPr>
                <w:rFonts w:cs="Times New Roman"/>
              </w:rPr>
            </w:pPr>
          </w:p>
        </w:tc>
      </w:tr>
      <w:tr w:rsidR="008858A8" w14:paraId="4D4B1E1E" w14:textId="77777777" w:rsidTr="00F7412E">
        <w:trPr>
          <w:trHeight w:val="905"/>
        </w:trPr>
        <w:tc>
          <w:tcPr>
            <w:tcW w:w="704" w:type="dxa"/>
          </w:tcPr>
          <w:p w14:paraId="6A323119" w14:textId="56374314" w:rsidR="008858A8" w:rsidRPr="007C25F6" w:rsidRDefault="008858A8" w:rsidP="008858A8">
            <w:pPr>
              <w:ind w:firstLine="0"/>
              <w:jc w:val="center"/>
              <w:rPr>
                <w:rFonts w:cs="Times New Roman"/>
              </w:rPr>
            </w:pPr>
            <w:r>
              <w:rPr>
                <w:rFonts w:cs="Times New Roman"/>
              </w:rPr>
              <w:t>4.6</w:t>
            </w:r>
          </w:p>
        </w:tc>
        <w:tc>
          <w:tcPr>
            <w:tcW w:w="1559" w:type="dxa"/>
          </w:tcPr>
          <w:p w14:paraId="22927655" w14:textId="211547A2" w:rsidR="008858A8" w:rsidRPr="007C25F6" w:rsidRDefault="008858A8" w:rsidP="008858A8">
            <w:pPr>
              <w:ind w:firstLine="0"/>
              <w:jc w:val="center"/>
              <w:rPr>
                <w:rFonts w:cs="Times New Roman"/>
                <w:color w:val="000000"/>
                <w:sz w:val="22"/>
                <w:szCs w:val="22"/>
                <w:shd w:val="clear" w:color="auto" w:fill="FFFFFF"/>
              </w:rPr>
            </w:pPr>
            <w:r>
              <w:rPr>
                <w:rFonts w:cs="Times New Roman"/>
              </w:rPr>
              <w:t>Definiendo horario de trabajo</w:t>
            </w:r>
          </w:p>
        </w:tc>
        <w:tc>
          <w:tcPr>
            <w:tcW w:w="1843" w:type="dxa"/>
          </w:tcPr>
          <w:p w14:paraId="67D26415" w14:textId="4869E4DF"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horarios de trabajo para establecer claramente entradas y salidas.</w:t>
            </w:r>
          </w:p>
        </w:tc>
        <w:tc>
          <w:tcPr>
            <w:tcW w:w="1701" w:type="dxa"/>
          </w:tcPr>
          <w:p w14:paraId="0D56653B" w14:textId="217E22BE" w:rsidR="008858A8" w:rsidRPr="007C25F6" w:rsidRDefault="008858A8" w:rsidP="008858A8">
            <w:pPr>
              <w:ind w:firstLine="0"/>
              <w:jc w:val="center"/>
              <w:rPr>
                <w:rFonts w:cs="Times New Roman"/>
              </w:rPr>
            </w:pPr>
            <w:r w:rsidRPr="00816FB8">
              <w:rPr>
                <w:rFonts w:cs="Times New Roman"/>
              </w:rPr>
              <w:t>Diseñar y crear vista de horarios, formulario de definición, importar información y diseñar lista de horarios registrados.</w:t>
            </w:r>
          </w:p>
        </w:tc>
        <w:tc>
          <w:tcPr>
            <w:tcW w:w="1134" w:type="dxa"/>
          </w:tcPr>
          <w:p w14:paraId="4676359E" w14:textId="7F07A3CB" w:rsidR="008858A8" w:rsidRPr="007C25F6" w:rsidRDefault="008858A8" w:rsidP="008858A8">
            <w:pPr>
              <w:ind w:firstLine="0"/>
              <w:jc w:val="center"/>
              <w:rPr>
                <w:rFonts w:cs="Times New Roman"/>
              </w:rPr>
            </w:pPr>
            <w:r>
              <w:rPr>
                <w:rFonts w:cs="Times New Roman"/>
              </w:rPr>
              <w:t>Alta</w:t>
            </w:r>
          </w:p>
        </w:tc>
        <w:tc>
          <w:tcPr>
            <w:tcW w:w="1418" w:type="dxa"/>
          </w:tcPr>
          <w:p w14:paraId="3FF3B62E" w14:textId="63239B9B" w:rsidR="008858A8" w:rsidRPr="007C25F6" w:rsidRDefault="008858A8" w:rsidP="008858A8">
            <w:pPr>
              <w:ind w:firstLine="0"/>
              <w:jc w:val="center"/>
              <w:rPr>
                <w:rFonts w:cs="Times New Roman"/>
              </w:rPr>
            </w:pPr>
            <w:r>
              <w:rPr>
                <w:rFonts w:cs="Times New Roman"/>
              </w:rPr>
              <w:t>8</w:t>
            </w:r>
          </w:p>
        </w:tc>
        <w:tc>
          <w:tcPr>
            <w:tcW w:w="1035" w:type="dxa"/>
          </w:tcPr>
          <w:p w14:paraId="03A0DD01" w14:textId="681562B2" w:rsidR="008858A8" w:rsidRPr="7CF57183" w:rsidRDefault="008858A8" w:rsidP="008858A8">
            <w:pPr>
              <w:ind w:firstLine="0"/>
              <w:jc w:val="center"/>
              <w:rPr>
                <w:rFonts w:cs="Times New Roman"/>
              </w:rPr>
            </w:pPr>
            <w:r>
              <w:rPr>
                <w:rFonts w:cs="Times New Roman"/>
              </w:rPr>
              <w:t>En proceso</w:t>
            </w:r>
          </w:p>
        </w:tc>
      </w:tr>
      <w:tr w:rsidR="008858A8" w14:paraId="1B06D7B9" w14:textId="77777777" w:rsidTr="00F7412E">
        <w:trPr>
          <w:trHeight w:val="905"/>
        </w:trPr>
        <w:tc>
          <w:tcPr>
            <w:tcW w:w="704" w:type="dxa"/>
          </w:tcPr>
          <w:p w14:paraId="1BAA696E" w14:textId="5D90B137" w:rsidR="008858A8" w:rsidRPr="007C25F6" w:rsidRDefault="008858A8" w:rsidP="008858A8">
            <w:pPr>
              <w:ind w:firstLine="0"/>
              <w:jc w:val="center"/>
              <w:rPr>
                <w:rFonts w:cs="Times New Roman"/>
              </w:rPr>
            </w:pPr>
            <w:r>
              <w:rPr>
                <w:rFonts w:cs="Times New Roman"/>
              </w:rPr>
              <w:t>4.7</w:t>
            </w:r>
          </w:p>
        </w:tc>
        <w:tc>
          <w:tcPr>
            <w:tcW w:w="1559" w:type="dxa"/>
          </w:tcPr>
          <w:p w14:paraId="739B5555" w14:textId="12EB8079" w:rsidR="008858A8" w:rsidRPr="007C25F6" w:rsidRDefault="008858A8" w:rsidP="008858A8">
            <w:pPr>
              <w:ind w:firstLine="0"/>
              <w:jc w:val="center"/>
              <w:rPr>
                <w:rFonts w:cs="Times New Roman"/>
                <w:color w:val="000000"/>
                <w:sz w:val="22"/>
                <w:szCs w:val="22"/>
                <w:shd w:val="clear" w:color="auto" w:fill="FFFFFF"/>
              </w:rPr>
            </w:pPr>
            <w:r>
              <w:rPr>
                <w:rFonts w:cs="Times New Roman"/>
              </w:rPr>
              <w:t>Generando un resumen de registro de horario de jornada</w:t>
            </w:r>
          </w:p>
        </w:tc>
        <w:tc>
          <w:tcPr>
            <w:tcW w:w="1843" w:type="dxa"/>
          </w:tcPr>
          <w:p w14:paraId="29259CCF" w14:textId="6FAC4E3D"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un resumen de horarios para visualizar rápidamente la planificación laboral.</w:t>
            </w:r>
          </w:p>
        </w:tc>
        <w:tc>
          <w:tcPr>
            <w:tcW w:w="1701" w:type="dxa"/>
          </w:tcPr>
          <w:p w14:paraId="22FD7FA7" w14:textId="40426169" w:rsidR="008858A8" w:rsidRPr="007C25F6" w:rsidRDefault="008858A8" w:rsidP="008858A8">
            <w:pPr>
              <w:ind w:firstLine="0"/>
              <w:jc w:val="center"/>
              <w:rPr>
                <w:rFonts w:cs="Times New Roman"/>
              </w:rPr>
            </w:pPr>
            <w:r w:rsidRPr="00816FB8">
              <w:rPr>
                <w:rFonts w:cs="Times New Roman"/>
              </w:rPr>
              <w:t>Diseñar y crear vista de resumen, importar información y diseñar lista con registros de horarios consolidados.</w:t>
            </w:r>
          </w:p>
        </w:tc>
        <w:tc>
          <w:tcPr>
            <w:tcW w:w="1134" w:type="dxa"/>
          </w:tcPr>
          <w:p w14:paraId="7216E3F6" w14:textId="4D9FDEAC" w:rsidR="008858A8" w:rsidRPr="007C25F6" w:rsidRDefault="008858A8" w:rsidP="008858A8">
            <w:pPr>
              <w:ind w:firstLine="0"/>
              <w:jc w:val="center"/>
              <w:rPr>
                <w:rFonts w:cs="Times New Roman"/>
              </w:rPr>
            </w:pPr>
            <w:r>
              <w:rPr>
                <w:rFonts w:cs="Times New Roman"/>
              </w:rPr>
              <w:t>Media</w:t>
            </w:r>
          </w:p>
        </w:tc>
        <w:tc>
          <w:tcPr>
            <w:tcW w:w="1418" w:type="dxa"/>
          </w:tcPr>
          <w:p w14:paraId="73343A58" w14:textId="092E4B0C" w:rsidR="008858A8" w:rsidRPr="007C25F6" w:rsidRDefault="008858A8" w:rsidP="008858A8">
            <w:pPr>
              <w:ind w:firstLine="0"/>
              <w:jc w:val="center"/>
              <w:rPr>
                <w:rFonts w:cs="Times New Roman"/>
              </w:rPr>
            </w:pPr>
            <w:r>
              <w:rPr>
                <w:rFonts w:cs="Times New Roman"/>
              </w:rPr>
              <w:t>7</w:t>
            </w:r>
          </w:p>
        </w:tc>
        <w:tc>
          <w:tcPr>
            <w:tcW w:w="1035" w:type="dxa"/>
          </w:tcPr>
          <w:p w14:paraId="35AF240D" w14:textId="5001C7AD" w:rsidR="008858A8" w:rsidRPr="7CF57183" w:rsidRDefault="008858A8" w:rsidP="008858A8">
            <w:pPr>
              <w:ind w:firstLine="0"/>
              <w:jc w:val="center"/>
              <w:rPr>
                <w:rFonts w:cs="Times New Roman"/>
              </w:rPr>
            </w:pPr>
            <w:r>
              <w:rPr>
                <w:rFonts w:cs="Times New Roman"/>
              </w:rPr>
              <w:t>En proceso</w:t>
            </w:r>
          </w:p>
        </w:tc>
      </w:tr>
      <w:tr w:rsidR="008858A8" w14:paraId="1A5B0C13" w14:textId="77777777" w:rsidTr="00F7412E">
        <w:trPr>
          <w:trHeight w:val="905"/>
        </w:trPr>
        <w:tc>
          <w:tcPr>
            <w:tcW w:w="704" w:type="dxa"/>
          </w:tcPr>
          <w:p w14:paraId="4A7BD5C0" w14:textId="6F561A27" w:rsidR="008858A8" w:rsidRPr="007C25F6" w:rsidRDefault="008858A8" w:rsidP="008858A8">
            <w:pPr>
              <w:ind w:firstLine="0"/>
              <w:jc w:val="center"/>
              <w:rPr>
                <w:rFonts w:cs="Times New Roman"/>
              </w:rPr>
            </w:pPr>
            <w:r>
              <w:rPr>
                <w:rFonts w:cs="Times New Roman"/>
              </w:rPr>
              <w:t>5.1</w:t>
            </w:r>
          </w:p>
        </w:tc>
        <w:tc>
          <w:tcPr>
            <w:tcW w:w="1559" w:type="dxa"/>
          </w:tcPr>
          <w:p w14:paraId="0BC3FB33" w14:textId="55362FFF" w:rsidR="008858A8" w:rsidRPr="007C25F6" w:rsidRDefault="008858A8" w:rsidP="008858A8">
            <w:pPr>
              <w:ind w:firstLine="0"/>
              <w:jc w:val="center"/>
              <w:rPr>
                <w:rFonts w:cs="Times New Roman"/>
                <w:color w:val="000000"/>
                <w:sz w:val="22"/>
                <w:szCs w:val="22"/>
                <w:shd w:val="clear" w:color="auto" w:fill="FFFFFF"/>
              </w:rPr>
            </w:pPr>
            <w:r>
              <w:rPr>
                <w:rFonts w:cs="Times New Roman"/>
              </w:rPr>
              <w:t>Revisando informe de asistencia</w:t>
            </w:r>
          </w:p>
        </w:tc>
        <w:tc>
          <w:tcPr>
            <w:tcW w:w="1843" w:type="dxa"/>
          </w:tcPr>
          <w:p w14:paraId="78887BD6" w14:textId="1ADC1DC9"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revisar los informes de asistencia de los </w:t>
            </w:r>
            <w:r w:rsidRPr="00816FB8">
              <w:rPr>
                <w:rFonts w:cs="Times New Roman"/>
              </w:rPr>
              <w:lastRenderedPageBreak/>
              <w:t>empleados para controlar la asistencia general.</w:t>
            </w:r>
          </w:p>
        </w:tc>
        <w:tc>
          <w:tcPr>
            <w:tcW w:w="1701" w:type="dxa"/>
          </w:tcPr>
          <w:p w14:paraId="2703B64E" w14:textId="096F5AD3" w:rsidR="008858A8" w:rsidRPr="007C25F6" w:rsidRDefault="008858A8" w:rsidP="008858A8">
            <w:pPr>
              <w:ind w:firstLine="0"/>
              <w:jc w:val="center"/>
              <w:rPr>
                <w:rFonts w:cs="Times New Roman"/>
              </w:rPr>
            </w:pPr>
            <w:r w:rsidRPr="00816FB8">
              <w:rPr>
                <w:rFonts w:cs="Times New Roman"/>
              </w:rPr>
              <w:lastRenderedPageBreak/>
              <w:t xml:space="preserve">Diseñar y crear vista de informes, importar datos de asistencia y </w:t>
            </w:r>
            <w:r w:rsidRPr="00816FB8">
              <w:rPr>
                <w:rFonts w:cs="Times New Roman"/>
              </w:rPr>
              <w:lastRenderedPageBreak/>
              <w:t>diseñar listado de informes generados.</w:t>
            </w:r>
          </w:p>
        </w:tc>
        <w:tc>
          <w:tcPr>
            <w:tcW w:w="1134" w:type="dxa"/>
          </w:tcPr>
          <w:p w14:paraId="5475A806" w14:textId="0FFC09FA" w:rsidR="008858A8" w:rsidRPr="007C25F6" w:rsidRDefault="008858A8" w:rsidP="008858A8">
            <w:pPr>
              <w:ind w:firstLine="0"/>
              <w:jc w:val="center"/>
              <w:rPr>
                <w:rFonts w:cs="Times New Roman"/>
              </w:rPr>
            </w:pPr>
            <w:r>
              <w:rPr>
                <w:rFonts w:cs="Times New Roman"/>
              </w:rPr>
              <w:lastRenderedPageBreak/>
              <w:t>Alta</w:t>
            </w:r>
          </w:p>
        </w:tc>
        <w:tc>
          <w:tcPr>
            <w:tcW w:w="1418" w:type="dxa"/>
          </w:tcPr>
          <w:p w14:paraId="40BBD847" w14:textId="53176D92" w:rsidR="008858A8" w:rsidRPr="007C25F6" w:rsidRDefault="008858A8" w:rsidP="008858A8">
            <w:pPr>
              <w:ind w:firstLine="0"/>
              <w:jc w:val="center"/>
              <w:rPr>
                <w:rFonts w:cs="Times New Roman"/>
              </w:rPr>
            </w:pPr>
            <w:r>
              <w:rPr>
                <w:rFonts w:cs="Times New Roman"/>
              </w:rPr>
              <w:t>8</w:t>
            </w:r>
          </w:p>
        </w:tc>
        <w:tc>
          <w:tcPr>
            <w:tcW w:w="1035" w:type="dxa"/>
          </w:tcPr>
          <w:p w14:paraId="0164FD6E" w14:textId="44D36B41" w:rsidR="008858A8" w:rsidRPr="7CF57183" w:rsidRDefault="008858A8" w:rsidP="008858A8">
            <w:pPr>
              <w:ind w:firstLine="0"/>
              <w:jc w:val="center"/>
              <w:rPr>
                <w:rFonts w:cs="Times New Roman"/>
              </w:rPr>
            </w:pPr>
            <w:r>
              <w:rPr>
                <w:rFonts w:cs="Times New Roman"/>
              </w:rPr>
              <w:t>En proceso</w:t>
            </w:r>
          </w:p>
        </w:tc>
      </w:tr>
      <w:tr w:rsidR="008858A8" w14:paraId="032D2C7A" w14:textId="77777777" w:rsidTr="00F7412E">
        <w:trPr>
          <w:trHeight w:val="905"/>
        </w:trPr>
        <w:tc>
          <w:tcPr>
            <w:tcW w:w="704" w:type="dxa"/>
          </w:tcPr>
          <w:p w14:paraId="278F1A52" w14:textId="0795AD9F" w:rsidR="008858A8" w:rsidRDefault="008858A8" w:rsidP="008858A8">
            <w:pPr>
              <w:ind w:firstLine="0"/>
              <w:jc w:val="center"/>
              <w:rPr>
                <w:rFonts w:cs="Times New Roman"/>
              </w:rPr>
            </w:pPr>
            <w:r>
              <w:rPr>
                <w:rFonts w:cs="Times New Roman"/>
              </w:rPr>
              <w:t>5.2</w:t>
            </w:r>
          </w:p>
        </w:tc>
        <w:tc>
          <w:tcPr>
            <w:tcW w:w="1559" w:type="dxa"/>
          </w:tcPr>
          <w:p w14:paraId="37F19182" w14:textId="143264BC" w:rsidR="008858A8" w:rsidRDefault="008858A8" w:rsidP="008858A8">
            <w:pPr>
              <w:ind w:firstLine="0"/>
              <w:jc w:val="center"/>
              <w:rPr>
                <w:rFonts w:cs="Times New Roman"/>
              </w:rPr>
            </w:pPr>
            <w:r>
              <w:rPr>
                <w:rFonts w:cs="Times New Roman"/>
              </w:rPr>
              <w:t>Filtrando informes de asistencia por fecha</w:t>
            </w:r>
          </w:p>
        </w:tc>
        <w:tc>
          <w:tcPr>
            <w:tcW w:w="1843" w:type="dxa"/>
          </w:tcPr>
          <w:p w14:paraId="4967FA46" w14:textId="6C4F4E12" w:rsidR="008858A8" w:rsidRPr="00816FB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informes de asistencia por fechas para obtener reportes más detallados.</w:t>
            </w:r>
          </w:p>
        </w:tc>
        <w:tc>
          <w:tcPr>
            <w:tcW w:w="1701" w:type="dxa"/>
          </w:tcPr>
          <w:p w14:paraId="34F9254C" w14:textId="3972F735" w:rsidR="008858A8" w:rsidRPr="00816FB8" w:rsidRDefault="008858A8" w:rsidP="008858A8">
            <w:pPr>
              <w:ind w:firstLine="0"/>
              <w:jc w:val="center"/>
              <w:rPr>
                <w:rFonts w:cs="Times New Roman"/>
              </w:rPr>
            </w:pPr>
            <w:r w:rsidRPr="00B07560">
              <w:rPr>
                <w:rFonts w:cs="Times New Roman"/>
              </w:rPr>
              <w:t>Diseñar y crear vista de informes con filtros de fechas, importar información y mostrar lista filtrada de registros de asistencia.</w:t>
            </w:r>
          </w:p>
        </w:tc>
        <w:tc>
          <w:tcPr>
            <w:tcW w:w="1134" w:type="dxa"/>
          </w:tcPr>
          <w:p w14:paraId="5518B497" w14:textId="0A829109" w:rsidR="008858A8" w:rsidRDefault="008858A8" w:rsidP="008858A8">
            <w:pPr>
              <w:ind w:firstLine="0"/>
              <w:jc w:val="center"/>
              <w:rPr>
                <w:rFonts w:cs="Times New Roman"/>
              </w:rPr>
            </w:pPr>
            <w:r>
              <w:rPr>
                <w:rFonts w:cs="Times New Roman"/>
              </w:rPr>
              <w:t>Media</w:t>
            </w:r>
          </w:p>
        </w:tc>
        <w:tc>
          <w:tcPr>
            <w:tcW w:w="1418" w:type="dxa"/>
          </w:tcPr>
          <w:p w14:paraId="2FD4F8D9" w14:textId="4E02C582" w:rsidR="008858A8" w:rsidRDefault="008858A8" w:rsidP="008858A8">
            <w:pPr>
              <w:ind w:firstLine="0"/>
              <w:jc w:val="center"/>
              <w:rPr>
                <w:rFonts w:cs="Times New Roman"/>
              </w:rPr>
            </w:pPr>
            <w:r>
              <w:rPr>
                <w:rFonts w:cs="Times New Roman"/>
              </w:rPr>
              <w:t>7</w:t>
            </w:r>
          </w:p>
        </w:tc>
        <w:tc>
          <w:tcPr>
            <w:tcW w:w="1035" w:type="dxa"/>
          </w:tcPr>
          <w:p w14:paraId="185B5734" w14:textId="5B5FF1C1" w:rsidR="008858A8" w:rsidRDefault="008858A8" w:rsidP="008858A8">
            <w:pPr>
              <w:ind w:firstLine="0"/>
              <w:jc w:val="center"/>
              <w:rPr>
                <w:rFonts w:cs="Times New Roman"/>
              </w:rPr>
            </w:pPr>
            <w:r>
              <w:rPr>
                <w:rFonts w:cs="Times New Roman"/>
              </w:rPr>
              <w:t>En proceso</w:t>
            </w:r>
          </w:p>
        </w:tc>
      </w:tr>
      <w:tr w:rsidR="008858A8" w14:paraId="33DC5106" w14:textId="77777777" w:rsidTr="00F7412E">
        <w:trPr>
          <w:trHeight w:val="905"/>
        </w:trPr>
        <w:tc>
          <w:tcPr>
            <w:tcW w:w="704" w:type="dxa"/>
          </w:tcPr>
          <w:p w14:paraId="0E0E6E2D" w14:textId="0ACA57AD" w:rsidR="008858A8" w:rsidRDefault="008858A8" w:rsidP="008858A8">
            <w:pPr>
              <w:ind w:firstLine="0"/>
              <w:jc w:val="center"/>
              <w:rPr>
                <w:rFonts w:cs="Times New Roman"/>
              </w:rPr>
            </w:pPr>
            <w:r>
              <w:rPr>
                <w:rFonts w:cs="Times New Roman"/>
              </w:rPr>
              <w:t>5.3</w:t>
            </w:r>
          </w:p>
        </w:tc>
        <w:tc>
          <w:tcPr>
            <w:tcW w:w="1559" w:type="dxa"/>
          </w:tcPr>
          <w:p w14:paraId="5AA56461" w14:textId="0F92442B" w:rsidR="008858A8" w:rsidRDefault="008858A8" w:rsidP="008858A8">
            <w:pPr>
              <w:ind w:firstLine="0"/>
              <w:jc w:val="center"/>
              <w:rPr>
                <w:rFonts w:cs="Times New Roman"/>
              </w:rPr>
            </w:pPr>
            <w:r>
              <w:rPr>
                <w:rFonts w:cs="Times New Roman"/>
              </w:rPr>
              <w:t>Creando casilla para filtro de búsqueda</w:t>
            </w:r>
          </w:p>
        </w:tc>
        <w:tc>
          <w:tcPr>
            <w:tcW w:w="1843" w:type="dxa"/>
          </w:tcPr>
          <w:p w14:paraId="1608B847" w14:textId="794DE190" w:rsidR="008858A8" w:rsidRPr="00816FB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contar con casillas de filtro para agilizar la búsqueda de informes de asistencia.</w:t>
            </w:r>
          </w:p>
        </w:tc>
        <w:tc>
          <w:tcPr>
            <w:tcW w:w="1701" w:type="dxa"/>
          </w:tcPr>
          <w:p w14:paraId="679249DE" w14:textId="3BD33724" w:rsidR="008858A8" w:rsidRPr="00816FB8" w:rsidRDefault="008858A8" w:rsidP="008858A8">
            <w:pPr>
              <w:ind w:firstLine="0"/>
              <w:jc w:val="center"/>
              <w:rPr>
                <w:rFonts w:cs="Times New Roman"/>
              </w:rPr>
            </w:pPr>
            <w:r w:rsidRPr="00B07560">
              <w:rPr>
                <w:rFonts w:cs="Times New Roman"/>
              </w:rPr>
              <w:t>Diseñar y crear casillas de filtrado, importar información y mostrar lista filtrada de informes de asistencia.</w:t>
            </w:r>
          </w:p>
        </w:tc>
        <w:tc>
          <w:tcPr>
            <w:tcW w:w="1134" w:type="dxa"/>
          </w:tcPr>
          <w:p w14:paraId="7228ADD3" w14:textId="30F73439" w:rsidR="008858A8" w:rsidRDefault="008858A8" w:rsidP="008858A8">
            <w:pPr>
              <w:ind w:firstLine="0"/>
              <w:jc w:val="center"/>
              <w:rPr>
                <w:rFonts w:cs="Times New Roman"/>
              </w:rPr>
            </w:pPr>
            <w:r>
              <w:rPr>
                <w:rFonts w:cs="Times New Roman"/>
              </w:rPr>
              <w:t>Media</w:t>
            </w:r>
          </w:p>
        </w:tc>
        <w:tc>
          <w:tcPr>
            <w:tcW w:w="1418" w:type="dxa"/>
          </w:tcPr>
          <w:p w14:paraId="1DA1723D" w14:textId="169B47E0" w:rsidR="008858A8" w:rsidRDefault="008858A8" w:rsidP="008858A8">
            <w:pPr>
              <w:ind w:firstLine="0"/>
              <w:jc w:val="center"/>
              <w:rPr>
                <w:rFonts w:cs="Times New Roman"/>
              </w:rPr>
            </w:pPr>
            <w:r>
              <w:rPr>
                <w:rFonts w:cs="Times New Roman"/>
              </w:rPr>
              <w:t>6</w:t>
            </w:r>
          </w:p>
        </w:tc>
        <w:tc>
          <w:tcPr>
            <w:tcW w:w="1035" w:type="dxa"/>
          </w:tcPr>
          <w:p w14:paraId="55A847EE" w14:textId="5E2115B2" w:rsidR="008858A8" w:rsidRDefault="008858A8" w:rsidP="008858A8">
            <w:pPr>
              <w:ind w:firstLine="0"/>
              <w:jc w:val="center"/>
              <w:rPr>
                <w:rFonts w:cs="Times New Roman"/>
              </w:rPr>
            </w:pPr>
            <w:r>
              <w:rPr>
                <w:rFonts w:cs="Times New Roman"/>
              </w:rPr>
              <w:t>En proceso</w:t>
            </w:r>
          </w:p>
        </w:tc>
      </w:tr>
      <w:tr w:rsidR="008858A8" w14:paraId="6E4C5915" w14:textId="77777777" w:rsidTr="00F7412E">
        <w:trPr>
          <w:trHeight w:val="905"/>
        </w:trPr>
        <w:tc>
          <w:tcPr>
            <w:tcW w:w="704" w:type="dxa"/>
          </w:tcPr>
          <w:p w14:paraId="71E5AB17" w14:textId="364A25C8" w:rsidR="008858A8" w:rsidRDefault="008858A8" w:rsidP="008858A8">
            <w:pPr>
              <w:ind w:firstLine="0"/>
              <w:jc w:val="center"/>
              <w:rPr>
                <w:rFonts w:cs="Times New Roman"/>
              </w:rPr>
            </w:pPr>
            <w:r>
              <w:rPr>
                <w:rFonts w:cs="Times New Roman"/>
              </w:rPr>
              <w:t>5.4</w:t>
            </w:r>
          </w:p>
        </w:tc>
        <w:tc>
          <w:tcPr>
            <w:tcW w:w="1559" w:type="dxa"/>
          </w:tcPr>
          <w:p w14:paraId="12E1746A" w14:textId="55983482" w:rsidR="008858A8" w:rsidRDefault="008858A8" w:rsidP="008858A8">
            <w:pPr>
              <w:ind w:firstLine="0"/>
              <w:jc w:val="center"/>
              <w:rPr>
                <w:rFonts w:cs="Times New Roman"/>
              </w:rPr>
            </w:pPr>
            <w:r>
              <w:rPr>
                <w:rFonts w:cs="Times New Roman"/>
              </w:rPr>
              <w:t>Filtrando información de asistencia</w:t>
            </w:r>
          </w:p>
        </w:tc>
        <w:tc>
          <w:tcPr>
            <w:tcW w:w="1843" w:type="dxa"/>
          </w:tcPr>
          <w:p w14:paraId="6E3BBF14" w14:textId="4B234AAC" w:rsidR="008858A8" w:rsidRPr="00816FB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los informes de asistencia para encontrar </w:t>
            </w:r>
            <w:r w:rsidRPr="00B07560">
              <w:rPr>
                <w:rFonts w:cs="Times New Roman"/>
              </w:rPr>
              <w:lastRenderedPageBreak/>
              <w:t>información específica de manera rápida</w:t>
            </w:r>
          </w:p>
        </w:tc>
        <w:tc>
          <w:tcPr>
            <w:tcW w:w="1701" w:type="dxa"/>
          </w:tcPr>
          <w:p w14:paraId="051E416E" w14:textId="23F49475" w:rsidR="008858A8" w:rsidRPr="00816FB8" w:rsidRDefault="008858A8" w:rsidP="008858A8">
            <w:pPr>
              <w:ind w:firstLine="0"/>
              <w:jc w:val="center"/>
              <w:rPr>
                <w:rFonts w:cs="Times New Roman"/>
              </w:rPr>
            </w:pPr>
            <w:r w:rsidRPr="00B07560">
              <w:rPr>
                <w:rFonts w:cs="Times New Roman"/>
              </w:rPr>
              <w:lastRenderedPageBreak/>
              <w:t xml:space="preserve">Diseñar y crear barra de búsqueda, importar información y mostrar lista de </w:t>
            </w:r>
            <w:r w:rsidRPr="00B07560">
              <w:rPr>
                <w:rFonts w:cs="Times New Roman"/>
              </w:rPr>
              <w:lastRenderedPageBreak/>
              <w:t>informes de asistencia filtrados.</w:t>
            </w:r>
          </w:p>
        </w:tc>
        <w:tc>
          <w:tcPr>
            <w:tcW w:w="1134" w:type="dxa"/>
          </w:tcPr>
          <w:p w14:paraId="74C0C072" w14:textId="78F01C86" w:rsidR="008858A8" w:rsidRDefault="008858A8" w:rsidP="008858A8">
            <w:pPr>
              <w:ind w:firstLine="0"/>
              <w:jc w:val="center"/>
              <w:rPr>
                <w:rFonts w:cs="Times New Roman"/>
              </w:rPr>
            </w:pPr>
            <w:r>
              <w:rPr>
                <w:rFonts w:cs="Times New Roman"/>
              </w:rPr>
              <w:lastRenderedPageBreak/>
              <w:t>Alta</w:t>
            </w:r>
          </w:p>
        </w:tc>
        <w:tc>
          <w:tcPr>
            <w:tcW w:w="1418" w:type="dxa"/>
          </w:tcPr>
          <w:p w14:paraId="21A3CB0E" w14:textId="2E834095" w:rsidR="008858A8" w:rsidRDefault="008858A8" w:rsidP="008858A8">
            <w:pPr>
              <w:ind w:firstLine="0"/>
              <w:jc w:val="center"/>
              <w:rPr>
                <w:rFonts w:cs="Times New Roman"/>
              </w:rPr>
            </w:pPr>
            <w:r>
              <w:rPr>
                <w:rFonts w:cs="Times New Roman"/>
              </w:rPr>
              <w:t>7</w:t>
            </w:r>
          </w:p>
        </w:tc>
        <w:tc>
          <w:tcPr>
            <w:tcW w:w="1035" w:type="dxa"/>
          </w:tcPr>
          <w:p w14:paraId="23B19275" w14:textId="7C51705D" w:rsidR="008858A8" w:rsidRDefault="008858A8" w:rsidP="008858A8">
            <w:pPr>
              <w:ind w:firstLine="0"/>
              <w:jc w:val="center"/>
              <w:rPr>
                <w:rFonts w:cs="Times New Roman"/>
              </w:rPr>
            </w:pPr>
            <w:r>
              <w:rPr>
                <w:rFonts w:cs="Times New Roman"/>
              </w:rPr>
              <w:t>En proceso</w:t>
            </w:r>
          </w:p>
        </w:tc>
      </w:tr>
      <w:tr w:rsidR="008858A8" w14:paraId="7B557DB0" w14:textId="77777777" w:rsidTr="00F7412E">
        <w:trPr>
          <w:trHeight w:val="905"/>
        </w:trPr>
        <w:tc>
          <w:tcPr>
            <w:tcW w:w="704" w:type="dxa"/>
          </w:tcPr>
          <w:p w14:paraId="12D17C2A" w14:textId="2A969A9E" w:rsidR="008858A8" w:rsidRDefault="008858A8" w:rsidP="008858A8">
            <w:pPr>
              <w:ind w:firstLine="0"/>
              <w:jc w:val="center"/>
              <w:rPr>
                <w:rFonts w:cs="Times New Roman"/>
              </w:rPr>
            </w:pPr>
            <w:r>
              <w:rPr>
                <w:rFonts w:cs="Times New Roman"/>
              </w:rPr>
              <w:t>5.5</w:t>
            </w:r>
          </w:p>
        </w:tc>
        <w:tc>
          <w:tcPr>
            <w:tcW w:w="1559" w:type="dxa"/>
          </w:tcPr>
          <w:p w14:paraId="09951EAB" w14:textId="6EB66621" w:rsidR="008858A8" w:rsidRDefault="008858A8" w:rsidP="008858A8">
            <w:pPr>
              <w:ind w:firstLine="0"/>
              <w:jc w:val="center"/>
              <w:rPr>
                <w:rFonts w:cs="Times New Roman"/>
              </w:rPr>
            </w:pPr>
            <w:r>
              <w:rPr>
                <w:rFonts w:cs="Times New Roman"/>
              </w:rPr>
              <w:t>Generando nuevo informe de asistencia</w:t>
            </w:r>
          </w:p>
        </w:tc>
        <w:tc>
          <w:tcPr>
            <w:tcW w:w="1843" w:type="dxa"/>
          </w:tcPr>
          <w:p w14:paraId="38C63D92" w14:textId="6678EBCF" w:rsidR="008858A8" w:rsidRPr="00816FB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informes de asistencia para controlar los registros de los empleados.</w:t>
            </w:r>
          </w:p>
        </w:tc>
        <w:tc>
          <w:tcPr>
            <w:tcW w:w="1701" w:type="dxa"/>
          </w:tcPr>
          <w:p w14:paraId="2834CD67" w14:textId="47FB4CB9" w:rsidR="008858A8" w:rsidRPr="00816FB8" w:rsidRDefault="008858A8" w:rsidP="008858A8">
            <w:pPr>
              <w:ind w:firstLine="0"/>
              <w:jc w:val="center"/>
              <w:rPr>
                <w:rFonts w:cs="Times New Roman"/>
              </w:rPr>
            </w:pPr>
            <w:r w:rsidRPr="00816FB8">
              <w:rPr>
                <w:rFonts w:cs="Times New Roman"/>
              </w:rPr>
              <w:t>Diseñar y crear vista de informes, formulario de creación, importar información y diseñar lista con informes de asistencia.</w:t>
            </w:r>
          </w:p>
        </w:tc>
        <w:tc>
          <w:tcPr>
            <w:tcW w:w="1134" w:type="dxa"/>
          </w:tcPr>
          <w:p w14:paraId="0CB8A736" w14:textId="0EBB3DF6" w:rsidR="008858A8" w:rsidRDefault="008858A8" w:rsidP="008858A8">
            <w:pPr>
              <w:ind w:firstLine="0"/>
              <w:jc w:val="center"/>
              <w:rPr>
                <w:rFonts w:cs="Times New Roman"/>
              </w:rPr>
            </w:pPr>
            <w:r>
              <w:rPr>
                <w:rFonts w:cs="Times New Roman"/>
              </w:rPr>
              <w:t>Alta</w:t>
            </w:r>
          </w:p>
        </w:tc>
        <w:tc>
          <w:tcPr>
            <w:tcW w:w="1418" w:type="dxa"/>
          </w:tcPr>
          <w:p w14:paraId="22F37E56" w14:textId="4044B74C" w:rsidR="008858A8" w:rsidRDefault="008858A8" w:rsidP="008858A8">
            <w:pPr>
              <w:ind w:firstLine="0"/>
              <w:jc w:val="center"/>
              <w:rPr>
                <w:rFonts w:cs="Times New Roman"/>
              </w:rPr>
            </w:pPr>
            <w:r>
              <w:rPr>
                <w:rFonts w:cs="Times New Roman"/>
              </w:rPr>
              <w:t>8</w:t>
            </w:r>
          </w:p>
        </w:tc>
        <w:tc>
          <w:tcPr>
            <w:tcW w:w="1035" w:type="dxa"/>
          </w:tcPr>
          <w:p w14:paraId="72427A29" w14:textId="2738A98A" w:rsidR="008858A8" w:rsidRDefault="008858A8" w:rsidP="008858A8">
            <w:pPr>
              <w:ind w:firstLine="0"/>
              <w:jc w:val="center"/>
              <w:rPr>
                <w:rFonts w:cs="Times New Roman"/>
              </w:rPr>
            </w:pPr>
            <w:r>
              <w:rPr>
                <w:rFonts w:cs="Times New Roman"/>
              </w:rPr>
              <w:t>En proceso</w:t>
            </w:r>
          </w:p>
        </w:tc>
      </w:tr>
      <w:tr w:rsidR="003B3139" w14:paraId="49F99365" w14:textId="77777777" w:rsidTr="00F7412E">
        <w:trPr>
          <w:trHeight w:val="905"/>
        </w:trPr>
        <w:tc>
          <w:tcPr>
            <w:tcW w:w="704" w:type="dxa"/>
          </w:tcPr>
          <w:p w14:paraId="04882D7D" w14:textId="77777777" w:rsidR="003B3139" w:rsidRDefault="003B3139" w:rsidP="003B3139">
            <w:pPr>
              <w:ind w:firstLine="0"/>
              <w:jc w:val="center"/>
              <w:rPr>
                <w:rFonts w:cs="Times New Roman"/>
              </w:rPr>
            </w:pPr>
            <w:r>
              <w:rPr>
                <w:rFonts w:cs="Times New Roman"/>
              </w:rPr>
              <w:t>5.6</w:t>
            </w:r>
          </w:p>
          <w:p w14:paraId="1708673C" w14:textId="77777777" w:rsidR="003B3139" w:rsidRDefault="003B3139" w:rsidP="003B3139">
            <w:pPr>
              <w:ind w:firstLine="0"/>
              <w:jc w:val="center"/>
              <w:rPr>
                <w:rFonts w:cs="Times New Roman"/>
              </w:rPr>
            </w:pPr>
          </w:p>
        </w:tc>
        <w:tc>
          <w:tcPr>
            <w:tcW w:w="1559" w:type="dxa"/>
          </w:tcPr>
          <w:p w14:paraId="386D2FD4" w14:textId="7745BEBE" w:rsidR="003B3139" w:rsidRDefault="003B3139" w:rsidP="003B3139">
            <w:pPr>
              <w:ind w:firstLine="0"/>
              <w:jc w:val="center"/>
              <w:rPr>
                <w:rFonts w:cs="Times New Roman"/>
              </w:rPr>
            </w:pPr>
            <w:r>
              <w:rPr>
                <w:rFonts w:cs="Times New Roman"/>
              </w:rPr>
              <w:t>Imprimiendo informe de asistencia</w:t>
            </w:r>
          </w:p>
        </w:tc>
        <w:tc>
          <w:tcPr>
            <w:tcW w:w="1843" w:type="dxa"/>
          </w:tcPr>
          <w:p w14:paraId="4FD0B959" w14:textId="49B370EA" w:rsidR="003B3139" w:rsidRPr="00816FB8" w:rsidRDefault="003B3139" w:rsidP="003B3139">
            <w:pPr>
              <w:ind w:firstLine="0"/>
              <w:jc w:val="center"/>
              <w:rPr>
                <w:rFonts w:cs="Times New Roman"/>
              </w:rPr>
            </w:pPr>
            <w:r>
              <w:rPr>
                <w:rFonts w:cs="Times New Roman"/>
              </w:rPr>
              <w:t>Como usuario necesito poder imprimir informes de asistencia para generar respaldos físicos del personal</w:t>
            </w:r>
          </w:p>
        </w:tc>
        <w:tc>
          <w:tcPr>
            <w:tcW w:w="1701" w:type="dxa"/>
          </w:tcPr>
          <w:p w14:paraId="1563634D" w14:textId="03FF9E73" w:rsidR="003B3139" w:rsidRPr="00816FB8" w:rsidRDefault="003B3139" w:rsidP="003B3139">
            <w:pPr>
              <w:ind w:firstLine="0"/>
              <w:jc w:val="center"/>
              <w:rPr>
                <w:rFonts w:cs="Times New Roman"/>
              </w:rPr>
            </w:pPr>
            <w:r>
              <w:rPr>
                <w:rFonts w:cs="Times New Roman"/>
              </w:rPr>
              <w:t xml:space="preserve">Diseñar y crear vista de informe de asistencia con opción de impresión en formato PDF para salida de impresión </w:t>
            </w:r>
          </w:p>
        </w:tc>
        <w:tc>
          <w:tcPr>
            <w:tcW w:w="1134" w:type="dxa"/>
          </w:tcPr>
          <w:p w14:paraId="20E53DE4" w14:textId="006E424D" w:rsidR="003B3139" w:rsidRDefault="003B3139" w:rsidP="003B3139">
            <w:pPr>
              <w:ind w:firstLine="0"/>
              <w:jc w:val="center"/>
              <w:rPr>
                <w:rFonts w:cs="Times New Roman"/>
              </w:rPr>
            </w:pPr>
            <w:r>
              <w:rPr>
                <w:rFonts w:cs="Times New Roman"/>
              </w:rPr>
              <w:t>Alta</w:t>
            </w:r>
          </w:p>
        </w:tc>
        <w:tc>
          <w:tcPr>
            <w:tcW w:w="1418" w:type="dxa"/>
          </w:tcPr>
          <w:p w14:paraId="15842128" w14:textId="20F23102" w:rsidR="003B3139" w:rsidRDefault="003B3139" w:rsidP="003B3139">
            <w:pPr>
              <w:ind w:firstLine="0"/>
              <w:jc w:val="center"/>
              <w:rPr>
                <w:rFonts w:cs="Times New Roman"/>
              </w:rPr>
            </w:pPr>
            <w:r>
              <w:rPr>
                <w:rFonts w:cs="Times New Roman"/>
              </w:rPr>
              <w:t>7</w:t>
            </w:r>
          </w:p>
        </w:tc>
        <w:tc>
          <w:tcPr>
            <w:tcW w:w="1035" w:type="dxa"/>
          </w:tcPr>
          <w:p w14:paraId="08F8C065" w14:textId="064ED394" w:rsidR="003B3139" w:rsidRDefault="003B3139" w:rsidP="003B3139">
            <w:pPr>
              <w:ind w:firstLine="0"/>
              <w:jc w:val="center"/>
              <w:rPr>
                <w:rFonts w:cs="Times New Roman"/>
              </w:rPr>
            </w:pPr>
            <w:r>
              <w:rPr>
                <w:rFonts w:cs="Times New Roman"/>
              </w:rPr>
              <w:t>En proceso</w:t>
            </w:r>
          </w:p>
        </w:tc>
      </w:tr>
      <w:tr w:rsidR="003B3139" w14:paraId="4BCB4665" w14:textId="77777777" w:rsidTr="00F7412E">
        <w:trPr>
          <w:trHeight w:val="905"/>
        </w:trPr>
        <w:tc>
          <w:tcPr>
            <w:tcW w:w="704" w:type="dxa"/>
          </w:tcPr>
          <w:p w14:paraId="6F3C46F2" w14:textId="19177613" w:rsidR="003B3139" w:rsidRDefault="003B3139" w:rsidP="003B3139">
            <w:pPr>
              <w:ind w:firstLine="0"/>
              <w:jc w:val="center"/>
              <w:rPr>
                <w:rFonts w:cs="Times New Roman"/>
              </w:rPr>
            </w:pPr>
            <w:r>
              <w:rPr>
                <w:rFonts w:cs="Times New Roman"/>
              </w:rPr>
              <w:t>5.7</w:t>
            </w:r>
          </w:p>
        </w:tc>
        <w:tc>
          <w:tcPr>
            <w:tcW w:w="1559" w:type="dxa"/>
          </w:tcPr>
          <w:p w14:paraId="767AA214" w14:textId="3419738F" w:rsidR="003B3139" w:rsidRDefault="003B3139" w:rsidP="003B3139">
            <w:pPr>
              <w:ind w:firstLine="0"/>
              <w:jc w:val="center"/>
              <w:rPr>
                <w:rFonts w:cs="Times New Roman"/>
              </w:rPr>
            </w:pPr>
            <w:r>
              <w:rPr>
                <w:rFonts w:cs="Times New Roman"/>
              </w:rPr>
              <w:t>Visualizando informe diario de asistencia</w:t>
            </w:r>
          </w:p>
        </w:tc>
        <w:tc>
          <w:tcPr>
            <w:tcW w:w="1843" w:type="dxa"/>
          </w:tcPr>
          <w:p w14:paraId="59A8D652" w14:textId="4F72FD11" w:rsidR="003B3139" w:rsidRPr="00816FB8" w:rsidRDefault="003B3139" w:rsidP="003B3139">
            <w:pPr>
              <w:ind w:firstLine="0"/>
              <w:jc w:val="center"/>
              <w:rPr>
                <w:rFonts w:cs="Times New Roman"/>
              </w:rPr>
            </w:pPr>
            <w:r>
              <w:rPr>
                <w:rFonts w:cs="Times New Roman"/>
              </w:rPr>
              <w:t>Como usuario necesito poder visualizar informes diarios de asistencia de los empleados en tiempo real</w:t>
            </w:r>
          </w:p>
        </w:tc>
        <w:tc>
          <w:tcPr>
            <w:tcW w:w="1701" w:type="dxa"/>
          </w:tcPr>
          <w:p w14:paraId="3D32E7C6" w14:textId="09635BA5" w:rsidR="003B3139" w:rsidRPr="00816FB8" w:rsidRDefault="003B3139" w:rsidP="003B3139">
            <w:pPr>
              <w:ind w:firstLine="0"/>
              <w:jc w:val="center"/>
              <w:rPr>
                <w:rFonts w:cs="Times New Roman"/>
              </w:rPr>
            </w:pPr>
            <w:r>
              <w:rPr>
                <w:rFonts w:cs="Times New Roman"/>
              </w:rPr>
              <w:t>Diseñar y crear vista de informe diario, importar datos de asistencia y diseñar lista con registros del día</w:t>
            </w:r>
          </w:p>
        </w:tc>
        <w:tc>
          <w:tcPr>
            <w:tcW w:w="1134" w:type="dxa"/>
          </w:tcPr>
          <w:p w14:paraId="64F2648E" w14:textId="43BF784C" w:rsidR="003B3139" w:rsidRDefault="003B3139" w:rsidP="003B3139">
            <w:pPr>
              <w:ind w:firstLine="0"/>
              <w:jc w:val="center"/>
              <w:rPr>
                <w:rFonts w:cs="Times New Roman"/>
              </w:rPr>
            </w:pPr>
            <w:r>
              <w:rPr>
                <w:rFonts w:cs="Times New Roman"/>
              </w:rPr>
              <w:t>Alta</w:t>
            </w:r>
          </w:p>
        </w:tc>
        <w:tc>
          <w:tcPr>
            <w:tcW w:w="1418" w:type="dxa"/>
          </w:tcPr>
          <w:p w14:paraId="42087C52" w14:textId="2376CDA8" w:rsidR="003B3139" w:rsidRDefault="003B3139" w:rsidP="003B3139">
            <w:pPr>
              <w:ind w:firstLine="0"/>
              <w:jc w:val="center"/>
              <w:rPr>
                <w:rFonts w:cs="Times New Roman"/>
              </w:rPr>
            </w:pPr>
            <w:r>
              <w:rPr>
                <w:rFonts w:cs="Times New Roman"/>
              </w:rPr>
              <w:t>8</w:t>
            </w:r>
          </w:p>
        </w:tc>
        <w:tc>
          <w:tcPr>
            <w:tcW w:w="1035" w:type="dxa"/>
          </w:tcPr>
          <w:p w14:paraId="5A961C5F" w14:textId="1FBC7BE7" w:rsidR="003B3139" w:rsidRDefault="003B3139" w:rsidP="003B3139">
            <w:pPr>
              <w:ind w:firstLine="0"/>
              <w:jc w:val="center"/>
              <w:rPr>
                <w:rFonts w:cs="Times New Roman"/>
              </w:rPr>
            </w:pPr>
            <w:r>
              <w:rPr>
                <w:rFonts w:cs="Times New Roman"/>
              </w:rPr>
              <w:t>En proceso</w:t>
            </w:r>
          </w:p>
        </w:tc>
      </w:tr>
      <w:tr w:rsidR="003B3139" w14:paraId="5B144B7A" w14:textId="77777777" w:rsidTr="00F7412E">
        <w:trPr>
          <w:trHeight w:val="905"/>
        </w:trPr>
        <w:tc>
          <w:tcPr>
            <w:tcW w:w="704" w:type="dxa"/>
          </w:tcPr>
          <w:p w14:paraId="40FF96D9" w14:textId="54F59552" w:rsidR="003B3139" w:rsidRDefault="003B3139" w:rsidP="003B3139">
            <w:pPr>
              <w:ind w:firstLine="0"/>
              <w:jc w:val="center"/>
              <w:rPr>
                <w:rFonts w:cs="Times New Roman"/>
              </w:rPr>
            </w:pPr>
            <w:r>
              <w:rPr>
                <w:rFonts w:cs="Times New Roman"/>
              </w:rPr>
              <w:lastRenderedPageBreak/>
              <w:t>5.8</w:t>
            </w:r>
          </w:p>
        </w:tc>
        <w:tc>
          <w:tcPr>
            <w:tcW w:w="1559" w:type="dxa"/>
          </w:tcPr>
          <w:p w14:paraId="284AD21C" w14:textId="6C6E5A5B" w:rsidR="003B3139" w:rsidRDefault="003B3139" w:rsidP="003B3139">
            <w:pPr>
              <w:ind w:firstLine="0"/>
              <w:jc w:val="center"/>
              <w:rPr>
                <w:rFonts w:cs="Times New Roman"/>
              </w:rPr>
            </w:pPr>
            <w:r>
              <w:rPr>
                <w:rFonts w:cs="Times New Roman"/>
              </w:rPr>
              <w:t>Exportando informe de asistencia</w:t>
            </w:r>
          </w:p>
        </w:tc>
        <w:tc>
          <w:tcPr>
            <w:tcW w:w="1843" w:type="dxa"/>
          </w:tcPr>
          <w:p w14:paraId="596B3664" w14:textId="608D40A7" w:rsidR="003B3139" w:rsidRPr="00816FB8" w:rsidRDefault="003B3139" w:rsidP="003B3139">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exportar los informes de asistencia para utilizarlos en reportes externos o respaldos.</w:t>
            </w:r>
          </w:p>
        </w:tc>
        <w:tc>
          <w:tcPr>
            <w:tcW w:w="1701" w:type="dxa"/>
          </w:tcPr>
          <w:p w14:paraId="01127957" w14:textId="25F64094" w:rsidR="003B3139" w:rsidRPr="00816FB8" w:rsidRDefault="003B3139" w:rsidP="003B3139">
            <w:pPr>
              <w:ind w:firstLine="0"/>
              <w:jc w:val="center"/>
              <w:rPr>
                <w:rFonts w:cs="Times New Roman"/>
              </w:rPr>
            </w:pPr>
            <w:r w:rsidRPr="00B07560">
              <w:rPr>
                <w:rFonts w:cs="Times New Roman"/>
              </w:rPr>
              <w:t>Diseñar y crear opción de exportación, importar información y generar archivo descargable de informes.</w:t>
            </w:r>
          </w:p>
        </w:tc>
        <w:tc>
          <w:tcPr>
            <w:tcW w:w="1134" w:type="dxa"/>
          </w:tcPr>
          <w:p w14:paraId="3CC5BE5F" w14:textId="7318358B" w:rsidR="003B3139" w:rsidRDefault="003B3139" w:rsidP="003B3139">
            <w:pPr>
              <w:ind w:firstLine="0"/>
              <w:jc w:val="center"/>
              <w:rPr>
                <w:rFonts w:cs="Times New Roman"/>
              </w:rPr>
            </w:pPr>
            <w:r>
              <w:rPr>
                <w:rFonts w:cs="Times New Roman"/>
              </w:rPr>
              <w:t>Alta</w:t>
            </w:r>
          </w:p>
        </w:tc>
        <w:tc>
          <w:tcPr>
            <w:tcW w:w="1418" w:type="dxa"/>
          </w:tcPr>
          <w:p w14:paraId="09250C19" w14:textId="02CB1627" w:rsidR="003B3139" w:rsidRDefault="003B3139" w:rsidP="003B3139">
            <w:pPr>
              <w:ind w:firstLine="0"/>
              <w:jc w:val="center"/>
              <w:rPr>
                <w:rFonts w:cs="Times New Roman"/>
              </w:rPr>
            </w:pPr>
            <w:r>
              <w:rPr>
                <w:rFonts w:cs="Times New Roman"/>
              </w:rPr>
              <w:t>8</w:t>
            </w:r>
          </w:p>
        </w:tc>
        <w:tc>
          <w:tcPr>
            <w:tcW w:w="1035" w:type="dxa"/>
          </w:tcPr>
          <w:p w14:paraId="6D4DC1E4" w14:textId="441D8500" w:rsidR="003B3139" w:rsidRDefault="003B3139" w:rsidP="003B3139">
            <w:pPr>
              <w:ind w:firstLine="0"/>
              <w:jc w:val="center"/>
              <w:rPr>
                <w:rFonts w:cs="Times New Roman"/>
              </w:rPr>
            </w:pPr>
            <w:r>
              <w:rPr>
                <w:rFonts w:cs="Times New Roman"/>
              </w:rPr>
              <w:t>En proceso</w:t>
            </w:r>
          </w:p>
        </w:tc>
      </w:tr>
      <w:tr w:rsidR="003B3139" w14:paraId="1560341B" w14:textId="77777777" w:rsidTr="00F7412E">
        <w:trPr>
          <w:trHeight w:val="905"/>
        </w:trPr>
        <w:tc>
          <w:tcPr>
            <w:tcW w:w="704" w:type="dxa"/>
          </w:tcPr>
          <w:p w14:paraId="17335CA6" w14:textId="7DC6880F" w:rsidR="003B3139" w:rsidRPr="007C25F6" w:rsidRDefault="003B3139" w:rsidP="003B3139">
            <w:pPr>
              <w:ind w:firstLine="0"/>
              <w:jc w:val="center"/>
              <w:rPr>
                <w:rFonts w:cs="Times New Roman"/>
              </w:rPr>
            </w:pPr>
            <w:r>
              <w:rPr>
                <w:rFonts w:cs="Times New Roman"/>
              </w:rPr>
              <w:t>6.1</w:t>
            </w:r>
          </w:p>
        </w:tc>
        <w:tc>
          <w:tcPr>
            <w:tcW w:w="1559" w:type="dxa"/>
          </w:tcPr>
          <w:p w14:paraId="2875F8AA" w14:textId="445E936C" w:rsidR="003B3139" w:rsidRPr="007C25F6" w:rsidRDefault="003B3139" w:rsidP="003B3139">
            <w:pPr>
              <w:ind w:firstLine="0"/>
              <w:jc w:val="center"/>
              <w:rPr>
                <w:rFonts w:cs="Times New Roman"/>
                <w:color w:val="000000"/>
                <w:sz w:val="22"/>
                <w:szCs w:val="22"/>
                <w:shd w:val="clear" w:color="auto" w:fill="FFFFFF"/>
              </w:rPr>
            </w:pPr>
            <w:r>
              <w:rPr>
                <w:rFonts w:cs="Times New Roman"/>
              </w:rPr>
              <w:t>Ingresando permisos de ausencia</w:t>
            </w:r>
          </w:p>
        </w:tc>
        <w:tc>
          <w:tcPr>
            <w:tcW w:w="1843" w:type="dxa"/>
          </w:tcPr>
          <w:p w14:paraId="50D1599D" w14:textId="7B4A6654" w:rsidR="003B3139" w:rsidRDefault="003B3139" w:rsidP="003B3139">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registrar permisos de ausencia para controlar adecuadamente la disponibilidad de empleados.</w:t>
            </w:r>
          </w:p>
        </w:tc>
        <w:tc>
          <w:tcPr>
            <w:tcW w:w="1701" w:type="dxa"/>
          </w:tcPr>
          <w:p w14:paraId="0A67BD4C" w14:textId="7044AB62" w:rsidR="003B3139" w:rsidRPr="007C25F6" w:rsidRDefault="003B3139" w:rsidP="003B3139">
            <w:pPr>
              <w:ind w:firstLine="0"/>
              <w:jc w:val="center"/>
              <w:rPr>
                <w:rFonts w:cs="Times New Roman"/>
              </w:rPr>
            </w:pPr>
            <w:r w:rsidRPr="00816FB8">
              <w:rPr>
                <w:rFonts w:cs="Times New Roman"/>
              </w:rPr>
              <w:t>Diseñar y crear vista de permisos de ausencia, formulario de registro, importar información y diseñar lista de permisos ingresados.</w:t>
            </w:r>
          </w:p>
        </w:tc>
        <w:tc>
          <w:tcPr>
            <w:tcW w:w="1134" w:type="dxa"/>
          </w:tcPr>
          <w:p w14:paraId="48D5B73E" w14:textId="156FCD02" w:rsidR="003B3139" w:rsidRPr="007C25F6" w:rsidRDefault="003B3139" w:rsidP="003B3139">
            <w:pPr>
              <w:ind w:firstLine="0"/>
              <w:jc w:val="center"/>
              <w:rPr>
                <w:rFonts w:cs="Times New Roman"/>
              </w:rPr>
            </w:pPr>
            <w:r>
              <w:rPr>
                <w:rFonts w:cs="Times New Roman"/>
              </w:rPr>
              <w:t>Alta</w:t>
            </w:r>
          </w:p>
        </w:tc>
        <w:tc>
          <w:tcPr>
            <w:tcW w:w="1418" w:type="dxa"/>
          </w:tcPr>
          <w:p w14:paraId="49E3ACED" w14:textId="7D1889AF" w:rsidR="003B3139" w:rsidRPr="007C25F6" w:rsidRDefault="003B3139" w:rsidP="003B3139">
            <w:pPr>
              <w:ind w:firstLine="0"/>
              <w:jc w:val="center"/>
              <w:rPr>
                <w:rFonts w:cs="Times New Roman"/>
              </w:rPr>
            </w:pPr>
            <w:r>
              <w:rPr>
                <w:rFonts w:cs="Times New Roman"/>
              </w:rPr>
              <w:t>7</w:t>
            </w:r>
          </w:p>
        </w:tc>
        <w:tc>
          <w:tcPr>
            <w:tcW w:w="1035" w:type="dxa"/>
          </w:tcPr>
          <w:p w14:paraId="3E6DCD0D" w14:textId="3166F51D" w:rsidR="003B3139" w:rsidRPr="7CF57183" w:rsidRDefault="003B3139" w:rsidP="003B3139">
            <w:pPr>
              <w:ind w:firstLine="0"/>
              <w:jc w:val="center"/>
              <w:rPr>
                <w:rFonts w:cs="Times New Roman"/>
              </w:rPr>
            </w:pPr>
            <w:r>
              <w:rPr>
                <w:rFonts w:cs="Times New Roman"/>
              </w:rPr>
              <w:t>En proceso</w:t>
            </w:r>
          </w:p>
        </w:tc>
      </w:tr>
      <w:tr w:rsidR="003B3139" w14:paraId="14690E33" w14:textId="77777777" w:rsidTr="00F7412E">
        <w:trPr>
          <w:trHeight w:val="905"/>
        </w:trPr>
        <w:tc>
          <w:tcPr>
            <w:tcW w:w="704" w:type="dxa"/>
          </w:tcPr>
          <w:p w14:paraId="3A1902A1" w14:textId="1CEC05DB" w:rsidR="003B3139" w:rsidRPr="007C25F6" w:rsidRDefault="003B3139" w:rsidP="003B3139">
            <w:pPr>
              <w:ind w:firstLine="0"/>
              <w:jc w:val="center"/>
              <w:rPr>
                <w:rFonts w:cs="Times New Roman"/>
              </w:rPr>
            </w:pPr>
            <w:r>
              <w:rPr>
                <w:rFonts w:cs="Times New Roman"/>
              </w:rPr>
              <w:t>6.2</w:t>
            </w:r>
          </w:p>
        </w:tc>
        <w:tc>
          <w:tcPr>
            <w:tcW w:w="1559" w:type="dxa"/>
          </w:tcPr>
          <w:p w14:paraId="6C86BD3E" w14:textId="25A963C0" w:rsidR="003B3139" w:rsidRPr="007C25F6" w:rsidRDefault="003B3139" w:rsidP="003B3139">
            <w:pPr>
              <w:ind w:firstLine="0"/>
              <w:jc w:val="center"/>
              <w:rPr>
                <w:rFonts w:cs="Times New Roman"/>
                <w:color w:val="000000"/>
                <w:sz w:val="22"/>
                <w:szCs w:val="22"/>
                <w:shd w:val="clear" w:color="auto" w:fill="FFFFFF"/>
              </w:rPr>
            </w:pPr>
            <w:r>
              <w:rPr>
                <w:rFonts w:cs="Times New Roman"/>
              </w:rPr>
              <w:t>Filtrando búsqueda de permisos</w:t>
            </w:r>
          </w:p>
        </w:tc>
        <w:tc>
          <w:tcPr>
            <w:tcW w:w="1843" w:type="dxa"/>
          </w:tcPr>
          <w:p w14:paraId="0816DCCD" w14:textId="6E647146" w:rsidR="003B3139" w:rsidRDefault="003B3139" w:rsidP="003B3139">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permisos por criterios específicos para encontrar información rápidamente.</w:t>
            </w:r>
          </w:p>
        </w:tc>
        <w:tc>
          <w:tcPr>
            <w:tcW w:w="1701" w:type="dxa"/>
          </w:tcPr>
          <w:p w14:paraId="70215FE3" w14:textId="1E5A70EF" w:rsidR="003B3139" w:rsidRPr="007C25F6" w:rsidRDefault="003B3139" w:rsidP="003B3139">
            <w:pPr>
              <w:ind w:firstLine="0"/>
              <w:jc w:val="center"/>
              <w:rPr>
                <w:rFonts w:cs="Times New Roman"/>
              </w:rPr>
            </w:pPr>
            <w:r w:rsidRPr="00B07560">
              <w:rPr>
                <w:rFonts w:cs="Times New Roman"/>
              </w:rPr>
              <w:t>Diseñar y crear vista de permisos, implementar filtros de búsqueda, importar información y mostrar lista filtrada.</w:t>
            </w:r>
          </w:p>
        </w:tc>
        <w:tc>
          <w:tcPr>
            <w:tcW w:w="1134" w:type="dxa"/>
          </w:tcPr>
          <w:p w14:paraId="4B68893E" w14:textId="0EAB46E3" w:rsidR="003B3139" w:rsidRPr="007C25F6" w:rsidRDefault="003B3139" w:rsidP="003B3139">
            <w:pPr>
              <w:ind w:firstLine="0"/>
              <w:jc w:val="center"/>
              <w:rPr>
                <w:rFonts w:cs="Times New Roman"/>
              </w:rPr>
            </w:pPr>
            <w:r>
              <w:rPr>
                <w:rFonts w:cs="Times New Roman"/>
              </w:rPr>
              <w:t>Media</w:t>
            </w:r>
          </w:p>
        </w:tc>
        <w:tc>
          <w:tcPr>
            <w:tcW w:w="1418" w:type="dxa"/>
          </w:tcPr>
          <w:p w14:paraId="0465DA15" w14:textId="5BCB1F92" w:rsidR="003B3139" w:rsidRPr="007C25F6" w:rsidRDefault="003B3139" w:rsidP="003B3139">
            <w:pPr>
              <w:ind w:firstLine="0"/>
              <w:jc w:val="center"/>
              <w:rPr>
                <w:rFonts w:cs="Times New Roman"/>
              </w:rPr>
            </w:pPr>
            <w:r>
              <w:rPr>
                <w:rFonts w:cs="Times New Roman"/>
              </w:rPr>
              <w:t>7</w:t>
            </w:r>
          </w:p>
        </w:tc>
        <w:tc>
          <w:tcPr>
            <w:tcW w:w="1035" w:type="dxa"/>
          </w:tcPr>
          <w:p w14:paraId="526C00D7" w14:textId="1A870B38" w:rsidR="003B3139" w:rsidRPr="7CF57183" w:rsidRDefault="003B3139" w:rsidP="003B3139">
            <w:pPr>
              <w:ind w:firstLine="0"/>
              <w:jc w:val="center"/>
              <w:rPr>
                <w:rFonts w:cs="Times New Roman"/>
              </w:rPr>
            </w:pPr>
            <w:r>
              <w:rPr>
                <w:rFonts w:cs="Times New Roman"/>
              </w:rPr>
              <w:t>En proceso</w:t>
            </w:r>
          </w:p>
        </w:tc>
      </w:tr>
      <w:tr w:rsidR="003B3139" w14:paraId="3D9A5343" w14:textId="77777777" w:rsidTr="00F7412E">
        <w:trPr>
          <w:trHeight w:val="905"/>
        </w:trPr>
        <w:tc>
          <w:tcPr>
            <w:tcW w:w="704" w:type="dxa"/>
          </w:tcPr>
          <w:p w14:paraId="28CA49B8" w14:textId="49C61B64" w:rsidR="003B3139" w:rsidRPr="007C25F6" w:rsidRDefault="003B3139" w:rsidP="003B3139">
            <w:pPr>
              <w:ind w:firstLine="0"/>
              <w:jc w:val="center"/>
              <w:rPr>
                <w:rFonts w:cs="Times New Roman"/>
              </w:rPr>
            </w:pPr>
            <w:r>
              <w:rPr>
                <w:rFonts w:cs="Times New Roman"/>
              </w:rPr>
              <w:lastRenderedPageBreak/>
              <w:t>6.3</w:t>
            </w:r>
          </w:p>
        </w:tc>
        <w:tc>
          <w:tcPr>
            <w:tcW w:w="1559" w:type="dxa"/>
          </w:tcPr>
          <w:p w14:paraId="737AF221" w14:textId="5015A012" w:rsidR="003B3139" w:rsidRPr="007C25F6" w:rsidRDefault="003B3139" w:rsidP="003B3139">
            <w:pPr>
              <w:ind w:firstLine="0"/>
              <w:jc w:val="center"/>
              <w:rPr>
                <w:rFonts w:cs="Times New Roman"/>
                <w:color w:val="000000"/>
                <w:sz w:val="22"/>
                <w:szCs w:val="22"/>
                <w:shd w:val="clear" w:color="auto" w:fill="FFFFFF"/>
              </w:rPr>
            </w:pPr>
            <w:r>
              <w:rPr>
                <w:rFonts w:cs="Times New Roman"/>
              </w:rPr>
              <w:t>Visualizando casillas de filtración</w:t>
            </w:r>
          </w:p>
        </w:tc>
        <w:tc>
          <w:tcPr>
            <w:tcW w:w="1843" w:type="dxa"/>
          </w:tcPr>
          <w:p w14:paraId="4EA7D778" w14:textId="68AABD16" w:rsidR="003B3139" w:rsidRDefault="003B3139" w:rsidP="003B3139">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visualizar casillas de selección para filtrar datos de permisos de manera eficiente.</w:t>
            </w:r>
          </w:p>
        </w:tc>
        <w:tc>
          <w:tcPr>
            <w:tcW w:w="1701" w:type="dxa"/>
          </w:tcPr>
          <w:p w14:paraId="1801FD9F" w14:textId="7924DA11" w:rsidR="003B3139" w:rsidRPr="007C25F6" w:rsidRDefault="003B3139" w:rsidP="003B3139">
            <w:pPr>
              <w:ind w:firstLine="0"/>
              <w:jc w:val="center"/>
              <w:rPr>
                <w:rFonts w:cs="Times New Roman"/>
              </w:rPr>
            </w:pPr>
            <w:r w:rsidRPr="00B07560">
              <w:rPr>
                <w:rFonts w:cs="Times New Roman"/>
              </w:rPr>
              <w:t>Diseñar y crear casillas de selección, importar información y mostrar lista filtrada con los permisos correspondientes.</w:t>
            </w:r>
          </w:p>
        </w:tc>
        <w:tc>
          <w:tcPr>
            <w:tcW w:w="1134" w:type="dxa"/>
          </w:tcPr>
          <w:p w14:paraId="1F6B8D3D" w14:textId="15CEBFA8" w:rsidR="003B3139" w:rsidRPr="007C25F6" w:rsidRDefault="003B3139" w:rsidP="003B3139">
            <w:pPr>
              <w:ind w:firstLine="0"/>
              <w:jc w:val="center"/>
              <w:rPr>
                <w:rFonts w:cs="Times New Roman"/>
              </w:rPr>
            </w:pPr>
            <w:r>
              <w:rPr>
                <w:rFonts w:cs="Times New Roman"/>
              </w:rPr>
              <w:t>Media</w:t>
            </w:r>
          </w:p>
        </w:tc>
        <w:tc>
          <w:tcPr>
            <w:tcW w:w="1418" w:type="dxa"/>
          </w:tcPr>
          <w:p w14:paraId="7C1613C8" w14:textId="379B3EB6" w:rsidR="003B3139" w:rsidRPr="007C25F6" w:rsidRDefault="003B3139" w:rsidP="003B3139">
            <w:pPr>
              <w:ind w:firstLine="0"/>
              <w:jc w:val="center"/>
              <w:rPr>
                <w:rFonts w:cs="Times New Roman"/>
              </w:rPr>
            </w:pPr>
            <w:r>
              <w:rPr>
                <w:rFonts w:cs="Times New Roman"/>
              </w:rPr>
              <w:t>6</w:t>
            </w:r>
          </w:p>
        </w:tc>
        <w:tc>
          <w:tcPr>
            <w:tcW w:w="1035" w:type="dxa"/>
          </w:tcPr>
          <w:p w14:paraId="7601C974" w14:textId="59C1AC2D" w:rsidR="003B3139" w:rsidRPr="7CF57183" w:rsidRDefault="003B3139" w:rsidP="003B3139">
            <w:pPr>
              <w:ind w:firstLine="0"/>
              <w:jc w:val="center"/>
              <w:rPr>
                <w:rFonts w:cs="Times New Roman"/>
              </w:rPr>
            </w:pPr>
            <w:r>
              <w:rPr>
                <w:rFonts w:cs="Times New Roman"/>
              </w:rPr>
              <w:t>En proceso</w:t>
            </w:r>
          </w:p>
        </w:tc>
      </w:tr>
      <w:tr w:rsidR="003B3139" w14:paraId="64C736A0" w14:textId="77777777" w:rsidTr="00F7412E">
        <w:trPr>
          <w:trHeight w:val="905"/>
        </w:trPr>
        <w:tc>
          <w:tcPr>
            <w:tcW w:w="704" w:type="dxa"/>
          </w:tcPr>
          <w:p w14:paraId="410587C4" w14:textId="75F70EF0" w:rsidR="003B3139" w:rsidRPr="007C25F6" w:rsidRDefault="003B3139" w:rsidP="003B3139">
            <w:pPr>
              <w:ind w:firstLine="0"/>
              <w:jc w:val="center"/>
              <w:rPr>
                <w:rFonts w:cs="Times New Roman"/>
              </w:rPr>
            </w:pPr>
            <w:r>
              <w:rPr>
                <w:rFonts w:cs="Times New Roman"/>
              </w:rPr>
              <w:t>6.4</w:t>
            </w:r>
          </w:p>
        </w:tc>
        <w:tc>
          <w:tcPr>
            <w:tcW w:w="1559" w:type="dxa"/>
          </w:tcPr>
          <w:p w14:paraId="0C36313D" w14:textId="2205102A" w:rsidR="003B3139" w:rsidRPr="007C25F6" w:rsidRDefault="003B3139" w:rsidP="003B3139">
            <w:pPr>
              <w:ind w:firstLine="0"/>
              <w:jc w:val="center"/>
              <w:rPr>
                <w:rFonts w:cs="Times New Roman"/>
                <w:color w:val="000000"/>
                <w:sz w:val="22"/>
                <w:szCs w:val="22"/>
                <w:shd w:val="clear" w:color="auto" w:fill="FFFFFF"/>
              </w:rPr>
            </w:pPr>
            <w:r>
              <w:rPr>
                <w:rFonts w:cs="Times New Roman"/>
              </w:rPr>
              <w:t>Registrando motivos de permisos</w:t>
            </w:r>
          </w:p>
        </w:tc>
        <w:tc>
          <w:tcPr>
            <w:tcW w:w="1843" w:type="dxa"/>
          </w:tcPr>
          <w:p w14:paraId="160BAC22" w14:textId="3749E237" w:rsidR="003B3139" w:rsidRDefault="003B3139" w:rsidP="003B3139">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registrar motivos de permisos para documentar correctamente las solicitudes de empleados.</w:t>
            </w:r>
          </w:p>
        </w:tc>
        <w:tc>
          <w:tcPr>
            <w:tcW w:w="1701" w:type="dxa"/>
          </w:tcPr>
          <w:p w14:paraId="58D745F4" w14:textId="28783259" w:rsidR="003B3139" w:rsidRPr="007C25F6" w:rsidRDefault="003B3139" w:rsidP="003B3139">
            <w:pPr>
              <w:ind w:firstLine="0"/>
              <w:jc w:val="center"/>
              <w:rPr>
                <w:rFonts w:cs="Times New Roman"/>
              </w:rPr>
            </w:pPr>
            <w:r w:rsidRPr="00B07560">
              <w:rPr>
                <w:rFonts w:cs="Times New Roman"/>
              </w:rPr>
              <w:t>Diseñar y crear formulario de registro, importar información y diseñar lista con motivos de permisos.</w:t>
            </w:r>
          </w:p>
        </w:tc>
        <w:tc>
          <w:tcPr>
            <w:tcW w:w="1134" w:type="dxa"/>
          </w:tcPr>
          <w:p w14:paraId="55A384EB" w14:textId="2630360F" w:rsidR="003B3139" w:rsidRPr="007C25F6" w:rsidRDefault="003B3139" w:rsidP="003B3139">
            <w:pPr>
              <w:ind w:firstLine="0"/>
              <w:jc w:val="center"/>
              <w:rPr>
                <w:rFonts w:cs="Times New Roman"/>
              </w:rPr>
            </w:pPr>
            <w:r>
              <w:rPr>
                <w:rFonts w:cs="Times New Roman"/>
              </w:rPr>
              <w:t>Alta</w:t>
            </w:r>
          </w:p>
        </w:tc>
        <w:tc>
          <w:tcPr>
            <w:tcW w:w="1418" w:type="dxa"/>
          </w:tcPr>
          <w:p w14:paraId="7D2F1F0F" w14:textId="229699FE" w:rsidR="003B3139" w:rsidRPr="007C25F6" w:rsidRDefault="003B3139" w:rsidP="003B3139">
            <w:pPr>
              <w:ind w:firstLine="0"/>
              <w:jc w:val="center"/>
              <w:rPr>
                <w:rFonts w:cs="Times New Roman"/>
              </w:rPr>
            </w:pPr>
            <w:r>
              <w:rPr>
                <w:rFonts w:cs="Times New Roman"/>
              </w:rPr>
              <w:t>7</w:t>
            </w:r>
          </w:p>
        </w:tc>
        <w:tc>
          <w:tcPr>
            <w:tcW w:w="1035" w:type="dxa"/>
          </w:tcPr>
          <w:p w14:paraId="13C76DAD" w14:textId="069E7620" w:rsidR="003B3139" w:rsidRPr="7CF57183" w:rsidRDefault="003B3139" w:rsidP="003B3139">
            <w:pPr>
              <w:ind w:firstLine="0"/>
              <w:jc w:val="center"/>
              <w:rPr>
                <w:rFonts w:cs="Times New Roman"/>
              </w:rPr>
            </w:pPr>
            <w:r>
              <w:rPr>
                <w:rFonts w:cs="Times New Roman"/>
              </w:rPr>
              <w:t>En proceso</w:t>
            </w:r>
          </w:p>
        </w:tc>
      </w:tr>
      <w:tr w:rsidR="003B3139" w14:paraId="2CBBC500" w14:textId="77777777" w:rsidTr="00F7412E">
        <w:trPr>
          <w:trHeight w:val="905"/>
        </w:trPr>
        <w:tc>
          <w:tcPr>
            <w:tcW w:w="704" w:type="dxa"/>
          </w:tcPr>
          <w:p w14:paraId="7B8FA92B" w14:textId="3A8163F2" w:rsidR="003B3139" w:rsidRPr="007C25F6" w:rsidRDefault="003B3139" w:rsidP="003B3139">
            <w:pPr>
              <w:ind w:firstLine="0"/>
              <w:jc w:val="center"/>
              <w:rPr>
                <w:rFonts w:cs="Times New Roman"/>
              </w:rPr>
            </w:pPr>
            <w:r w:rsidRPr="007C25F6">
              <w:rPr>
                <w:rFonts w:cs="Times New Roman"/>
              </w:rPr>
              <w:t>6.5</w:t>
            </w:r>
          </w:p>
        </w:tc>
        <w:tc>
          <w:tcPr>
            <w:tcW w:w="1559" w:type="dxa"/>
          </w:tcPr>
          <w:p w14:paraId="5159BF4C" w14:textId="10E417AE" w:rsidR="003B3139" w:rsidRPr="007C25F6" w:rsidRDefault="003B3139" w:rsidP="003B3139">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Visualizando lista con permisos aprobados</w:t>
            </w:r>
          </w:p>
        </w:tc>
        <w:tc>
          <w:tcPr>
            <w:tcW w:w="1843" w:type="dxa"/>
          </w:tcPr>
          <w:p w14:paraId="7B0C9701" w14:textId="196D1CBE" w:rsidR="003B3139" w:rsidRDefault="003B3139" w:rsidP="003B3139">
            <w:pPr>
              <w:ind w:firstLine="0"/>
              <w:jc w:val="center"/>
              <w:rPr>
                <w:rFonts w:cs="Times New Roman"/>
              </w:rPr>
            </w:pPr>
            <w:r>
              <w:rPr>
                <w:rFonts w:cs="Times New Roman"/>
              </w:rPr>
              <w:t xml:space="preserve">Como usuario necesito poder. </w:t>
            </w:r>
            <w:r w:rsidRPr="007C25F6">
              <w:rPr>
                <w:rFonts w:cs="Times New Roman"/>
              </w:rPr>
              <w:t>Visualizar lista con permisos aprobados</w:t>
            </w:r>
          </w:p>
        </w:tc>
        <w:tc>
          <w:tcPr>
            <w:tcW w:w="1701" w:type="dxa"/>
          </w:tcPr>
          <w:p w14:paraId="2D09FDBF" w14:textId="09F47726" w:rsidR="003B3139" w:rsidRPr="007C25F6" w:rsidRDefault="003B3139" w:rsidP="003B3139">
            <w:pPr>
              <w:ind w:firstLine="0"/>
              <w:jc w:val="center"/>
              <w:rPr>
                <w:rFonts w:cs="Times New Roman"/>
              </w:rPr>
            </w:pPr>
            <w:r w:rsidRPr="007C25F6">
              <w:rPr>
                <w:rFonts w:cs="Times New Roman"/>
              </w:rPr>
              <w:t>Diseñar y crear vista permisos aprobados, importar información de base de datos y diseñar lista que refleje la información de permisos aprobados</w:t>
            </w:r>
          </w:p>
        </w:tc>
        <w:tc>
          <w:tcPr>
            <w:tcW w:w="1134" w:type="dxa"/>
          </w:tcPr>
          <w:p w14:paraId="73584FF1" w14:textId="028BA348" w:rsidR="003B3139" w:rsidRPr="007C25F6" w:rsidRDefault="003B3139" w:rsidP="003B3139">
            <w:pPr>
              <w:ind w:firstLine="0"/>
              <w:jc w:val="center"/>
              <w:rPr>
                <w:rFonts w:cs="Times New Roman"/>
              </w:rPr>
            </w:pPr>
            <w:r w:rsidRPr="007C25F6">
              <w:rPr>
                <w:rFonts w:cs="Times New Roman"/>
              </w:rPr>
              <w:t>Alta</w:t>
            </w:r>
          </w:p>
        </w:tc>
        <w:tc>
          <w:tcPr>
            <w:tcW w:w="1418" w:type="dxa"/>
          </w:tcPr>
          <w:p w14:paraId="1DFFBC4D" w14:textId="4203B6A8" w:rsidR="003B3139" w:rsidRPr="007C25F6" w:rsidRDefault="003B3139" w:rsidP="003B3139">
            <w:pPr>
              <w:ind w:firstLine="0"/>
              <w:jc w:val="center"/>
              <w:rPr>
                <w:rFonts w:cs="Times New Roman"/>
              </w:rPr>
            </w:pPr>
            <w:r w:rsidRPr="007C25F6">
              <w:rPr>
                <w:rFonts w:cs="Times New Roman"/>
              </w:rPr>
              <w:t>7</w:t>
            </w:r>
          </w:p>
        </w:tc>
        <w:tc>
          <w:tcPr>
            <w:tcW w:w="1035" w:type="dxa"/>
          </w:tcPr>
          <w:p w14:paraId="23831909" w14:textId="77777777" w:rsidR="003B3139" w:rsidRPr="007C25F6" w:rsidRDefault="003B3139" w:rsidP="003B3139">
            <w:pPr>
              <w:ind w:firstLine="0"/>
              <w:jc w:val="center"/>
            </w:pPr>
            <w:r w:rsidRPr="7CF57183">
              <w:rPr>
                <w:rFonts w:cs="Times New Roman"/>
              </w:rPr>
              <w:t>En proceso</w:t>
            </w:r>
          </w:p>
          <w:p w14:paraId="76E7913D" w14:textId="77777777" w:rsidR="003B3139" w:rsidRPr="7CF57183" w:rsidRDefault="003B3139" w:rsidP="003B3139">
            <w:pPr>
              <w:ind w:firstLine="0"/>
              <w:jc w:val="center"/>
              <w:rPr>
                <w:rFonts w:cs="Times New Roman"/>
              </w:rPr>
            </w:pPr>
          </w:p>
        </w:tc>
      </w:tr>
      <w:tr w:rsidR="003B3139" w14:paraId="3F499E39" w14:textId="77777777" w:rsidTr="00F7412E">
        <w:trPr>
          <w:trHeight w:val="905"/>
        </w:trPr>
        <w:tc>
          <w:tcPr>
            <w:tcW w:w="704" w:type="dxa"/>
          </w:tcPr>
          <w:p w14:paraId="111C2AFC" w14:textId="17CD9ADF" w:rsidR="003B3139" w:rsidRPr="007C25F6" w:rsidRDefault="003B3139" w:rsidP="003B3139">
            <w:pPr>
              <w:ind w:firstLine="0"/>
              <w:jc w:val="center"/>
              <w:rPr>
                <w:rFonts w:cs="Times New Roman"/>
              </w:rPr>
            </w:pPr>
            <w:r>
              <w:rPr>
                <w:rFonts w:cs="Times New Roman"/>
              </w:rPr>
              <w:lastRenderedPageBreak/>
              <w:t>6.6</w:t>
            </w:r>
          </w:p>
        </w:tc>
        <w:tc>
          <w:tcPr>
            <w:tcW w:w="1559" w:type="dxa"/>
          </w:tcPr>
          <w:p w14:paraId="00A9BA3A" w14:textId="45BB1A14" w:rsidR="003B3139" w:rsidRPr="007C25F6" w:rsidRDefault="003B3139" w:rsidP="003B3139">
            <w:pPr>
              <w:ind w:firstLine="0"/>
              <w:jc w:val="center"/>
              <w:rPr>
                <w:rFonts w:cs="Times New Roman"/>
                <w:color w:val="000000"/>
                <w:sz w:val="22"/>
                <w:szCs w:val="22"/>
                <w:shd w:val="clear" w:color="auto" w:fill="FFFFFF"/>
              </w:rPr>
            </w:pPr>
            <w:r>
              <w:rPr>
                <w:rFonts w:cs="Times New Roman"/>
              </w:rPr>
              <w:t>Seleccionando permisos aprobados</w:t>
            </w:r>
          </w:p>
        </w:tc>
        <w:tc>
          <w:tcPr>
            <w:tcW w:w="1843" w:type="dxa"/>
          </w:tcPr>
          <w:p w14:paraId="0A59EAC9" w14:textId="35E44C87" w:rsidR="003B3139" w:rsidRDefault="003B3139" w:rsidP="003B3139">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seleccionar permisos aprobados para diferenciarlos de los pendientes o rechazados.</w:t>
            </w:r>
          </w:p>
        </w:tc>
        <w:tc>
          <w:tcPr>
            <w:tcW w:w="1701" w:type="dxa"/>
          </w:tcPr>
          <w:p w14:paraId="3690DED6" w14:textId="1258BA07" w:rsidR="003B3139" w:rsidRPr="007C25F6" w:rsidRDefault="003B3139" w:rsidP="003B3139">
            <w:pPr>
              <w:ind w:firstLine="0"/>
              <w:jc w:val="center"/>
              <w:rPr>
                <w:rFonts w:cs="Times New Roman"/>
              </w:rPr>
            </w:pPr>
            <w:r w:rsidRPr="00B07560">
              <w:rPr>
                <w:rFonts w:cs="Times New Roman"/>
              </w:rPr>
              <w:t>Diseñar y crear vista de permisos, casilla de selección para aprobados, importar información y actualizar lista de permisos.</w:t>
            </w:r>
          </w:p>
        </w:tc>
        <w:tc>
          <w:tcPr>
            <w:tcW w:w="1134" w:type="dxa"/>
          </w:tcPr>
          <w:p w14:paraId="6EC19776" w14:textId="70E54FFE" w:rsidR="003B3139" w:rsidRPr="007C25F6" w:rsidRDefault="003B3139" w:rsidP="003B3139">
            <w:pPr>
              <w:ind w:firstLine="0"/>
              <w:jc w:val="center"/>
              <w:rPr>
                <w:rFonts w:cs="Times New Roman"/>
              </w:rPr>
            </w:pPr>
            <w:r>
              <w:rPr>
                <w:rFonts w:cs="Times New Roman"/>
              </w:rPr>
              <w:t>Alta</w:t>
            </w:r>
          </w:p>
        </w:tc>
        <w:tc>
          <w:tcPr>
            <w:tcW w:w="1418" w:type="dxa"/>
          </w:tcPr>
          <w:p w14:paraId="13DC789D" w14:textId="283ABEFB" w:rsidR="003B3139" w:rsidRPr="007C25F6" w:rsidRDefault="003B3139" w:rsidP="003B3139">
            <w:pPr>
              <w:ind w:firstLine="0"/>
              <w:jc w:val="center"/>
              <w:rPr>
                <w:rFonts w:cs="Times New Roman"/>
              </w:rPr>
            </w:pPr>
            <w:r>
              <w:rPr>
                <w:rFonts w:cs="Times New Roman"/>
              </w:rPr>
              <w:t>7</w:t>
            </w:r>
          </w:p>
        </w:tc>
        <w:tc>
          <w:tcPr>
            <w:tcW w:w="1035" w:type="dxa"/>
          </w:tcPr>
          <w:p w14:paraId="0C0BE47F" w14:textId="70BD78D3" w:rsidR="003B3139" w:rsidRPr="7CF57183" w:rsidRDefault="003B3139" w:rsidP="003B3139">
            <w:pPr>
              <w:ind w:firstLine="0"/>
              <w:jc w:val="center"/>
              <w:rPr>
                <w:rFonts w:cs="Times New Roman"/>
              </w:rPr>
            </w:pPr>
            <w:r>
              <w:rPr>
                <w:rFonts w:cs="Times New Roman"/>
              </w:rPr>
              <w:t>En proceso</w:t>
            </w:r>
          </w:p>
        </w:tc>
      </w:tr>
      <w:tr w:rsidR="003B3139" w14:paraId="48A3DBB8" w14:textId="77777777" w:rsidTr="00F7412E">
        <w:trPr>
          <w:trHeight w:val="905"/>
        </w:trPr>
        <w:tc>
          <w:tcPr>
            <w:tcW w:w="704" w:type="dxa"/>
          </w:tcPr>
          <w:p w14:paraId="489C7FE3" w14:textId="78F33342" w:rsidR="003B3139" w:rsidRPr="007C25F6" w:rsidRDefault="003B3139" w:rsidP="003B3139">
            <w:pPr>
              <w:ind w:firstLine="0"/>
              <w:jc w:val="center"/>
              <w:rPr>
                <w:rFonts w:cs="Times New Roman"/>
              </w:rPr>
            </w:pPr>
            <w:r>
              <w:rPr>
                <w:rFonts w:cs="Times New Roman"/>
              </w:rPr>
              <w:t>6.7</w:t>
            </w:r>
          </w:p>
        </w:tc>
        <w:tc>
          <w:tcPr>
            <w:tcW w:w="1559" w:type="dxa"/>
          </w:tcPr>
          <w:p w14:paraId="36E300DB" w14:textId="25025FA4" w:rsidR="003B3139" w:rsidRPr="007C25F6" w:rsidRDefault="003B3139" w:rsidP="003B3139">
            <w:pPr>
              <w:ind w:firstLine="0"/>
              <w:jc w:val="center"/>
              <w:rPr>
                <w:rFonts w:cs="Times New Roman"/>
                <w:color w:val="000000"/>
                <w:sz w:val="22"/>
                <w:szCs w:val="22"/>
                <w:shd w:val="clear" w:color="auto" w:fill="FFFFFF"/>
              </w:rPr>
            </w:pPr>
            <w:r>
              <w:rPr>
                <w:rFonts w:cs="Times New Roman"/>
              </w:rPr>
              <w:t>Imprimiendo permisos</w:t>
            </w:r>
          </w:p>
        </w:tc>
        <w:tc>
          <w:tcPr>
            <w:tcW w:w="1843" w:type="dxa"/>
          </w:tcPr>
          <w:p w14:paraId="3DA49FC9" w14:textId="671BE95F" w:rsidR="003B3139" w:rsidRDefault="003B3139" w:rsidP="003B3139">
            <w:pPr>
              <w:ind w:firstLine="0"/>
              <w:jc w:val="center"/>
              <w:rPr>
                <w:rFonts w:cs="Times New Roman"/>
              </w:rPr>
            </w:pPr>
            <w:r>
              <w:rPr>
                <w:rFonts w:cs="Times New Roman"/>
              </w:rPr>
              <w:t xml:space="preserve">Como usuario necesito poder imprimir los permisos de los empleados para mantener un respaldo físico </w:t>
            </w:r>
          </w:p>
        </w:tc>
        <w:tc>
          <w:tcPr>
            <w:tcW w:w="1701" w:type="dxa"/>
          </w:tcPr>
          <w:p w14:paraId="6F92ADC5" w14:textId="34D4D6B3" w:rsidR="003B3139" w:rsidRPr="007C25F6" w:rsidRDefault="003B3139" w:rsidP="003B3139">
            <w:pPr>
              <w:ind w:firstLine="0"/>
              <w:jc w:val="center"/>
              <w:rPr>
                <w:rFonts w:cs="Times New Roman"/>
              </w:rPr>
            </w:pPr>
            <w:r>
              <w:rPr>
                <w:rFonts w:cs="Times New Roman"/>
              </w:rPr>
              <w:t>Diseñar y crear vista de permisos con opción de impresión y generar documento PDF con permisos seleccionados</w:t>
            </w:r>
          </w:p>
        </w:tc>
        <w:tc>
          <w:tcPr>
            <w:tcW w:w="1134" w:type="dxa"/>
          </w:tcPr>
          <w:p w14:paraId="692150E8" w14:textId="643D6E29" w:rsidR="003B3139" w:rsidRPr="007C25F6" w:rsidRDefault="003B3139" w:rsidP="003B3139">
            <w:pPr>
              <w:ind w:firstLine="0"/>
              <w:jc w:val="center"/>
              <w:rPr>
                <w:rFonts w:cs="Times New Roman"/>
              </w:rPr>
            </w:pPr>
            <w:r>
              <w:rPr>
                <w:rFonts w:cs="Times New Roman"/>
              </w:rPr>
              <w:t>Alta</w:t>
            </w:r>
          </w:p>
        </w:tc>
        <w:tc>
          <w:tcPr>
            <w:tcW w:w="1418" w:type="dxa"/>
          </w:tcPr>
          <w:p w14:paraId="3E29B550" w14:textId="23B812A2" w:rsidR="003B3139" w:rsidRPr="007C25F6" w:rsidRDefault="003B3139" w:rsidP="003B3139">
            <w:pPr>
              <w:ind w:firstLine="0"/>
              <w:jc w:val="center"/>
              <w:rPr>
                <w:rFonts w:cs="Times New Roman"/>
              </w:rPr>
            </w:pPr>
            <w:r>
              <w:rPr>
                <w:rFonts w:cs="Times New Roman"/>
              </w:rPr>
              <w:t>7</w:t>
            </w:r>
          </w:p>
        </w:tc>
        <w:tc>
          <w:tcPr>
            <w:tcW w:w="1035" w:type="dxa"/>
          </w:tcPr>
          <w:p w14:paraId="611DA084" w14:textId="67AF8E5E" w:rsidR="003B3139" w:rsidRPr="7CF57183" w:rsidRDefault="003B3139" w:rsidP="003B3139">
            <w:pPr>
              <w:ind w:firstLine="0"/>
              <w:jc w:val="center"/>
              <w:rPr>
                <w:rFonts w:cs="Times New Roman"/>
              </w:rPr>
            </w:pPr>
            <w:r>
              <w:rPr>
                <w:rFonts w:cs="Times New Roman"/>
              </w:rPr>
              <w:t>En proceso</w:t>
            </w:r>
          </w:p>
        </w:tc>
      </w:tr>
      <w:tr w:rsidR="003B3139" w14:paraId="0F6A68D1" w14:textId="77777777" w:rsidTr="00F7412E">
        <w:trPr>
          <w:trHeight w:val="905"/>
        </w:trPr>
        <w:tc>
          <w:tcPr>
            <w:tcW w:w="704" w:type="dxa"/>
          </w:tcPr>
          <w:p w14:paraId="2AAF6303" w14:textId="54F58ADB" w:rsidR="003B3139" w:rsidRPr="007C25F6" w:rsidRDefault="003B3139" w:rsidP="003B3139">
            <w:pPr>
              <w:ind w:firstLine="0"/>
              <w:jc w:val="center"/>
              <w:rPr>
                <w:rFonts w:cs="Times New Roman"/>
              </w:rPr>
            </w:pPr>
            <w:r>
              <w:rPr>
                <w:rFonts w:cs="Times New Roman"/>
              </w:rPr>
              <w:t>6.8</w:t>
            </w:r>
          </w:p>
        </w:tc>
        <w:tc>
          <w:tcPr>
            <w:tcW w:w="1559" w:type="dxa"/>
          </w:tcPr>
          <w:p w14:paraId="2576432E" w14:textId="6ADCE42C" w:rsidR="003B3139" w:rsidRPr="007C25F6" w:rsidRDefault="003B3139" w:rsidP="003B3139">
            <w:pPr>
              <w:ind w:firstLine="0"/>
              <w:jc w:val="center"/>
              <w:rPr>
                <w:rFonts w:cs="Times New Roman"/>
                <w:color w:val="000000"/>
                <w:sz w:val="22"/>
                <w:szCs w:val="22"/>
                <w:shd w:val="clear" w:color="auto" w:fill="FFFFFF"/>
              </w:rPr>
            </w:pPr>
            <w:r>
              <w:rPr>
                <w:rFonts w:cs="Times New Roman"/>
              </w:rPr>
              <w:t>Eliminando permisos</w:t>
            </w:r>
          </w:p>
        </w:tc>
        <w:tc>
          <w:tcPr>
            <w:tcW w:w="1843" w:type="dxa"/>
          </w:tcPr>
          <w:p w14:paraId="44FC146D" w14:textId="372A6C6A" w:rsidR="003B3139" w:rsidRDefault="003B3139" w:rsidP="003B3139">
            <w:pPr>
              <w:ind w:firstLine="0"/>
              <w:jc w:val="center"/>
              <w:rPr>
                <w:rFonts w:cs="Times New Roman"/>
              </w:rPr>
            </w:pPr>
            <w:r>
              <w:rPr>
                <w:rFonts w:cs="Times New Roman"/>
              </w:rPr>
              <w:t xml:space="preserve">Como usuario necesito poder eliminar permisos caducados o erróneos </w:t>
            </w:r>
          </w:p>
        </w:tc>
        <w:tc>
          <w:tcPr>
            <w:tcW w:w="1701" w:type="dxa"/>
          </w:tcPr>
          <w:p w14:paraId="15A875D6" w14:textId="718DDEDE" w:rsidR="003B3139" w:rsidRPr="007C25F6" w:rsidRDefault="003B3139" w:rsidP="003B3139">
            <w:pPr>
              <w:ind w:firstLine="0"/>
              <w:jc w:val="center"/>
              <w:rPr>
                <w:rFonts w:cs="Times New Roman"/>
              </w:rPr>
            </w:pPr>
            <w:r>
              <w:rPr>
                <w:rFonts w:cs="Times New Roman"/>
              </w:rPr>
              <w:t>Diseñar y crear vista de permisos con opción de eliminación y actualizar lista al eliminar los permisos seleccionados</w:t>
            </w:r>
          </w:p>
        </w:tc>
        <w:tc>
          <w:tcPr>
            <w:tcW w:w="1134" w:type="dxa"/>
          </w:tcPr>
          <w:p w14:paraId="7ABD5D38" w14:textId="6AABEBF9" w:rsidR="003B3139" w:rsidRPr="007C25F6" w:rsidRDefault="003B3139" w:rsidP="003B3139">
            <w:pPr>
              <w:ind w:firstLine="0"/>
              <w:jc w:val="center"/>
              <w:rPr>
                <w:rFonts w:cs="Times New Roman"/>
              </w:rPr>
            </w:pPr>
            <w:r>
              <w:rPr>
                <w:rFonts w:cs="Times New Roman"/>
              </w:rPr>
              <w:t>Alta</w:t>
            </w:r>
          </w:p>
        </w:tc>
        <w:tc>
          <w:tcPr>
            <w:tcW w:w="1418" w:type="dxa"/>
          </w:tcPr>
          <w:p w14:paraId="4DAE1C50" w14:textId="60889D13" w:rsidR="003B3139" w:rsidRPr="007C25F6" w:rsidRDefault="003B3139" w:rsidP="003B3139">
            <w:pPr>
              <w:ind w:firstLine="0"/>
              <w:jc w:val="center"/>
              <w:rPr>
                <w:rFonts w:cs="Times New Roman"/>
              </w:rPr>
            </w:pPr>
            <w:r>
              <w:rPr>
                <w:rFonts w:cs="Times New Roman"/>
              </w:rPr>
              <w:t>7</w:t>
            </w:r>
          </w:p>
        </w:tc>
        <w:tc>
          <w:tcPr>
            <w:tcW w:w="1035" w:type="dxa"/>
          </w:tcPr>
          <w:p w14:paraId="2B81035A" w14:textId="73FED823" w:rsidR="003B3139" w:rsidRPr="7CF57183" w:rsidRDefault="003B3139" w:rsidP="003B3139">
            <w:pPr>
              <w:ind w:firstLine="0"/>
              <w:jc w:val="center"/>
              <w:rPr>
                <w:rFonts w:cs="Times New Roman"/>
              </w:rPr>
            </w:pPr>
            <w:r>
              <w:rPr>
                <w:rFonts w:cs="Times New Roman"/>
              </w:rPr>
              <w:t>En proceso</w:t>
            </w:r>
          </w:p>
        </w:tc>
      </w:tr>
      <w:tr w:rsidR="00F7412E" w14:paraId="25DC704B" w14:textId="77777777" w:rsidTr="00F7412E">
        <w:trPr>
          <w:trHeight w:val="905"/>
        </w:trPr>
        <w:tc>
          <w:tcPr>
            <w:tcW w:w="704" w:type="dxa"/>
          </w:tcPr>
          <w:p w14:paraId="2C5F73A7" w14:textId="77777777" w:rsidR="00F7412E" w:rsidRDefault="00F7412E" w:rsidP="00F7412E">
            <w:pPr>
              <w:ind w:firstLine="0"/>
              <w:jc w:val="center"/>
              <w:rPr>
                <w:rFonts w:cs="Times New Roman"/>
              </w:rPr>
            </w:pPr>
          </w:p>
          <w:p w14:paraId="64E4A6FB" w14:textId="77777777" w:rsidR="00F7412E" w:rsidRDefault="00F7412E" w:rsidP="00F7412E">
            <w:pPr>
              <w:ind w:firstLine="0"/>
              <w:rPr>
                <w:rFonts w:cs="Times New Roman"/>
              </w:rPr>
            </w:pPr>
            <w:r>
              <w:rPr>
                <w:rFonts w:cs="Times New Roman"/>
              </w:rPr>
              <w:t>7.1</w:t>
            </w:r>
          </w:p>
          <w:p w14:paraId="3B79DD4B" w14:textId="77777777" w:rsidR="00F7412E" w:rsidRPr="007C25F6" w:rsidRDefault="00F7412E" w:rsidP="00F7412E">
            <w:pPr>
              <w:ind w:firstLine="0"/>
              <w:jc w:val="center"/>
              <w:rPr>
                <w:rFonts w:cs="Times New Roman"/>
              </w:rPr>
            </w:pPr>
          </w:p>
        </w:tc>
        <w:tc>
          <w:tcPr>
            <w:tcW w:w="1559" w:type="dxa"/>
          </w:tcPr>
          <w:p w14:paraId="4D2B536C" w14:textId="32E6D8CE" w:rsidR="00F7412E" w:rsidRPr="007C25F6" w:rsidRDefault="00F7412E" w:rsidP="00F7412E">
            <w:pPr>
              <w:ind w:firstLine="0"/>
              <w:jc w:val="center"/>
              <w:rPr>
                <w:rFonts w:cs="Times New Roman"/>
                <w:color w:val="000000"/>
                <w:sz w:val="22"/>
                <w:szCs w:val="22"/>
                <w:shd w:val="clear" w:color="auto" w:fill="FFFFFF"/>
              </w:rPr>
            </w:pPr>
            <w:r w:rsidRPr="00CE65D5">
              <w:rPr>
                <w:rFonts w:cs="Times New Roman"/>
              </w:rPr>
              <w:t>Generando gráfico con métricas de asistencia</w:t>
            </w:r>
          </w:p>
        </w:tc>
        <w:tc>
          <w:tcPr>
            <w:tcW w:w="1843" w:type="dxa"/>
          </w:tcPr>
          <w:p w14:paraId="122C3386" w14:textId="5D1826B5" w:rsidR="00F7412E" w:rsidRDefault="00F7412E" w:rsidP="00F7412E">
            <w:pPr>
              <w:ind w:firstLine="0"/>
              <w:jc w:val="center"/>
              <w:rPr>
                <w:rFonts w:cs="Times New Roman"/>
              </w:rPr>
            </w:pPr>
            <w:r w:rsidRPr="00CE65D5">
              <w:rPr>
                <w:rFonts w:cs="Times New Roman"/>
              </w:rPr>
              <w:t>Como usuario, necesito visualizar en un panel (dashboard) el número de personas presentes y ausentes del día.</w:t>
            </w:r>
          </w:p>
        </w:tc>
        <w:tc>
          <w:tcPr>
            <w:tcW w:w="1701" w:type="dxa"/>
          </w:tcPr>
          <w:p w14:paraId="44C154A0" w14:textId="0291DFB9" w:rsidR="00F7412E" w:rsidRPr="007C25F6" w:rsidRDefault="00F7412E" w:rsidP="00F7412E">
            <w:pPr>
              <w:ind w:firstLine="0"/>
              <w:jc w:val="center"/>
              <w:rPr>
                <w:rFonts w:cs="Times New Roman"/>
              </w:rPr>
            </w:pPr>
            <w:r>
              <w:rPr>
                <w:rFonts w:cs="Times New Roman"/>
              </w:rPr>
              <w:t>Hay que asegurar</w:t>
            </w:r>
            <w:r w:rsidRPr="00CE65D5">
              <w:rPr>
                <w:rFonts w:cs="Times New Roman"/>
              </w:rPr>
              <w:t xml:space="preserve"> que el usuario pueda visualizar datos de asistencias e inasistencias</w:t>
            </w:r>
          </w:p>
        </w:tc>
        <w:tc>
          <w:tcPr>
            <w:tcW w:w="1134" w:type="dxa"/>
          </w:tcPr>
          <w:p w14:paraId="47D859C3" w14:textId="31407A40" w:rsidR="00F7412E" w:rsidRPr="007C25F6" w:rsidRDefault="00F7412E" w:rsidP="00F7412E">
            <w:pPr>
              <w:ind w:firstLine="0"/>
              <w:jc w:val="center"/>
              <w:rPr>
                <w:rFonts w:cs="Times New Roman"/>
              </w:rPr>
            </w:pPr>
            <w:r>
              <w:rPr>
                <w:rFonts w:cs="Times New Roman"/>
              </w:rPr>
              <w:t>Media</w:t>
            </w:r>
          </w:p>
        </w:tc>
        <w:tc>
          <w:tcPr>
            <w:tcW w:w="1418" w:type="dxa"/>
          </w:tcPr>
          <w:p w14:paraId="51F86D4C" w14:textId="119EAC04" w:rsidR="00F7412E" w:rsidRPr="007C25F6" w:rsidRDefault="00F7412E" w:rsidP="00F7412E">
            <w:pPr>
              <w:ind w:firstLine="0"/>
              <w:jc w:val="center"/>
              <w:rPr>
                <w:rFonts w:cs="Times New Roman"/>
              </w:rPr>
            </w:pPr>
            <w:r>
              <w:rPr>
                <w:rFonts w:cs="Times New Roman"/>
              </w:rPr>
              <w:t>8</w:t>
            </w:r>
          </w:p>
        </w:tc>
        <w:tc>
          <w:tcPr>
            <w:tcW w:w="1035" w:type="dxa"/>
          </w:tcPr>
          <w:p w14:paraId="4285E62F" w14:textId="0F39D9DE" w:rsidR="00F7412E" w:rsidRPr="7CF57183" w:rsidRDefault="00F7412E" w:rsidP="00F7412E">
            <w:pPr>
              <w:ind w:firstLine="0"/>
              <w:jc w:val="center"/>
              <w:rPr>
                <w:rFonts w:cs="Times New Roman"/>
              </w:rPr>
            </w:pPr>
            <w:r>
              <w:rPr>
                <w:rFonts w:cs="Times New Roman"/>
              </w:rPr>
              <w:t>En proceso</w:t>
            </w:r>
          </w:p>
        </w:tc>
      </w:tr>
      <w:tr w:rsidR="00F7412E" w14:paraId="4C55617E" w14:textId="77777777" w:rsidTr="00F7412E">
        <w:trPr>
          <w:trHeight w:val="905"/>
        </w:trPr>
        <w:tc>
          <w:tcPr>
            <w:tcW w:w="704" w:type="dxa"/>
          </w:tcPr>
          <w:p w14:paraId="486B2DE5" w14:textId="0289FE76" w:rsidR="00F7412E" w:rsidRPr="007C25F6" w:rsidRDefault="00F7412E" w:rsidP="00F7412E">
            <w:pPr>
              <w:ind w:firstLine="0"/>
              <w:jc w:val="center"/>
              <w:rPr>
                <w:rFonts w:cs="Times New Roman"/>
              </w:rPr>
            </w:pPr>
            <w:r w:rsidRPr="007C25F6">
              <w:rPr>
                <w:rFonts w:cs="Times New Roman"/>
              </w:rPr>
              <w:t>7.2</w:t>
            </w:r>
          </w:p>
        </w:tc>
        <w:tc>
          <w:tcPr>
            <w:tcW w:w="1559" w:type="dxa"/>
          </w:tcPr>
          <w:p w14:paraId="52CC7E8F" w14:textId="02F3A6A0" w:rsidR="00F7412E" w:rsidRPr="007C25F6" w:rsidRDefault="00F7412E" w:rsidP="00F7412E">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Accediendo al menú</w:t>
            </w:r>
          </w:p>
        </w:tc>
        <w:tc>
          <w:tcPr>
            <w:tcW w:w="1843" w:type="dxa"/>
          </w:tcPr>
          <w:p w14:paraId="0A202206" w14:textId="584BEC9E" w:rsidR="00F7412E" w:rsidRDefault="00F7412E" w:rsidP="00F7412E">
            <w:pPr>
              <w:ind w:firstLine="0"/>
              <w:jc w:val="center"/>
              <w:rPr>
                <w:rFonts w:cs="Times New Roman"/>
              </w:rPr>
            </w:pPr>
            <w:r>
              <w:rPr>
                <w:rFonts w:cs="Times New Roman"/>
              </w:rPr>
              <w:t xml:space="preserve">Como usuario necesito poder. </w:t>
            </w:r>
            <w:r w:rsidRPr="007C25F6">
              <w:rPr>
                <w:rFonts w:cs="Times New Roman"/>
              </w:rPr>
              <w:t>Acceder al menú (Iniciar sesión)</w:t>
            </w:r>
          </w:p>
        </w:tc>
        <w:tc>
          <w:tcPr>
            <w:tcW w:w="1701" w:type="dxa"/>
          </w:tcPr>
          <w:p w14:paraId="0DC5ED24" w14:textId="73C1457A" w:rsidR="00F7412E" w:rsidRPr="007C25F6" w:rsidRDefault="00F7412E" w:rsidP="00F7412E">
            <w:pPr>
              <w:ind w:firstLine="0"/>
              <w:jc w:val="center"/>
              <w:rPr>
                <w:rFonts w:cs="Times New Roman"/>
              </w:rPr>
            </w:pPr>
            <w:r w:rsidRPr="007C25F6">
              <w:rPr>
                <w:rFonts w:cs="Times New Roman"/>
              </w:rPr>
              <w:t>Diseñar inicio de sesión y menú principal que validen credenciales y direccione al menú principal</w:t>
            </w:r>
          </w:p>
        </w:tc>
        <w:tc>
          <w:tcPr>
            <w:tcW w:w="1134" w:type="dxa"/>
          </w:tcPr>
          <w:p w14:paraId="7D2730F3" w14:textId="58935AF2" w:rsidR="00F7412E" w:rsidRPr="007C25F6" w:rsidRDefault="00F7412E" w:rsidP="00F7412E">
            <w:pPr>
              <w:ind w:firstLine="0"/>
              <w:jc w:val="center"/>
              <w:rPr>
                <w:rFonts w:cs="Times New Roman"/>
              </w:rPr>
            </w:pPr>
            <w:r w:rsidRPr="007C25F6">
              <w:rPr>
                <w:rFonts w:cs="Times New Roman"/>
              </w:rPr>
              <w:t>Alta</w:t>
            </w:r>
          </w:p>
        </w:tc>
        <w:tc>
          <w:tcPr>
            <w:tcW w:w="1418" w:type="dxa"/>
          </w:tcPr>
          <w:p w14:paraId="638DE74A" w14:textId="2814D90C" w:rsidR="00F7412E" w:rsidRPr="007C25F6" w:rsidRDefault="00F7412E" w:rsidP="00F7412E">
            <w:pPr>
              <w:ind w:firstLine="0"/>
              <w:jc w:val="center"/>
              <w:rPr>
                <w:rFonts w:cs="Times New Roman"/>
              </w:rPr>
            </w:pPr>
            <w:r w:rsidRPr="007C25F6">
              <w:rPr>
                <w:rFonts w:cs="Times New Roman"/>
              </w:rPr>
              <w:t>7</w:t>
            </w:r>
          </w:p>
        </w:tc>
        <w:tc>
          <w:tcPr>
            <w:tcW w:w="1035" w:type="dxa"/>
          </w:tcPr>
          <w:p w14:paraId="42D760C0" w14:textId="77777777" w:rsidR="00F7412E" w:rsidRPr="007C25F6" w:rsidRDefault="00F7412E" w:rsidP="00F7412E">
            <w:pPr>
              <w:ind w:firstLine="0"/>
              <w:jc w:val="center"/>
            </w:pPr>
            <w:r w:rsidRPr="7CF57183">
              <w:rPr>
                <w:rFonts w:cs="Times New Roman"/>
              </w:rPr>
              <w:t>En proceso</w:t>
            </w:r>
          </w:p>
          <w:p w14:paraId="55EEFC64" w14:textId="77777777" w:rsidR="00F7412E" w:rsidRPr="7CF57183" w:rsidRDefault="00F7412E" w:rsidP="00F7412E">
            <w:pPr>
              <w:ind w:firstLine="0"/>
              <w:jc w:val="center"/>
              <w:rPr>
                <w:rFonts w:cs="Times New Roman"/>
              </w:rPr>
            </w:pPr>
          </w:p>
        </w:tc>
      </w:tr>
      <w:tr w:rsidR="00F7412E" w14:paraId="2F197958" w14:textId="77777777" w:rsidTr="00F7412E">
        <w:trPr>
          <w:trHeight w:val="905"/>
        </w:trPr>
        <w:tc>
          <w:tcPr>
            <w:tcW w:w="704" w:type="dxa"/>
          </w:tcPr>
          <w:p w14:paraId="6954F48C" w14:textId="77777777" w:rsidR="00F7412E" w:rsidRDefault="00F7412E" w:rsidP="00F7412E">
            <w:pPr>
              <w:ind w:firstLine="0"/>
              <w:jc w:val="center"/>
              <w:rPr>
                <w:rFonts w:cs="Times New Roman"/>
              </w:rPr>
            </w:pPr>
          </w:p>
          <w:p w14:paraId="3350CE68" w14:textId="7B36995D" w:rsidR="00F7412E" w:rsidRPr="007C25F6" w:rsidRDefault="00F7412E" w:rsidP="00F7412E">
            <w:pPr>
              <w:ind w:firstLine="0"/>
              <w:jc w:val="center"/>
              <w:rPr>
                <w:rFonts w:cs="Times New Roman"/>
              </w:rPr>
            </w:pPr>
            <w:r>
              <w:rPr>
                <w:rFonts w:cs="Times New Roman"/>
              </w:rPr>
              <w:t>7.3</w:t>
            </w:r>
          </w:p>
        </w:tc>
        <w:tc>
          <w:tcPr>
            <w:tcW w:w="1559" w:type="dxa"/>
          </w:tcPr>
          <w:p w14:paraId="3E0B4013" w14:textId="78A6844F" w:rsidR="00F7412E" w:rsidRPr="007C25F6" w:rsidRDefault="00F7412E" w:rsidP="00F7412E">
            <w:pPr>
              <w:ind w:firstLine="0"/>
              <w:jc w:val="center"/>
              <w:rPr>
                <w:rFonts w:cs="Times New Roman"/>
                <w:color w:val="000000"/>
                <w:sz w:val="22"/>
                <w:szCs w:val="22"/>
                <w:shd w:val="clear" w:color="auto" w:fill="FFFFFF"/>
              </w:rPr>
            </w:pPr>
            <w:r w:rsidRPr="00CE65D5">
              <w:rPr>
                <w:rFonts w:cs="Times New Roman"/>
              </w:rPr>
              <w:t>Visualizando lista con empleados inasistentes</w:t>
            </w:r>
          </w:p>
        </w:tc>
        <w:tc>
          <w:tcPr>
            <w:tcW w:w="1843" w:type="dxa"/>
          </w:tcPr>
          <w:p w14:paraId="50A60001" w14:textId="272ED0E6" w:rsidR="00F7412E" w:rsidRDefault="00F7412E" w:rsidP="00F7412E">
            <w:pPr>
              <w:ind w:firstLine="0"/>
              <w:jc w:val="center"/>
              <w:rPr>
                <w:rFonts w:cs="Times New Roman"/>
              </w:rPr>
            </w:pPr>
            <w:r>
              <w:rPr>
                <w:rFonts w:cs="Times New Roman"/>
              </w:rPr>
              <w:t xml:space="preserve">Como usuario debo poder </w:t>
            </w:r>
            <w:r w:rsidRPr="00CE65D5">
              <w:rPr>
                <w:rFonts w:cs="Times New Roman"/>
              </w:rPr>
              <w:t>visualizar una lista con los empleados que no registraron asistencia o no se presentaron durante el día.</w:t>
            </w:r>
          </w:p>
        </w:tc>
        <w:tc>
          <w:tcPr>
            <w:tcW w:w="1701" w:type="dxa"/>
          </w:tcPr>
          <w:p w14:paraId="0B5AFDCF" w14:textId="4A10C752" w:rsidR="00F7412E" w:rsidRPr="007C25F6" w:rsidRDefault="00F7412E" w:rsidP="00F7412E">
            <w:pPr>
              <w:ind w:firstLine="0"/>
              <w:jc w:val="center"/>
              <w:rPr>
                <w:rFonts w:cs="Times New Roman"/>
              </w:rPr>
            </w:pPr>
            <w:r w:rsidRPr="00CE65D5">
              <w:rPr>
                <w:rFonts w:cs="Times New Roman"/>
              </w:rPr>
              <w:t>Facilitar al usuario la vista de los empleados inasistentes</w:t>
            </w:r>
          </w:p>
        </w:tc>
        <w:tc>
          <w:tcPr>
            <w:tcW w:w="1134" w:type="dxa"/>
          </w:tcPr>
          <w:p w14:paraId="3CC7A0B4" w14:textId="00BB5E5F" w:rsidR="00F7412E" w:rsidRPr="007C25F6" w:rsidRDefault="00F7412E" w:rsidP="00F7412E">
            <w:pPr>
              <w:ind w:firstLine="0"/>
              <w:jc w:val="center"/>
              <w:rPr>
                <w:rFonts w:cs="Times New Roman"/>
              </w:rPr>
            </w:pPr>
            <w:r>
              <w:rPr>
                <w:rFonts w:cs="Times New Roman"/>
              </w:rPr>
              <w:t>Media</w:t>
            </w:r>
          </w:p>
        </w:tc>
        <w:tc>
          <w:tcPr>
            <w:tcW w:w="1418" w:type="dxa"/>
          </w:tcPr>
          <w:p w14:paraId="516CDD33" w14:textId="2F20243A" w:rsidR="00F7412E" w:rsidRPr="007C25F6" w:rsidRDefault="00F7412E" w:rsidP="00F7412E">
            <w:pPr>
              <w:ind w:firstLine="0"/>
              <w:jc w:val="center"/>
              <w:rPr>
                <w:rFonts w:cs="Times New Roman"/>
              </w:rPr>
            </w:pPr>
            <w:r>
              <w:rPr>
                <w:rFonts w:cs="Times New Roman"/>
              </w:rPr>
              <w:t>8</w:t>
            </w:r>
          </w:p>
        </w:tc>
        <w:tc>
          <w:tcPr>
            <w:tcW w:w="1035" w:type="dxa"/>
          </w:tcPr>
          <w:p w14:paraId="586ED620" w14:textId="7F1A8402" w:rsidR="00F7412E" w:rsidRPr="7CF57183" w:rsidRDefault="00F7412E" w:rsidP="00F7412E">
            <w:pPr>
              <w:ind w:firstLine="0"/>
              <w:jc w:val="center"/>
              <w:rPr>
                <w:rFonts w:cs="Times New Roman"/>
              </w:rPr>
            </w:pPr>
            <w:r>
              <w:rPr>
                <w:rFonts w:cs="Times New Roman"/>
              </w:rPr>
              <w:t>En proceso</w:t>
            </w:r>
          </w:p>
        </w:tc>
      </w:tr>
      <w:tr w:rsidR="00F7412E" w14:paraId="15A04D89" w14:textId="77777777" w:rsidTr="00F7412E">
        <w:trPr>
          <w:trHeight w:val="905"/>
        </w:trPr>
        <w:tc>
          <w:tcPr>
            <w:tcW w:w="704" w:type="dxa"/>
          </w:tcPr>
          <w:p w14:paraId="312468DE" w14:textId="41CB2EDA" w:rsidR="00F7412E" w:rsidRPr="007C25F6" w:rsidRDefault="00F7412E" w:rsidP="00F7412E">
            <w:pPr>
              <w:ind w:firstLine="0"/>
              <w:jc w:val="center"/>
              <w:rPr>
                <w:rFonts w:cs="Times New Roman"/>
              </w:rPr>
            </w:pPr>
            <w:r w:rsidRPr="007C25F6">
              <w:rPr>
                <w:rFonts w:cs="Times New Roman"/>
              </w:rPr>
              <w:t>7.4</w:t>
            </w:r>
          </w:p>
        </w:tc>
        <w:tc>
          <w:tcPr>
            <w:tcW w:w="1559" w:type="dxa"/>
          </w:tcPr>
          <w:p w14:paraId="5CD7D0C2" w14:textId="2AD12FDF" w:rsidR="00F7412E" w:rsidRPr="007C25F6" w:rsidRDefault="00F7412E" w:rsidP="00F7412E">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Cerrando sesión</w:t>
            </w:r>
          </w:p>
        </w:tc>
        <w:tc>
          <w:tcPr>
            <w:tcW w:w="1843" w:type="dxa"/>
          </w:tcPr>
          <w:p w14:paraId="5E708096" w14:textId="36264D36" w:rsidR="00F7412E" w:rsidRDefault="00F7412E" w:rsidP="00F7412E">
            <w:pPr>
              <w:ind w:firstLine="0"/>
              <w:jc w:val="center"/>
              <w:rPr>
                <w:rFonts w:cs="Times New Roman"/>
              </w:rPr>
            </w:pPr>
            <w:r>
              <w:rPr>
                <w:rFonts w:cs="Times New Roman"/>
              </w:rPr>
              <w:t xml:space="preserve">Como usuario necesito poder. </w:t>
            </w:r>
            <w:r w:rsidRPr="007C25F6">
              <w:rPr>
                <w:rFonts w:cs="Times New Roman"/>
              </w:rPr>
              <w:t>Cerrar sesión</w:t>
            </w:r>
          </w:p>
        </w:tc>
        <w:tc>
          <w:tcPr>
            <w:tcW w:w="1701" w:type="dxa"/>
          </w:tcPr>
          <w:p w14:paraId="1D01D9BA" w14:textId="766CEA3A" w:rsidR="00F7412E" w:rsidRPr="007C25F6" w:rsidRDefault="00F7412E" w:rsidP="00F7412E">
            <w:pPr>
              <w:ind w:firstLine="0"/>
              <w:jc w:val="center"/>
              <w:rPr>
                <w:rFonts w:cs="Times New Roman"/>
              </w:rPr>
            </w:pPr>
            <w:r w:rsidRPr="007C25F6">
              <w:rPr>
                <w:rFonts w:cs="Times New Roman"/>
              </w:rPr>
              <w:t xml:space="preserve">Diseñar botón de cerrar sesión, ventana de confirmación y </w:t>
            </w:r>
            <w:r w:rsidRPr="007C25F6">
              <w:rPr>
                <w:rFonts w:cs="Times New Roman"/>
              </w:rPr>
              <w:lastRenderedPageBreak/>
              <w:t>redireccionar al inicio de sesión</w:t>
            </w:r>
          </w:p>
        </w:tc>
        <w:tc>
          <w:tcPr>
            <w:tcW w:w="1134" w:type="dxa"/>
          </w:tcPr>
          <w:p w14:paraId="6B0A893D" w14:textId="4B62BC90" w:rsidR="00F7412E" w:rsidRPr="007C25F6" w:rsidRDefault="00F7412E" w:rsidP="00F7412E">
            <w:pPr>
              <w:ind w:firstLine="0"/>
              <w:jc w:val="center"/>
              <w:rPr>
                <w:rFonts w:cs="Times New Roman"/>
              </w:rPr>
            </w:pPr>
            <w:r w:rsidRPr="007C25F6">
              <w:rPr>
                <w:rFonts w:cs="Times New Roman"/>
              </w:rPr>
              <w:lastRenderedPageBreak/>
              <w:t>Alta</w:t>
            </w:r>
          </w:p>
        </w:tc>
        <w:tc>
          <w:tcPr>
            <w:tcW w:w="1418" w:type="dxa"/>
          </w:tcPr>
          <w:p w14:paraId="0E3FCCBE" w14:textId="25E8C624" w:rsidR="00F7412E" w:rsidRPr="007C25F6" w:rsidRDefault="00F7412E" w:rsidP="00F7412E">
            <w:pPr>
              <w:ind w:firstLine="0"/>
              <w:jc w:val="center"/>
              <w:rPr>
                <w:rFonts w:cs="Times New Roman"/>
              </w:rPr>
            </w:pPr>
            <w:r w:rsidRPr="007C25F6">
              <w:rPr>
                <w:rFonts w:cs="Times New Roman"/>
              </w:rPr>
              <w:t>8</w:t>
            </w:r>
          </w:p>
        </w:tc>
        <w:tc>
          <w:tcPr>
            <w:tcW w:w="1035" w:type="dxa"/>
          </w:tcPr>
          <w:p w14:paraId="6E062725" w14:textId="77777777" w:rsidR="00F7412E" w:rsidRPr="007C25F6" w:rsidRDefault="00F7412E" w:rsidP="00F7412E">
            <w:pPr>
              <w:ind w:firstLine="0"/>
              <w:jc w:val="center"/>
            </w:pPr>
            <w:r w:rsidRPr="7CF57183">
              <w:rPr>
                <w:rFonts w:cs="Times New Roman"/>
              </w:rPr>
              <w:t>En proceso</w:t>
            </w:r>
          </w:p>
          <w:p w14:paraId="409E57EF" w14:textId="77777777" w:rsidR="00F7412E" w:rsidRPr="7CF57183" w:rsidRDefault="00F7412E" w:rsidP="00F7412E">
            <w:pPr>
              <w:ind w:firstLine="0"/>
              <w:jc w:val="center"/>
              <w:rPr>
                <w:rFonts w:cs="Times New Roman"/>
              </w:rPr>
            </w:pPr>
          </w:p>
        </w:tc>
      </w:tr>
      <w:tr w:rsidR="00F7412E" w14:paraId="112AFE75" w14:textId="77777777" w:rsidTr="00F7412E">
        <w:trPr>
          <w:trHeight w:val="905"/>
        </w:trPr>
        <w:tc>
          <w:tcPr>
            <w:tcW w:w="704" w:type="dxa"/>
          </w:tcPr>
          <w:p w14:paraId="46569ABC" w14:textId="3970861A" w:rsidR="00F7412E" w:rsidRPr="007C25F6" w:rsidRDefault="00F7412E" w:rsidP="00F7412E">
            <w:pPr>
              <w:ind w:firstLine="0"/>
              <w:jc w:val="center"/>
              <w:rPr>
                <w:rFonts w:cs="Times New Roman"/>
              </w:rPr>
            </w:pPr>
            <w:r w:rsidRPr="007C25F6">
              <w:rPr>
                <w:rFonts w:cs="Times New Roman"/>
              </w:rPr>
              <w:t>7.5</w:t>
            </w:r>
          </w:p>
        </w:tc>
        <w:tc>
          <w:tcPr>
            <w:tcW w:w="1559" w:type="dxa"/>
          </w:tcPr>
          <w:p w14:paraId="037B081A" w14:textId="2CD564BE" w:rsidR="00F7412E" w:rsidRPr="007C25F6" w:rsidRDefault="00F7412E" w:rsidP="00F7412E">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Volviendo al menú principal</w:t>
            </w:r>
          </w:p>
        </w:tc>
        <w:tc>
          <w:tcPr>
            <w:tcW w:w="1843" w:type="dxa"/>
          </w:tcPr>
          <w:p w14:paraId="21F26CD8" w14:textId="1186A9F0" w:rsidR="00F7412E" w:rsidRDefault="00F7412E" w:rsidP="00F7412E">
            <w:pPr>
              <w:ind w:firstLine="0"/>
              <w:jc w:val="center"/>
              <w:rPr>
                <w:rFonts w:cs="Times New Roman"/>
              </w:rPr>
            </w:pPr>
            <w:r>
              <w:rPr>
                <w:rFonts w:cs="Times New Roman"/>
              </w:rPr>
              <w:t xml:space="preserve">Como usuario necesito poder. </w:t>
            </w:r>
            <w:r w:rsidRPr="007C25F6">
              <w:rPr>
                <w:rFonts w:cs="Times New Roman"/>
              </w:rPr>
              <w:t>Volver al menú principal</w:t>
            </w:r>
          </w:p>
        </w:tc>
        <w:tc>
          <w:tcPr>
            <w:tcW w:w="1701" w:type="dxa"/>
          </w:tcPr>
          <w:p w14:paraId="6C465210" w14:textId="763218A7" w:rsidR="00F7412E" w:rsidRPr="007C25F6" w:rsidRDefault="00F7412E" w:rsidP="00F7412E">
            <w:pPr>
              <w:ind w:firstLine="0"/>
              <w:jc w:val="center"/>
              <w:rPr>
                <w:rFonts w:cs="Times New Roman"/>
              </w:rPr>
            </w:pPr>
            <w:r w:rsidRPr="007C25F6">
              <w:rPr>
                <w:rFonts w:cs="Times New Roman"/>
              </w:rPr>
              <w:t>Diseñar una imagen que se vincule para redireccionar al menú principal</w:t>
            </w:r>
          </w:p>
        </w:tc>
        <w:tc>
          <w:tcPr>
            <w:tcW w:w="1134" w:type="dxa"/>
          </w:tcPr>
          <w:p w14:paraId="60C72779" w14:textId="7AE8AEE8" w:rsidR="00F7412E" w:rsidRPr="007C25F6" w:rsidRDefault="00F7412E" w:rsidP="00F7412E">
            <w:pPr>
              <w:ind w:firstLine="0"/>
              <w:jc w:val="center"/>
              <w:rPr>
                <w:rFonts w:cs="Times New Roman"/>
              </w:rPr>
            </w:pPr>
            <w:r w:rsidRPr="007C25F6">
              <w:rPr>
                <w:rFonts w:cs="Times New Roman"/>
              </w:rPr>
              <w:t>Alta</w:t>
            </w:r>
          </w:p>
        </w:tc>
        <w:tc>
          <w:tcPr>
            <w:tcW w:w="1418" w:type="dxa"/>
          </w:tcPr>
          <w:p w14:paraId="534229F1" w14:textId="4B8AFE61" w:rsidR="00F7412E" w:rsidRPr="007C25F6" w:rsidRDefault="00F7412E" w:rsidP="00F7412E">
            <w:pPr>
              <w:ind w:firstLine="0"/>
              <w:jc w:val="center"/>
              <w:rPr>
                <w:rFonts w:cs="Times New Roman"/>
              </w:rPr>
            </w:pPr>
            <w:r w:rsidRPr="007C25F6">
              <w:rPr>
                <w:rFonts w:cs="Times New Roman"/>
              </w:rPr>
              <w:t>8</w:t>
            </w:r>
          </w:p>
        </w:tc>
        <w:tc>
          <w:tcPr>
            <w:tcW w:w="1035" w:type="dxa"/>
          </w:tcPr>
          <w:p w14:paraId="2E4DB212" w14:textId="77777777" w:rsidR="00F7412E" w:rsidRPr="007C25F6" w:rsidRDefault="00F7412E" w:rsidP="00F7412E">
            <w:pPr>
              <w:ind w:firstLine="0"/>
              <w:jc w:val="center"/>
            </w:pPr>
            <w:r w:rsidRPr="7CF57183">
              <w:rPr>
                <w:rFonts w:cs="Times New Roman"/>
              </w:rPr>
              <w:t>En proceso</w:t>
            </w:r>
          </w:p>
          <w:p w14:paraId="2C4FEC5A" w14:textId="77777777" w:rsidR="00F7412E" w:rsidRPr="7CF57183" w:rsidRDefault="00F7412E" w:rsidP="00F7412E">
            <w:pPr>
              <w:ind w:firstLine="0"/>
              <w:jc w:val="center"/>
              <w:rPr>
                <w:rFonts w:cs="Times New Roman"/>
              </w:rPr>
            </w:pP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74" w:name="_Toc201199581"/>
      <w:bookmarkStart w:id="75" w:name="_Toc201199670"/>
      <w:bookmarkStart w:id="76" w:name="_Toc211609247"/>
      <w:bookmarkStart w:id="77" w:name="_Toc212539449"/>
      <w:bookmarkStart w:id="78" w:name="_Toc213698776"/>
      <w:bookmarkStart w:id="79" w:name="_Toc213786826"/>
      <w:bookmarkStart w:id="80" w:name="_Toc213787120"/>
      <w:bookmarkStart w:id="81" w:name="_Toc213787240"/>
      <w:r>
        <w:lastRenderedPageBreak/>
        <w:t>SPRINT BACKLOG</w:t>
      </w:r>
      <w:r w:rsidR="00FD2BD9">
        <w:t xml:space="preserve"> Y VISTA EXTERNA</w:t>
      </w:r>
      <w:bookmarkEnd w:id="74"/>
      <w:bookmarkEnd w:id="75"/>
      <w:bookmarkEnd w:id="76"/>
      <w:bookmarkEnd w:id="77"/>
      <w:bookmarkEnd w:id="78"/>
      <w:bookmarkEnd w:id="79"/>
      <w:bookmarkEnd w:id="80"/>
      <w:bookmarkEnd w:id="81"/>
    </w:p>
    <w:p w14:paraId="13FA23D5" w14:textId="77777777" w:rsidR="00225003" w:rsidRDefault="00225003" w:rsidP="00225003"/>
    <w:p w14:paraId="3DDEBD22" w14:textId="77777777" w:rsidR="00987A0F" w:rsidRPr="00225003" w:rsidRDefault="00987A0F" w:rsidP="00225003"/>
    <w:p w14:paraId="5B106C05" w14:textId="692ADF76" w:rsidR="00B6155F" w:rsidRDefault="00115472" w:rsidP="00974F7F">
      <w:pPr>
        <w:rPr>
          <w:noProof/>
        </w:rPr>
      </w:pPr>
      <w:r>
        <w:t>El sprint backlog se enfoca e</w:t>
      </w:r>
      <w:r w:rsidR="00292BE1">
        <w:t xml:space="preserve">n </w:t>
      </w:r>
      <w:r>
        <w:t xml:space="preserve">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82" w:name="_Toc213787121"/>
      <w:r>
        <w:rPr>
          <w:noProof/>
        </w:rPr>
        <w:t>Sprint backlog</w:t>
      </w:r>
      <w:bookmarkEnd w:id="82"/>
    </w:p>
    <w:p w14:paraId="02B55D46" w14:textId="77777777" w:rsidR="00FD2BD9" w:rsidRPr="00FD2BD9" w:rsidRDefault="00FD2BD9" w:rsidP="00FD2BD9"/>
    <w:p w14:paraId="0D16A7E8" w14:textId="6B0A5C9E" w:rsidR="00FD2BD9" w:rsidRDefault="00FD2BD9" w:rsidP="00FD2BD9">
      <w:r w:rsidRPr="00225003">
        <w:t xml:space="preserve">El Sprint </w:t>
      </w:r>
      <w:r w:rsidR="00292BE1" w:rsidRPr="00225003">
        <w:t>Backlog se</w:t>
      </w:r>
      <w:r w:rsidRPr="00225003">
        <w:t xml:space="preserve"> ha enfocado en la Vista Externa del sistema, detallando los casos de uso que lo componen</w:t>
      </w:r>
      <w:r w:rsidR="00840341">
        <w:t>.</w:t>
      </w:r>
    </w:p>
    <w:p w14:paraId="53228E27" w14:textId="77777777" w:rsidR="00511FD6" w:rsidRDefault="00511FD6" w:rsidP="00FD2BD9"/>
    <w:p w14:paraId="27014824" w14:textId="77777777" w:rsidR="00511FD6" w:rsidRDefault="00511FD6" w:rsidP="00511FD6">
      <w:r>
        <w:t>En la tabla 4.1 se especifica el conjunto de elementos del producto backlog para ser desarrollados en el sprint actual, junto con plan para entrega.</w:t>
      </w:r>
    </w:p>
    <w:p w14:paraId="773962A5" w14:textId="77777777" w:rsidR="00511FD6" w:rsidRDefault="00511FD6" w:rsidP="00511FD6"/>
    <w:p w14:paraId="6F8A49EA" w14:textId="2AC8459A" w:rsidR="00511FD6" w:rsidRDefault="00511FD6" w:rsidP="00511FD6">
      <w:pPr>
        <w:pStyle w:val="Descripcin"/>
      </w:pPr>
      <w:bookmarkStart w:id="83" w:name="_Toc200854046"/>
      <w:bookmarkStart w:id="84" w:name="_Toc201172327"/>
      <w:bookmarkStart w:id="85" w:name="_Toc201199582"/>
      <w:bookmarkStart w:id="86" w:name="_Toc201199671"/>
      <w:bookmarkStart w:id="87" w:name="_Toc211609248"/>
      <w:bookmarkStart w:id="88" w:name="_Toc212539450"/>
      <w:bookmarkStart w:id="89" w:name="_Toc213698743"/>
      <w:bookmarkStart w:id="90" w:name="_Toc213698777"/>
      <w:bookmarkStart w:id="91" w:name="_Toc213786827"/>
      <w:bookmarkStart w:id="92" w:name="_Toc213787241"/>
      <w:r>
        <w:t xml:space="preserve">Tabla </w:t>
      </w:r>
      <w:fldSimple w:instr=" STYLEREF 1 \s ">
        <w:r w:rsidR="008F7228">
          <w:rPr>
            <w:noProof/>
          </w:rPr>
          <w:t>4</w:t>
        </w:r>
      </w:fldSimple>
      <w:r w:rsidR="008F7228">
        <w:t>.</w:t>
      </w:r>
      <w:fldSimple w:instr=" SEQ Tabla \* ARABIC \s 1 ">
        <w:r w:rsidR="008F7228">
          <w:rPr>
            <w:noProof/>
          </w:rPr>
          <w:t>1</w:t>
        </w:r>
      </w:fldSimple>
      <w:r>
        <w:t xml:space="preserve"> Sprint backlog</w:t>
      </w:r>
      <w:bookmarkEnd w:id="83"/>
      <w:bookmarkEnd w:id="84"/>
      <w:bookmarkEnd w:id="85"/>
      <w:bookmarkEnd w:id="86"/>
      <w:bookmarkEnd w:id="87"/>
      <w:bookmarkEnd w:id="88"/>
      <w:bookmarkEnd w:id="89"/>
      <w:bookmarkEnd w:id="90"/>
      <w:bookmarkEnd w:id="91"/>
      <w:bookmarkEnd w:id="92"/>
    </w:p>
    <w:p w14:paraId="7A2A1046" w14:textId="0B2D544C" w:rsidR="0021352A" w:rsidRDefault="00E47A43" w:rsidP="00292BE1">
      <w:pPr>
        <w:pStyle w:val="Sinespaciado"/>
      </w:pPr>
      <w:r>
        <w:rPr>
          <w:noProof/>
        </w:rPr>
        <w:lastRenderedPageBreak/>
        <w:drawing>
          <wp:inline distT="0" distB="0" distL="0" distR="0" wp14:anchorId="775527A0" wp14:editId="44C80A93">
            <wp:extent cx="5971540" cy="2577465"/>
            <wp:effectExtent l="0" t="0" r="0" b="0"/>
            <wp:docPr id="1730299404"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99404" name="Imagen 1" descr="Interfaz de usuario gráfica, Aplicación, Tabla&#10;&#10;El contenido generado por IA puede ser incorrecto."/>
                    <pic:cNvPicPr/>
                  </pic:nvPicPr>
                  <pic:blipFill>
                    <a:blip r:embed="rId13"/>
                    <a:stretch>
                      <a:fillRect/>
                    </a:stretch>
                  </pic:blipFill>
                  <pic:spPr>
                    <a:xfrm>
                      <a:off x="0" y="0"/>
                      <a:ext cx="5971540" cy="2577465"/>
                    </a:xfrm>
                    <a:prstGeom prst="rect">
                      <a:avLst/>
                    </a:prstGeom>
                  </pic:spPr>
                </pic:pic>
              </a:graphicData>
            </a:graphic>
          </wp:inline>
        </w:drawing>
      </w:r>
      <w:r w:rsidRPr="00E47A43">
        <w:rPr>
          <w:noProof/>
        </w:rPr>
        <w:t xml:space="preserve"> </w:t>
      </w:r>
      <w:r>
        <w:rPr>
          <w:noProof/>
        </w:rPr>
        <w:drawing>
          <wp:inline distT="0" distB="0" distL="0" distR="0" wp14:anchorId="275FBF4A" wp14:editId="6A478F67">
            <wp:extent cx="5971540" cy="2366645"/>
            <wp:effectExtent l="0" t="0" r="0" b="0"/>
            <wp:docPr id="16132201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20154" name="Imagen 1" descr="Tabla&#10;&#10;El contenido generado por IA puede ser incorrecto."/>
                    <pic:cNvPicPr/>
                  </pic:nvPicPr>
                  <pic:blipFill>
                    <a:blip r:embed="rId14"/>
                    <a:stretch>
                      <a:fillRect/>
                    </a:stretch>
                  </pic:blipFill>
                  <pic:spPr>
                    <a:xfrm>
                      <a:off x="0" y="0"/>
                      <a:ext cx="5971540" cy="2366645"/>
                    </a:xfrm>
                    <a:prstGeom prst="rect">
                      <a:avLst/>
                    </a:prstGeom>
                  </pic:spPr>
                </pic:pic>
              </a:graphicData>
            </a:graphic>
          </wp:inline>
        </w:drawing>
      </w:r>
      <w:r w:rsidRPr="00E47A43">
        <w:rPr>
          <w:noProof/>
        </w:rPr>
        <w:t xml:space="preserve"> </w:t>
      </w:r>
      <w:r>
        <w:rPr>
          <w:noProof/>
        </w:rPr>
        <w:drawing>
          <wp:inline distT="0" distB="0" distL="0" distR="0" wp14:anchorId="2572F654" wp14:editId="74939B28">
            <wp:extent cx="5971540" cy="2482850"/>
            <wp:effectExtent l="0" t="0" r="0" b="0"/>
            <wp:docPr id="190666526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65268" name="Imagen 1" descr="Tabla&#10;&#10;El contenido generado por IA puede ser incorrecto."/>
                    <pic:cNvPicPr/>
                  </pic:nvPicPr>
                  <pic:blipFill>
                    <a:blip r:embed="rId15"/>
                    <a:stretch>
                      <a:fillRect/>
                    </a:stretch>
                  </pic:blipFill>
                  <pic:spPr>
                    <a:xfrm>
                      <a:off x="0" y="0"/>
                      <a:ext cx="5971540" cy="2482850"/>
                    </a:xfrm>
                    <a:prstGeom prst="rect">
                      <a:avLst/>
                    </a:prstGeom>
                  </pic:spPr>
                </pic:pic>
              </a:graphicData>
            </a:graphic>
          </wp:inline>
        </w:drawing>
      </w:r>
      <w:r w:rsidRPr="00E47A43">
        <w:rPr>
          <w:noProof/>
        </w:rPr>
        <w:t xml:space="preserve"> </w:t>
      </w:r>
      <w:r>
        <w:rPr>
          <w:noProof/>
        </w:rPr>
        <w:lastRenderedPageBreak/>
        <w:drawing>
          <wp:inline distT="0" distB="0" distL="0" distR="0" wp14:anchorId="765FAC1A" wp14:editId="6D8ED3C9">
            <wp:extent cx="5971540" cy="2593340"/>
            <wp:effectExtent l="0" t="0" r="0" b="0"/>
            <wp:docPr id="100573723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37232" name="Imagen 1" descr="Tabla&#10;&#10;El contenido generado por IA puede ser incorrecto."/>
                    <pic:cNvPicPr/>
                  </pic:nvPicPr>
                  <pic:blipFill>
                    <a:blip r:embed="rId16"/>
                    <a:stretch>
                      <a:fillRect/>
                    </a:stretch>
                  </pic:blipFill>
                  <pic:spPr>
                    <a:xfrm>
                      <a:off x="0" y="0"/>
                      <a:ext cx="5971540" cy="2593340"/>
                    </a:xfrm>
                    <a:prstGeom prst="rect">
                      <a:avLst/>
                    </a:prstGeom>
                  </pic:spPr>
                </pic:pic>
              </a:graphicData>
            </a:graphic>
          </wp:inline>
        </w:drawing>
      </w:r>
      <w:r w:rsidRPr="00E47A43">
        <w:rPr>
          <w:noProof/>
        </w:rPr>
        <w:t xml:space="preserve"> </w:t>
      </w:r>
      <w:r>
        <w:rPr>
          <w:noProof/>
        </w:rPr>
        <w:drawing>
          <wp:inline distT="0" distB="0" distL="0" distR="0" wp14:anchorId="4A0A934A" wp14:editId="67CA14D6">
            <wp:extent cx="5971540" cy="2553335"/>
            <wp:effectExtent l="0" t="0" r="0" b="0"/>
            <wp:docPr id="204416206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2064" name="Imagen 1" descr="Tabla&#10;&#10;El contenido generado por IA puede ser incorrecto."/>
                    <pic:cNvPicPr/>
                  </pic:nvPicPr>
                  <pic:blipFill>
                    <a:blip r:embed="rId17"/>
                    <a:stretch>
                      <a:fillRect/>
                    </a:stretch>
                  </pic:blipFill>
                  <pic:spPr>
                    <a:xfrm>
                      <a:off x="0" y="0"/>
                      <a:ext cx="5971540" cy="2553335"/>
                    </a:xfrm>
                    <a:prstGeom prst="rect">
                      <a:avLst/>
                    </a:prstGeom>
                  </pic:spPr>
                </pic:pic>
              </a:graphicData>
            </a:graphic>
          </wp:inline>
        </w:drawing>
      </w:r>
      <w:r w:rsidRPr="00E47A43">
        <w:rPr>
          <w:noProof/>
        </w:rPr>
        <w:t xml:space="preserve"> </w:t>
      </w:r>
      <w:r>
        <w:rPr>
          <w:noProof/>
        </w:rPr>
        <w:drawing>
          <wp:inline distT="0" distB="0" distL="0" distR="0" wp14:anchorId="6507A533" wp14:editId="21B383E8">
            <wp:extent cx="5971540" cy="1177290"/>
            <wp:effectExtent l="0" t="0" r="0" b="3810"/>
            <wp:docPr id="644207919"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07919" name="Imagen 1" descr="Calendario&#10;&#10;El contenido generado por IA puede ser incorrecto."/>
                    <pic:cNvPicPr/>
                  </pic:nvPicPr>
                  <pic:blipFill>
                    <a:blip r:embed="rId18"/>
                    <a:stretch>
                      <a:fillRect/>
                    </a:stretch>
                  </pic:blipFill>
                  <pic:spPr>
                    <a:xfrm>
                      <a:off x="0" y="0"/>
                      <a:ext cx="5971540" cy="1177290"/>
                    </a:xfrm>
                    <a:prstGeom prst="rect">
                      <a:avLst/>
                    </a:prstGeom>
                  </pic:spPr>
                </pic:pic>
              </a:graphicData>
            </a:graphic>
          </wp:inline>
        </w:drawing>
      </w:r>
    </w:p>
    <w:p w14:paraId="4F6FB7F6" w14:textId="03647331" w:rsidR="0021352A" w:rsidRDefault="00292BE1" w:rsidP="00292BE1">
      <w:pPr>
        <w:pStyle w:val="Sinespaciado"/>
      </w:pPr>
      <w:r w:rsidRPr="00292BE1">
        <w:rPr>
          <w:noProof/>
        </w:rPr>
        <w:t xml:space="preserve">  </w:t>
      </w:r>
    </w:p>
    <w:p w14:paraId="37C1C5ED" w14:textId="77777777" w:rsidR="00292BE1" w:rsidRDefault="00292BE1" w:rsidP="00292BE1">
      <w:pPr>
        <w:pStyle w:val="Sinespaciado"/>
      </w:pPr>
    </w:p>
    <w:p w14:paraId="73FD8954" w14:textId="77777777" w:rsidR="00292BE1" w:rsidRDefault="00292BE1" w:rsidP="00292BE1">
      <w:r>
        <w:t>Fuente: elaborado por estudiante de acuerdo con el proyecto</w:t>
      </w:r>
    </w:p>
    <w:p w14:paraId="0A31C2FF" w14:textId="77777777" w:rsidR="00EE4435" w:rsidRDefault="00EE4435" w:rsidP="00EE4435">
      <w:pPr>
        <w:ind w:firstLine="0"/>
      </w:pPr>
    </w:p>
    <w:p w14:paraId="3212579A" w14:textId="77777777" w:rsidR="00EE4435" w:rsidRDefault="00EE4435" w:rsidP="00EE4435">
      <w:pPr>
        <w:pStyle w:val="Ttulo2"/>
        <w:rPr>
          <w:noProof/>
        </w:rPr>
      </w:pPr>
      <w:bookmarkStart w:id="93" w:name="_Toc208864114"/>
      <w:bookmarkStart w:id="94" w:name="_Toc213787122"/>
      <w:r>
        <w:rPr>
          <w:noProof/>
        </w:rPr>
        <w:t>Vista externa ( Casos de uso )</w:t>
      </w:r>
      <w:bookmarkEnd w:id="93"/>
      <w:bookmarkEnd w:id="94"/>
    </w:p>
    <w:p w14:paraId="7AF7156A" w14:textId="77777777" w:rsidR="00292BE1" w:rsidRDefault="00292BE1" w:rsidP="00292BE1">
      <w:pPr>
        <w:pStyle w:val="Sinespaciado"/>
      </w:pPr>
    </w:p>
    <w:p w14:paraId="226A5366" w14:textId="77777777" w:rsidR="0021352A" w:rsidRDefault="0021352A" w:rsidP="0021352A">
      <w:r>
        <w:lastRenderedPageBreak/>
        <w:t>La vista externa presenta los</w:t>
      </w:r>
      <w:r w:rsidRPr="00225003">
        <w:t xml:space="preserve"> casos de uso </w:t>
      </w:r>
      <w:r>
        <w:t xml:space="preserve">donde </w:t>
      </w:r>
      <w:r w:rsidRPr="00225003">
        <w:t>son de tipo extendido y sus nombres están formulados en gerundio, como se observa en los ejemplos presentes en el documento</w:t>
      </w:r>
      <w:r>
        <w:t>.</w:t>
      </w:r>
    </w:p>
    <w:p w14:paraId="2446FD68" w14:textId="52743BB2" w:rsidR="00EE4435" w:rsidRDefault="00EE4435" w:rsidP="00EE4435">
      <w:pPr>
        <w:spacing w:line="278" w:lineRule="auto"/>
        <w:ind w:firstLine="0"/>
        <w:jc w:val="left"/>
      </w:pPr>
      <w:r>
        <w:br w:type="page"/>
      </w:r>
    </w:p>
    <w:p w14:paraId="040CD3B8" w14:textId="77777777" w:rsidR="00EE4435" w:rsidRDefault="00EE4435" w:rsidP="00EE4435">
      <w:r>
        <w:lastRenderedPageBreak/>
        <w:t xml:space="preserve">En la </w:t>
      </w:r>
      <w:r>
        <w:rPr>
          <w:i/>
        </w:rPr>
        <w:t xml:space="preserve">Tabla 4.2 </w:t>
      </w:r>
      <w:r>
        <w:t>se puede visualizar el Caso de uso N°1.1 en el cual el proceso comienza cuando el usuario se dirige a la pestaña de la asignación de turnos y como respuesta el sistema abre la ventana y muestra el listado completo de trabajadores con sus respectivos turnos.</w:t>
      </w:r>
    </w:p>
    <w:p w14:paraId="7B22F3AF" w14:textId="77777777" w:rsidR="00EE4435" w:rsidRDefault="00EE4435" w:rsidP="00EE4435">
      <w:pPr>
        <w:rPr>
          <w:noProof/>
        </w:rPr>
      </w:pPr>
    </w:p>
    <w:p w14:paraId="06EB8979" w14:textId="396E1FCC" w:rsidR="00EE4435" w:rsidRDefault="00835709" w:rsidP="00835709">
      <w:pPr>
        <w:pStyle w:val="Descripcin"/>
      </w:pPr>
      <w:bookmarkStart w:id="95" w:name="_Toc200570022"/>
      <w:bookmarkStart w:id="96" w:name="_Toc200570164"/>
      <w:bookmarkStart w:id="97" w:name="_Toc200854047"/>
      <w:bookmarkStart w:id="98" w:name="_Toc201172328"/>
      <w:bookmarkStart w:id="99" w:name="_Toc201199583"/>
      <w:bookmarkStart w:id="100" w:name="_Toc201199672"/>
      <w:bookmarkStart w:id="101" w:name="_Toc213786828"/>
      <w:bookmarkStart w:id="102" w:name="_Toc213787242"/>
      <w:r>
        <w:t xml:space="preserve">Tabla </w:t>
      </w:r>
      <w:fldSimple w:instr=" STYLEREF 1 \s ">
        <w:r w:rsidR="008F7228">
          <w:rPr>
            <w:noProof/>
          </w:rPr>
          <w:t>4</w:t>
        </w:r>
      </w:fldSimple>
      <w:r w:rsidR="008F7228">
        <w:t>.</w:t>
      </w:r>
      <w:fldSimple w:instr=" SEQ Tabla \* ARABIC \s 1 ">
        <w:r w:rsidR="008F7228">
          <w:rPr>
            <w:noProof/>
          </w:rPr>
          <w:t>2</w:t>
        </w:r>
      </w:fldSimple>
      <w:r>
        <w:rPr>
          <w:rFonts w:eastAsia="Times New Roman" w:cs="Times New Roman"/>
          <w:color w:val="000000"/>
        </w:rPr>
        <w:t xml:space="preserve"> </w:t>
      </w:r>
      <w:r w:rsidR="00EE4435">
        <w:rPr>
          <w:rFonts w:eastAsia="Times New Roman" w:cs="Times New Roman"/>
          <w:color w:val="000000"/>
        </w:rPr>
        <w:t xml:space="preserve">Caso de uso N°1.1, </w:t>
      </w:r>
      <w:r w:rsidR="00EE4435" w:rsidRPr="006F5F40">
        <w:t>visualizando</w:t>
      </w:r>
      <w:r w:rsidR="00EE4435">
        <w:t xml:space="preserve"> los turnos </w:t>
      </w:r>
      <w:r w:rsidR="00EE4435">
        <w:rPr>
          <w:rFonts w:eastAsia="Times New Roman" w:cs="Times New Roman"/>
          <w:color w:val="000000"/>
        </w:rPr>
        <w:t xml:space="preserve">de trabajo </w:t>
      </w:r>
      <w:r w:rsidR="00EE4435">
        <w:t>asignados por empleado</w:t>
      </w:r>
      <w:bookmarkEnd w:id="95"/>
      <w:bookmarkEnd w:id="96"/>
      <w:bookmarkEnd w:id="97"/>
      <w:bookmarkEnd w:id="98"/>
      <w:bookmarkEnd w:id="99"/>
      <w:bookmarkEnd w:id="100"/>
      <w:bookmarkEnd w:id="101"/>
      <w:bookmarkEnd w:id="102"/>
    </w:p>
    <w:p w14:paraId="1505950A" w14:textId="77777777" w:rsidR="00EE4435" w:rsidRDefault="00EE4435" w:rsidP="00EE4435">
      <w:pPr>
        <w:pStyle w:val="Sinespaciado"/>
      </w:pPr>
      <w:r>
        <w:rPr>
          <w:noProof/>
        </w:rPr>
        <w:drawing>
          <wp:inline distT="0" distB="0" distL="0" distR="0" wp14:anchorId="2FF6692C" wp14:editId="1B2D79C1">
            <wp:extent cx="5971540" cy="4017645"/>
            <wp:effectExtent l="0" t="0" r="0" b="1905"/>
            <wp:docPr id="6592641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9"/>
                    <a:stretch>
                      <a:fillRect/>
                    </a:stretch>
                  </pic:blipFill>
                  <pic:spPr>
                    <a:xfrm>
                      <a:off x="0" y="0"/>
                      <a:ext cx="5971540" cy="4017645"/>
                    </a:xfrm>
                    <a:prstGeom prst="rect">
                      <a:avLst/>
                    </a:prstGeom>
                  </pic:spPr>
                </pic:pic>
              </a:graphicData>
            </a:graphic>
          </wp:inline>
        </w:drawing>
      </w:r>
    </w:p>
    <w:p w14:paraId="12336F50" w14:textId="77777777" w:rsidR="00EE4435" w:rsidRDefault="00EE4435" w:rsidP="00EE4435">
      <w:pPr>
        <w:pStyle w:val="Sinespaciado"/>
      </w:pPr>
    </w:p>
    <w:p w14:paraId="5A41F8E6" w14:textId="27BFB842" w:rsidR="00EE4435" w:rsidRDefault="00EE4435" w:rsidP="00EE4435">
      <w:r>
        <w:t>Fuente: Elaborado por el estudiante de acuerdo con el proyecto</w:t>
      </w:r>
    </w:p>
    <w:p w14:paraId="078C2DA5" w14:textId="57BD288D" w:rsidR="00EE4435" w:rsidRDefault="00EE4435" w:rsidP="00EE4435">
      <w:pPr>
        <w:spacing w:line="278" w:lineRule="auto"/>
        <w:ind w:firstLine="0"/>
        <w:jc w:val="left"/>
      </w:pPr>
      <w:r>
        <w:br w:type="page"/>
      </w:r>
    </w:p>
    <w:p w14:paraId="35B91389" w14:textId="39F2DC07" w:rsidR="00EE4435" w:rsidRDefault="00EE4435" w:rsidP="00EE4435">
      <w:r>
        <w:lastRenderedPageBreak/>
        <w:t>En la tabla 4.</w:t>
      </w:r>
      <w:r w:rsidR="00835709">
        <w:t>3</w:t>
      </w:r>
      <w:r>
        <w:t xml:space="preserve">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182F417E" w14:textId="77777777" w:rsidR="00EE4435" w:rsidRDefault="00EE4435" w:rsidP="00EE4435"/>
    <w:p w14:paraId="67F046A1" w14:textId="6A2E0D11" w:rsidR="00EE4435" w:rsidRPr="006C0843" w:rsidRDefault="00EE4435" w:rsidP="00EE4435">
      <w:pPr>
        <w:pStyle w:val="Descripcin"/>
      </w:pPr>
      <w:bookmarkStart w:id="103" w:name="_Toc207209031"/>
      <w:bookmarkStart w:id="104" w:name="_Toc207894723"/>
      <w:bookmarkStart w:id="105" w:name="_Toc208864170"/>
      <w:bookmarkStart w:id="106" w:name="_Toc209984984"/>
      <w:bookmarkStart w:id="107" w:name="_Toc210409239"/>
      <w:bookmarkStart w:id="108" w:name="_Toc210410019"/>
      <w:bookmarkStart w:id="109" w:name="_Toc213786829"/>
      <w:bookmarkStart w:id="110" w:name="_Toc213787243"/>
      <w:r>
        <w:t xml:space="preserve">Tabla </w:t>
      </w:r>
      <w:fldSimple w:instr=" STYLEREF 1 \s ">
        <w:r w:rsidR="008F7228">
          <w:rPr>
            <w:noProof/>
          </w:rPr>
          <w:t>4</w:t>
        </w:r>
      </w:fldSimple>
      <w:r w:rsidR="008F7228">
        <w:t>.</w:t>
      </w:r>
      <w:fldSimple w:instr=" SEQ Tabla \* ARABIC \s 1 ">
        <w:r w:rsidR="008F7228">
          <w:rPr>
            <w:noProof/>
          </w:rPr>
          <w:t>3</w:t>
        </w:r>
      </w:fldSimple>
      <w:r>
        <w:t xml:space="preserve"> </w:t>
      </w:r>
      <w:r w:rsidRPr="006C0843">
        <w:t>Caso de uso N°1.2, Asignando el turno a un trabajador</w:t>
      </w:r>
      <w:bookmarkEnd w:id="103"/>
      <w:bookmarkEnd w:id="104"/>
      <w:bookmarkEnd w:id="105"/>
      <w:bookmarkEnd w:id="106"/>
      <w:bookmarkEnd w:id="107"/>
      <w:bookmarkEnd w:id="108"/>
      <w:bookmarkEnd w:id="109"/>
      <w:bookmarkEnd w:id="110"/>
    </w:p>
    <w:p w14:paraId="07D26FC0" w14:textId="77777777" w:rsidR="00EE4435" w:rsidRPr="006C0843" w:rsidRDefault="00EE4435" w:rsidP="00EE4435">
      <w:pPr>
        <w:pStyle w:val="Sinespaciado"/>
      </w:pPr>
      <w:bookmarkStart w:id="111" w:name="_hlf27vgf738d"/>
      <w:bookmarkEnd w:id="111"/>
      <w:r w:rsidRPr="006C0843">
        <w:rPr>
          <w:noProof/>
        </w:rPr>
        <w:drawing>
          <wp:inline distT="0" distB="0" distL="0" distR="0" wp14:anchorId="6BDB2C61" wp14:editId="52427DB9">
            <wp:extent cx="4872251" cy="3745375"/>
            <wp:effectExtent l="0" t="0" r="5080" b="7620"/>
            <wp:docPr id="787734422"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9720" cy="3751116"/>
                    </a:xfrm>
                    <a:prstGeom prst="rect">
                      <a:avLst/>
                    </a:prstGeom>
                    <a:noFill/>
                    <a:ln>
                      <a:noFill/>
                    </a:ln>
                  </pic:spPr>
                </pic:pic>
              </a:graphicData>
            </a:graphic>
          </wp:inline>
        </w:drawing>
      </w:r>
    </w:p>
    <w:p w14:paraId="2F15C363" w14:textId="77777777" w:rsidR="00EE4435" w:rsidRPr="006C0843" w:rsidRDefault="00EE4435" w:rsidP="00EE4435"/>
    <w:p w14:paraId="70F56E00" w14:textId="77777777" w:rsidR="00EE4435" w:rsidRPr="006C0843" w:rsidRDefault="00EE4435" w:rsidP="00EE4435">
      <w:r w:rsidRPr="006C0843">
        <w:t>Fuente: Elaborado por el estudiante de acuerdo con el proyecto</w:t>
      </w:r>
    </w:p>
    <w:p w14:paraId="1289E951" w14:textId="6D1C65A7" w:rsidR="00EE4435" w:rsidRPr="006C0843" w:rsidRDefault="00EE4435" w:rsidP="00EE4435">
      <w:r>
        <w:br w:type="page"/>
      </w:r>
      <w:r>
        <w:lastRenderedPageBreak/>
        <w:t>En la tabla 4.</w:t>
      </w:r>
      <w:r w:rsidR="00835709">
        <w:t>4</w:t>
      </w:r>
      <w:r>
        <w:t xml:space="preserve"> </w:t>
      </w:r>
      <w:r w:rsidRPr="006C0843">
        <w:t>se puede visualizar el Caso de uso N°1.3.1 el cual consiste en que el sistema permite editar o actualizar turnos ya creados.</w:t>
      </w:r>
    </w:p>
    <w:p w14:paraId="4FC890E1" w14:textId="77777777" w:rsidR="00EE4435" w:rsidRPr="006C0843" w:rsidRDefault="00EE4435" w:rsidP="00EE4435"/>
    <w:p w14:paraId="5C6AFA61" w14:textId="74D20352" w:rsidR="00EE4435" w:rsidRPr="006C0843" w:rsidRDefault="00EE4435" w:rsidP="00EE4435">
      <w:pPr>
        <w:pStyle w:val="Descripcin"/>
      </w:pPr>
      <w:bookmarkStart w:id="112" w:name="_z1si0hnv4jn"/>
      <w:bookmarkStart w:id="113" w:name="_Toc200483215"/>
      <w:bookmarkStart w:id="114" w:name="_Toc200363913"/>
      <w:bookmarkStart w:id="115" w:name="_Toc200336528"/>
      <w:bookmarkStart w:id="116" w:name="_Toc209984985"/>
      <w:bookmarkStart w:id="117" w:name="_Toc210409240"/>
      <w:bookmarkStart w:id="118" w:name="_Toc210410020"/>
      <w:bookmarkStart w:id="119" w:name="_Toc213786830"/>
      <w:bookmarkStart w:id="120" w:name="_Toc213787244"/>
      <w:bookmarkEnd w:id="112"/>
      <w:r w:rsidRPr="006C0843">
        <w:t xml:space="preserve">Tabla </w:t>
      </w:r>
      <w:fldSimple w:instr=" STYLEREF 1 \s ">
        <w:r w:rsidR="008F7228">
          <w:rPr>
            <w:noProof/>
          </w:rPr>
          <w:t>4</w:t>
        </w:r>
      </w:fldSimple>
      <w:r w:rsidR="008F7228">
        <w:t>.</w:t>
      </w:r>
      <w:fldSimple w:instr=" SEQ Tabla \* ARABIC \s 1 ">
        <w:r w:rsidR="008F7228">
          <w:rPr>
            <w:noProof/>
          </w:rPr>
          <w:t>4</w:t>
        </w:r>
      </w:fldSimple>
      <w:r w:rsidRPr="006C0843">
        <w:t xml:space="preserve"> Caso de uso N°1.3.1, Editando la descripción del turno</w:t>
      </w:r>
      <w:bookmarkEnd w:id="113"/>
      <w:bookmarkEnd w:id="114"/>
      <w:bookmarkEnd w:id="115"/>
      <w:bookmarkEnd w:id="116"/>
      <w:bookmarkEnd w:id="117"/>
      <w:bookmarkEnd w:id="118"/>
      <w:bookmarkEnd w:id="119"/>
      <w:bookmarkEnd w:id="120"/>
    </w:p>
    <w:p w14:paraId="0F1431A2" w14:textId="77777777" w:rsidR="00EE4435" w:rsidRDefault="00EE4435" w:rsidP="00EE4435">
      <w:pPr>
        <w:pStyle w:val="Sinespaciado"/>
      </w:pPr>
      <w:r w:rsidRPr="00B45140">
        <w:rPr>
          <w:noProof/>
        </w:rPr>
        <w:drawing>
          <wp:inline distT="0" distB="0" distL="0" distR="0" wp14:anchorId="5BDDFF0B" wp14:editId="6E8E24DB">
            <wp:extent cx="5971540" cy="4819015"/>
            <wp:effectExtent l="0" t="0" r="0" b="635"/>
            <wp:docPr id="1298217540"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1540" cy="4819015"/>
                    </a:xfrm>
                    <a:prstGeom prst="rect">
                      <a:avLst/>
                    </a:prstGeom>
                    <a:noFill/>
                    <a:ln>
                      <a:noFill/>
                    </a:ln>
                  </pic:spPr>
                </pic:pic>
              </a:graphicData>
            </a:graphic>
          </wp:inline>
        </w:drawing>
      </w:r>
    </w:p>
    <w:p w14:paraId="14C0D7E4" w14:textId="77777777" w:rsidR="00EE4435" w:rsidRPr="006C0843" w:rsidRDefault="00EE4435" w:rsidP="00EE4435">
      <w:pPr>
        <w:pStyle w:val="Sinespaciado"/>
      </w:pPr>
    </w:p>
    <w:p w14:paraId="4526F69B" w14:textId="77777777" w:rsidR="00EE4435" w:rsidRPr="006C0843" w:rsidRDefault="00EE4435" w:rsidP="00EE4435">
      <w:r w:rsidRPr="006C0843">
        <w:t>Fuente: Elaborado por el estudiante de acuerdo con el proyecto</w:t>
      </w:r>
    </w:p>
    <w:p w14:paraId="02CF7BAB" w14:textId="77777777" w:rsidR="00EE4435" w:rsidRDefault="00EE4435" w:rsidP="00EE4435">
      <w:pPr>
        <w:spacing w:line="278" w:lineRule="auto"/>
        <w:ind w:firstLine="0"/>
        <w:jc w:val="left"/>
      </w:pPr>
    </w:p>
    <w:p w14:paraId="6CC7FD0D" w14:textId="77777777" w:rsidR="00EE4435" w:rsidRDefault="00EE4435" w:rsidP="00EE4435">
      <w:pPr>
        <w:spacing w:line="278" w:lineRule="auto"/>
        <w:ind w:firstLine="0"/>
        <w:jc w:val="left"/>
      </w:pPr>
    </w:p>
    <w:p w14:paraId="4F43C2D3" w14:textId="77777777" w:rsidR="00EE4435" w:rsidRDefault="00EE4435" w:rsidP="00EE4435">
      <w:pPr>
        <w:spacing w:line="278" w:lineRule="auto"/>
        <w:ind w:firstLine="0"/>
        <w:jc w:val="left"/>
      </w:pPr>
    </w:p>
    <w:p w14:paraId="7596072B" w14:textId="77777777" w:rsidR="00EE4435" w:rsidRDefault="00EE4435" w:rsidP="00EE4435">
      <w:pPr>
        <w:spacing w:line="278" w:lineRule="auto"/>
        <w:ind w:firstLine="0"/>
        <w:jc w:val="left"/>
      </w:pPr>
    </w:p>
    <w:p w14:paraId="179DF9C1" w14:textId="1B49AA95" w:rsidR="00EE4435" w:rsidRPr="006C0843" w:rsidRDefault="00EE4435" w:rsidP="00EE4435">
      <w:r w:rsidRPr="006C0843">
        <w:lastRenderedPageBreak/>
        <w:t xml:space="preserve">En la </w:t>
      </w:r>
      <w:r w:rsidRPr="006C0843">
        <w:rPr>
          <w:i/>
        </w:rPr>
        <w:t xml:space="preserve">Tabla </w:t>
      </w:r>
      <w:r>
        <w:rPr>
          <w:i/>
        </w:rPr>
        <w:t>4</w:t>
      </w:r>
      <w:r w:rsidRPr="006C0843">
        <w:rPr>
          <w:i/>
        </w:rPr>
        <w:t>.</w:t>
      </w:r>
      <w:r w:rsidR="00835709">
        <w:rPr>
          <w:i/>
        </w:rPr>
        <w:t xml:space="preserve">5 </w:t>
      </w:r>
      <w:r w:rsidRPr="006C0843">
        <w:t>se puede visualizar el Caso de uso N°1.3.2, el cual consiste en que el sistema permite cambiar el turno a un trabajador que ya presenta un turno.</w:t>
      </w:r>
    </w:p>
    <w:p w14:paraId="228321C7" w14:textId="77777777" w:rsidR="00EE4435" w:rsidRPr="006C0843" w:rsidRDefault="00EE4435" w:rsidP="00EE4435">
      <w:pPr>
        <w:spacing w:line="278" w:lineRule="auto"/>
        <w:ind w:firstLine="0"/>
        <w:jc w:val="left"/>
        <w:rPr>
          <w:i/>
          <w:iCs/>
        </w:rPr>
      </w:pPr>
    </w:p>
    <w:p w14:paraId="1BB39FC5" w14:textId="3F6F97C3" w:rsidR="00EE4435" w:rsidRPr="006C0843" w:rsidRDefault="00EE4435" w:rsidP="00EE4435">
      <w:pPr>
        <w:pStyle w:val="Descripcin"/>
      </w:pPr>
      <w:bookmarkStart w:id="121" w:name="_a5m18kyuzyh0"/>
      <w:bookmarkStart w:id="122" w:name="_Toc200483216"/>
      <w:bookmarkStart w:id="123" w:name="_Toc200363914"/>
      <w:bookmarkStart w:id="124" w:name="_Toc200336529"/>
      <w:bookmarkStart w:id="125" w:name="_Toc207209032"/>
      <w:bookmarkStart w:id="126" w:name="_Toc207894724"/>
      <w:bookmarkStart w:id="127" w:name="_Toc208864171"/>
      <w:bookmarkStart w:id="128" w:name="_Toc209984986"/>
      <w:bookmarkStart w:id="129" w:name="_Toc210409241"/>
      <w:bookmarkStart w:id="130" w:name="_Toc210410021"/>
      <w:bookmarkStart w:id="131" w:name="_Toc213786831"/>
      <w:bookmarkStart w:id="132" w:name="_Toc213787245"/>
      <w:bookmarkEnd w:id="121"/>
      <w:r w:rsidRPr="006C0843">
        <w:t xml:space="preserve">Tabla </w:t>
      </w:r>
      <w:fldSimple w:instr=" STYLEREF 1 \s ">
        <w:r w:rsidR="008F7228">
          <w:rPr>
            <w:noProof/>
          </w:rPr>
          <w:t>4</w:t>
        </w:r>
      </w:fldSimple>
      <w:r w:rsidR="008F7228">
        <w:t>.</w:t>
      </w:r>
      <w:fldSimple w:instr=" SEQ Tabla \* ARABIC \s 1 ">
        <w:r w:rsidR="008F7228">
          <w:rPr>
            <w:noProof/>
          </w:rPr>
          <w:t>5</w:t>
        </w:r>
      </w:fldSimple>
      <w:r w:rsidRPr="006C0843">
        <w:t xml:space="preserve"> Caso de uso N°1.3.2, Cambiando el turno de los trabajadores</w:t>
      </w:r>
      <w:bookmarkEnd w:id="122"/>
      <w:bookmarkEnd w:id="123"/>
      <w:bookmarkEnd w:id="124"/>
      <w:bookmarkEnd w:id="125"/>
      <w:bookmarkEnd w:id="126"/>
      <w:bookmarkEnd w:id="127"/>
      <w:bookmarkEnd w:id="128"/>
      <w:bookmarkEnd w:id="129"/>
      <w:bookmarkEnd w:id="130"/>
      <w:bookmarkEnd w:id="131"/>
      <w:bookmarkEnd w:id="132"/>
    </w:p>
    <w:p w14:paraId="5504FF30" w14:textId="77777777" w:rsidR="00EE4435" w:rsidRPr="006C0843" w:rsidRDefault="00EE4435" w:rsidP="00EE4435">
      <w:pPr>
        <w:pStyle w:val="Sinespaciado"/>
      </w:pPr>
      <w:r w:rsidRPr="006C0843">
        <w:rPr>
          <w:noProof/>
        </w:rPr>
        <w:drawing>
          <wp:inline distT="0" distB="0" distL="0" distR="0" wp14:anchorId="5E28D9EC" wp14:editId="603D1005">
            <wp:extent cx="5971540" cy="4847590"/>
            <wp:effectExtent l="0" t="0" r="0" b="0"/>
            <wp:docPr id="230948694"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3BBEBE3D" w14:textId="77777777" w:rsidR="00EE4435" w:rsidRPr="006C0843" w:rsidRDefault="00EE4435" w:rsidP="00EE4435">
      <w:pPr>
        <w:spacing w:line="278" w:lineRule="auto"/>
        <w:ind w:firstLine="0"/>
        <w:jc w:val="left"/>
      </w:pPr>
    </w:p>
    <w:p w14:paraId="1F94EFEC" w14:textId="77777777" w:rsidR="00EE4435" w:rsidRPr="006C0843" w:rsidRDefault="00EE4435" w:rsidP="00EE4435">
      <w:r w:rsidRPr="006C0843">
        <w:t>Fuente: Elaborado por el estudiante de acuerdo con el proyecto</w:t>
      </w:r>
    </w:p>
    <w:p w14:paraId="415104AC" w14:textId="4FF808B4" w:rsidR="00EE4435" w:rsidRDefault="00EE4435" w:rsidP="00EE4435">
      <w:r>
        <w:br w:type="page"/>
      </w:r>
      <w:r>
        <w:lastRenderedPageBreak/>
        <w:t xml:space="preserve">En la </w:t>
      </w:r>
      <w:r>
        <w:rPr>
          <w:i/>
        </w:rPr>
        <w:t>Tabla 4.</w:t>
      </w:r>
      <w:r w:rsidR="00835709">
        <w:rPr>
          <w:i/>
        </w:rPr>
        <w:t>6</w:t>
      </w:r>
      <w:r>
        <w:rPr>
          <w:i/>
        </w:rPr>
        <w:t xml:space="preserve"> </w:t>
      </w:r>
      <w:r>
        <w:t>se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bookmarkStart w:id="133" w:name="_8bt32vss7kga" w:colFirst="0" w:colLast="0"/>
      <w:bookmarkEnd w:id="133"/>
    </w:p>
    <w:p w14:paraId="5C2D02A4" w14:textId="77777777" w:rsidR="00EE4435" w:rsidRPr="006F5F40" w:rsidRDefault="00EE4435" w:rsidP="00EE4435"/>
    <w:p w14:paraId="45CB2458" w14:textId="3AFF00B2" w:rsidR="00EE4435" w:rsidRDefault="00EE4435" w:rsidP="00EE4435">
      <w:pPr>
        <w:pStyle w:val="Descripcin"/>
        <w:keepNext/>
      </w:pPr>
      <w:bookmarkStart w:id="134" w:name="_Toc200570023"/>
      <w:bookmarkStart w:id="135" w:name="_Toc200570165"/>
      <w:bookmarkStart w:id="136" w:name="_Toc200854048"/>
      <w:bookmarkStart w:id="137" w:name="_Toc201172329"/>
      <w:bookmarkStart w:id="138" w:name="_Toc201199584"/>
      <w:bookmarkStart w:id="139" w:name="_Toc201199673"/>
      <w:bookmarkStart w:id="140" w:name="_Toc213786832"/>
      <w:bookmarkStart w:id="141" w:name="_Toc213787246"/>
      <w:r>
        <w:t xml:space="preserve">Tabla </w:t>
      </w:r>
      <w:fldSimple w:instr=" STYLEREF 1 \s ">
        <w:r w:rsidR="008F7228">
          <w:rPr>
            <w:noProof/>
          </w:rPr>
          <w:t>4</w:t>
        </w:r>
      </w:fldSimple>
      <w:r w:rsidR="008F7228">
        <w:t>.</w:t>
      </w:r>
      <w:fldSimple w:instr=" SEQ Tabla \* ARABIC \s 1 ">
        <w:r w:rsidR="008F7228">
          <w:rPr>
            <w:noProof/>
          </w:rPr>
          <w:t>6</w:t>
        </w:r>
      </w:fldSimple>
      <w:r w:rsidRPr="00C93104">
        <w:t xml:space="preserve"> </w:t>
      </w:r>
      <w:r w:rsidRPr="006F5F40">
        <w:t>Caso</w:t>
      </w:r>
      <w:r w:rsidRPr="004767AC">
        <w:t xml:space="preserve"> de uso N°1.4, Visualizando los departamentos de la empresa</w:t>
      </w:r>
      <w:bookmarkEnd w:id="134"/>
      <w:bookmarkEnd w:id="135"/>
      <w:bookmarkEnd w:id="136"/>
      <w:bookmarkEnd w:id="137"/>
      <w:bookmarkEnd w:id="138"/>
      <w:bookmarkEnd w:id="139"/>
      <w:bookmarkEnd w:id="140"/>
      <w:bookmarkEnd w:id="141"/>
    </w:p>
    <w:p w14:paraId="1D3E2AD9" w14:textId="77777777" w:rsidR="00EE4435" w:rsidRDefault="00EE4435" w:rsidP="00EE4435">
      <w:pPr>
        <w:pStyle w:val="Sinespaciado"/>
      </w:pPr>
      <w:r>
        <w:rPr>
          <w:noProof/>
        </w:rPr>
        <w:drawing>
          <wp:inline distT="0" distB="0" distL="0" distR="0" wp14:anchorId="08BE2FC6" wp14:editId="033B7568">
            <wp:extent cx="5759543" cy="5382883"/>
            <wp:effectExtent l="0" t="0" r="0" b="8890"/>
            <wp:docPr id="201495599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23"/>
                    <a:stretch>
                      <a:fillRect/>
                    </a:stretch>
                  </pic:blipFill>
                  <pic:spPr>
                    <a:xfrm>
                      <a:off x="0" y="0"/>
                      <a:ext cx="5768475" cy="5391231"/>
                    </a:xfrm>
                    <a:prstGeom prst="rect">
                      <a:avLst/>
                    </a:prstGeom>
                  </pic:spPr>
                </pic:pic>
              </a:graphicData>
            </a:graphic>
          </wp:inline>
        </w:drawing>
      </w:r>
    </w:p>
    <w:p w14:paraId="74FE895E" w14:textId="77777777" w:rsidR="00EE4435" w:rsidRDefault="00EE4435" w:rsidP="00EE4435">
      <w:pPr>
        <w:pStyle w:val="Sinespaciado"/>
      </w:pPr>
    </w:p>
    <w:p w14:paraId="63E8C060" w14:textId="77777777" w:rsidR="00EE4435" w:rsidRDefault="00EE4435" w:rsidP="00EE4435">
      <w:r>
        <w:t>Fuente: Elaborado por el estudiante de acuerdo con el proyecto</w:t>
      </w:r>
    </w:p>
    <w:p w14:paraId="7449766C" w14:textId="73290BFF" w:rsidR="00EE4435" w:rsidRDefault="00EE4435">
      <w:pPr>
        <w:spacing w:line="278" w:lineRule="auto"/>
        <w:ind w:firstLine="0"/>
        <w:jc w:val="left"/>
      </w:pPr>
      <w:r>
        <w:br w:type="page"/>
      </w:r>
    </w:p>
    <w:p w14:paraId="2FC4E855" w14:textId="42321059" w:rsidR="00EE4435" w:rsidRPr="006C0843" w:rsidRDefault="00EE4435" w:rsidP="00EE4435">
      <w:r w:rsidRPr="006C0843">
        <w:lastRenderedPageBreak/>
        <w:t>En la</w:t>
      </w:r>
      <w:r w:rsidRPr="006C0843">
        <w:rPr>
          <w:i/>
        </w:rPr>
        <w:t xml:space="preserve"> Tabla </w:t>
      </w:r>
      <w:r>
        <w:rPr>
          <w:i/>
        </w:rPr>
        <w:t>4</w:t>
      </w:r>
      <w:r w:rsidRPr="006C0843">
        <w:rPr>
          <w:i/>
        </w:rPr>
        <w:t>.</w:t>
      </w:r>
      <w:r w:rsidR="00835709">
        <w:rPr>
          <w:i/>
        </w:rPr>
        <w:t>7</w:t>
      </w:r>
      <w:r w:rsidRPr="006C0843">
        <w:rPr>
          <w:i/>
        </w:rPr>
        <w:t xml:space="preserve"> </w:t>
      </w:r>
      <w:r w:rsidRPr="006C0843">
        <w:t>se puede visualizar el Caso de uso N°1.5 cuyo propósito es crear los departamentos de la empresa, el sistema permite agregar los departamentos que pertenecen a la empresa.</w:t>
      </w:r>
    </w:p>
    <w:p w14:paraId="3011D62D" w14:textId="77777777" w:rsidR="00EE4435" w:rsidRPr="006C0843" w:rsidRDefault="00EE4435" w:rsidP="00EE4435">
      <w:pPr>
        <w:spacing w:line="278" w:lineRule="auto"/>
        <w:ind w:firstLine="0"/>
        <w:jc w:val="left"/>
      </w:pPr>
      <w:bookmarkStart w:id="142" w:name="_qkd0akp07tjw"/>
      <w:bookmarkEnd w:id="142"/>
    </w:p>
    <w:p w14:paraId="37525942" w14:textId="35C840DF" w:rsidR="00EE4435" w:rsidRPr="006C0843" w:rsidRDefault="00EE4435" w:rsidP="00EE4435">
      <w:pPr>
        <w:pStyle w:val="Descripcin"/>
      </w:pPr>
      <w:bookmarkStart w:id="143" w:name="_Toc200336531"/>
      <w:bookmarkStart w:id="144" w:name="_Toc200363916"/>
      <w:bookmarkStart w:id="145" w:name="_Toc200483218"/>
      <w:bookmarkStart w:id="146" w:name="_Toc207209033"/>
      <w:bookmarkStart w:id="147" w:name="_Toc207894725"/>
      <w:bookmarkStart w:id="148" w:name="_Toc208864172"/>
      <w:bookmarkStart w:id="149" w:name="_Toc209984987"/>
      <w:bookmarkStart w:id="150" w:name="_Toc210409242"/>
      <w:bookmarkStart w:id="151" w:name="_Toc210410022"/>
      <w:bookmarkStart w:id="152" w:name="_Toc213786833"/>
      <w:bookmarkStart w:id="153" w:name="_Toc213787247"/>
      <w:r w:rsidRPr="006C0843">
        <w:t xml:space="preserve">Tabla </w:t>
      </w:r>
      <w:fldSimple w:instr=" STYLEREF 1 \s ">
        <w:r w:rsidR="008F7228">
          <w:rPr>
            <w:noProof/>
          </w:rPr>
          <w:t>4</w:t>
        </w:r>
      </w:fldSimple>
      <w:r w:rsidR="008F7228">
        <w:t>.</w:t>
      </w:r>
      <w:fldSimple w:instr=" SEQ Tabla \* ARABIC \s 1 ">
        <w:r w:rsidR="008F7228">
          <w:rPr>
            <w:noProof/>
          </w:rPr>
          <w:t>7</w:t>
        </w:r>
      </w:fldSimple>
      <w:r w:rsidRPr="006C0843">
        <w:t xml:space="preserve"> Caso de uso N°1.5, Creando los departamentos de la empresa</w:t>
      </w:r>
      <w:bookmarkEnd w:id="143"/>
      <w:bookmarkEnd w:id="144"/>
      <w:bookmarkEnd w:id="145"/>
      <w:bookmarkEnd w:id="146"/>
      <w:bookmarkEnd w:id="147"/>
      <w:bookmarkEnd w:id="148"/>
      <w:bookmarkEnd w:id="149"/>
      <w:bookmarkEnd w:id="150"/>
      <w:bookmarkEnd w:id="151"/>
      <w:bookmarkEnd w:id="152"/>
      <w:bookmarkEnd w:id="153"/>
    </w:p>
    <w:p w14:paraId="6D371BCE" w14:textId="77777777" w:rsidR="00EE4435" w:rsidRPr="006C0843" w:rsidRDefault="00EE4435" w:rsidP="00EE4435">
      <w:pPr>
        <w:pStyle w:val="Sinespaciado"/>
      </w:pPr>
      <w:r w:rsidRPr="00B45140">
        <w:rPr>
          <w:noProof/>
        </w:rPr>
        <w:drawing>
          <wp:inline distT="0" distB="0" distL="0" distR="0" wp14:anchorId="219C6F21" wp14:editId="095FFA44">
            <wp:extent cx="5971540" cy="4799965"/>
            <wp:effectExtent l="0" t="0" r="0" b="635"/>
            <wp:docPr id="406819933"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1540" cy="4799965"/>
                    </a:xfrm>
                    <a:prstGeom prst="rect">
                      <a:avLst/>
                    </a:prstGeom>
                    <a:noFill/>
                    <a:ln>
                      <a:noFill/>
                    </a:ln>
                  </pic:spPr>
                </pic:pic>
              </a:graphicData>
            </a:graphic>
          </wp:inline>
        </w:drawing>
      </w:r>
    </w:p>
    <w:p w14:paraId="76329E13" w14:textId="77777777" w:rsidR="00EE4435" w:rsidRPr="006C0843" w:rsidRDefault="00EE4435" w:rsidP="00EE4435">
      <w:pPr>
        <w:spacing w:line="278" w:lineRule="auto"/>
        <w:ind w:firstLine="0"/>
        <w:jc w:val="left"/>
      </w:pPr>
    </w:p>
    <w:p w14:paraId="0EE74301" w14:textId="77777777" w:rsidR="00EE4435" w:rsidRDefault="00EE4435" w:rsidP="00EE4435">
      <w:r w:rsidRPr="006C0843">
        <w:t>Fuente: Elaborado por el estudiante de acuerdo con el proyecto</w:t>
      </w:r>
    </w:p>
    <w:p w14:paraId="590239D4" w14:textId="77777777" w:rsidR="00EE4435" w:rsidRDefault="00EE4435" w:rsidP="00EE4435"/>
    <w:p w14:paraId="45716A42" w14:textId="77777777" w:rsidR="00EE4435" w:rsidRDefault="00EE4435" w:rsidP="00EE4435"/>
    <w:p w14:paraId="2B064390" w14:textId="333A87A9" w:rsidR="00EE4435" w:rsidRDefault="00EE4435" w:rsidP="00EE4435">
      <w:r w:rsidRPr="00627D3D">
        <w:lastRenderedPageBreak/>
        <w:t xml:space="preserve">En la </w:t>
      </w:r>
      <w:r w:rsidRPr="00627D3D">
        <w:rPr>
          <w:i/>
        </w:rPr>
        <w:t xml:space="preserve">Tabla </w:t>
      </w:r>
      <w:r>
        <w:rPr>
          <w:i/>
        </w:rPr>
        <w:t>4.</w:t>
      </w:r>
      <w:r w:rsidR="00835709">
        <w:rPr>
          <w:i/>
        </w:rPr>
        <w:t>8</w:t>
      </w:r>
      <w:r>
        <w:rPr>
          <w:i/>
        </w:rPr>
        <w:t xml:space="preserve">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bookmarkStart w:id="154" w:name="_1vbk60a8ru3j"/>
      <w:bookmarkEnd w:id="154"/>
    </w:p>
    <w:p w14:paraId="2A5AC022" w14:textId="77777777" w:rsidR="00EE4435" w:rsidRPr="00627D3D" w:rsidRDefault="00EE4435" w:rsidP="00EE4435"/>
    <w:p w14:paraId="7689A380" w14:textId="0C64B7B8" w:rsidR="00EE4435" w:rsidRPr="00627D3D" w:rsidRDefault="00EE4435" w:rsidP="00EE4435">
      <w:pPr>
        <w:pStyle w:val="Descripcin"/>
      </w:pPr>
      <w:bookmarkStart w:id="155" w:name="_Toc208864173"/>
      <w:bookmarkStart w:id="156" w:name="_Toc209984988"/>
      <w:bookmarkStart w:id="157" w:name="_Toc210409243"/>
      <w:bookmarkStart w:id="158" w:name="_Toc210410023"/>
      <w:bookmarkStart w:id="159" w:name="_Toc213786834"/>
      <w:bookmarkStart w:id="160" w:name="_Toc213787248"/>
      <w:r>
        <w:t xml:space="preserve">Tabla </w:t>
      </w:r>
      <w:fldSimple w:instr=" STYLEREF 1 \s ">
        <w:r w:rsidR="008F7228">
          <w:rPr>
            <w:noProof/>
          </w:rPr>
          <w:t>4</w:t>
        </w:r>
      </w:fldSimple>
      <w:r w:rsidR="008F7228">
        <w:t>.</w:t>
      </w:r>
      <w:fldSimple w:instr=" SEQ Tabla \* ARABIC \s 1 ">
        <w:r w:rsidR="008F7228">
          <w:rPr>
            <w:noProof/>
          </w:rPr>
          <w:t>8</w:t>
        </w:r>
      </w:fldSimple>
      <w:r>
        <w:t xml:space="preserve"> </w:t>
      </w:r>
      <w:r w:rsidRPr="00627D3D">
        <w:t>Caso de uso N°1.6, cambiando el estado de un departamento</w:t>
      </w:r>
      <w:bookmarkEnd w:id="155"/>
      <w:bookmarkEnd w:id="156"/>
      <w:bookmarkEnd w:id="157"/>
      <w:bookmarkEnd w:id="158"/>
      <w:bookmarkEnd w:id="159"/>
      <w:bookmarkEnd w:id="160"/>
    </w:p>
    <w:p w14:paraId="19526CD3" w14:textId="77777777" w:rsidR="00EE4435" w:rsidRPr="00627D3D" w:rsidRDefault="00EE4435" w:rsidP="00EE4435">
      <w:pPr>
        <w:pStyle w:val="Sinespaciado"/>
      </w:pPr>
      <w:r>
        <w:rPr>
          <w:noProof/>
        </w:rPr>
        <w:drawing>
          <wp:inline distT="0" distB="0" distL="0" distR="0" wp14:anchorId="4210BBCC" wp14:editId="17016AB0">
            <wp:extent cx="5791200" cy="5095875"/>
            <wp:effectExtent l="0" t="0" r="0" b="9525"/>
            <wp:docPr id="9353577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25"/>
                    <a:stretch>
                      <a:fillRect/>
                    </a:stretch>
                  </pic:blipFill>
                  <pic:spPr>
                    <a:xfrm>
                      <a:off x="0" y="0"/>
                      <a:ext cx="5791200" cy="5095875"/>
                    </a:xfrm>
                    <a:prstGeom prst="rect">
                      <a:avLst/>
                    </a:prstGeom>
                  </pic:spPr>
                </pic:pic>
              </a:graphicData>
            </a:graphic>
          </wp:inline>
        </w:drawing>
      </w:r>
    </w:p>
    <w:p w14:paraId="0A258FEE" w14:textId="77777777" w:rsidR="00EE4435" w:rsidRPr="00627D3D" w:rsidRDefault="00EE4435" w:rsidP="00EE4435">
      <w:pPr>
        <w:spacing w:line="278" w:lineRule="auto"/>
        <w:ind w:firstLine="0"/>
        <w:jc w:val="left"/>
      </w:pPr>
    </w:p>
    <w:p w14:paraId="5E0F568E" w14:textId="77777777" w:rsidR="00EE4435" w:rsidRDefault="00EE4435" w:rsidP="00EE4435">
      <w:r w:rsidRPr="00627D3D">
        <w:t>Fuente: Elaborado por el estudiante de acuerdo con el proyecto</w:t>
      </w:r>
    </w:p>
    <w:p w14:paraId="0D786F2A" w14:textId="77777777" w:rsidR="00EE4435" w:rsidRDefault="00EE4435" w:rsidP="00EE4435">
      <w:pPr>
        <w:spacing w:line="278" w:lineRule="auto"/>
        <w:ind w:firstLine="0"/>
        <w:jc w:val="left"/>
      </w:pPr>
    </w:p>
    <w:p w14:paraId="604D4F1C" w14:textId="77777777" w:rsidR="00EE4435" w:rsidRDefault="00EE4435" w:rsidP="00EE4435">
      <w:pPr>
        <w:spacing w:line="278" w:lineRule="auto"/>
        <w:ind w:firstLine="0"/>
        <w:jc w:val="left"/>
      </w:pPr>
    </w:p>
    <w:p w14:paraId="07B6BA01" w14:textId="49BCED6B" w:rsidR="00EE4435" w:rsidRDefault="00EE4435" w:rsidP="00EE4435">
      <w:pPr>
        <w:rPr>
          <w:noProof/>
        </w:rPr>
      </w:pPr>
      <w:r>
        <w:lastRenderedPageBreak/>
        <w:t xml:space="preserve">En la </w:t>
      </w:r>
      <w:r>
        <w:rPr>
          <w:i/>
        </w:rPr>
        <w:t>Tabla 4.</w:t>
      </w:r>
      <w:r w:rsidR="00835709">
        <w:rPr>
          <w:i/>
        </w:rPr>
        <w:t>9</w:t>
      </w:r>
      <w:r>
        <w:rPr>
          <w:i/>
        </w:rPr>
        <w:t xml:space="preserve"> </w:t>
      </w:r>
      <w:r>
        <w:t>se puede visualizar el Caso de uso N°1.7 cuyo propósito es visualizar los motivos de permiso, el proceso comienza cuando el usuario se dirige a la pestaña de motivos y el sistema le muestra el listado de permisos aceptados y el correspondiente motivo del permiso.</w:t>
      </w:r>
      <w:r w:rsidRPr="00C60F12">
        <w:rPr>
          <w:noProof/>
        </w:rPr>
        <w:t xml:space="preserve"> </w:t>
      </w:r>
    </w:p>
    <w:p w14:paraId="080A6C98" w14:textId="77777777" w:rsidR="00EE4435" w:rsidRDefault="00EE4435" w:rsidP="00EE4435">
      <w:pPr>
        <w:rPr>
          <w:noProof/>
        </w:rPr>
      </w:pPr>
    </w:p>
    <w:p w14:paraId="12F4A77D" w14:textId="454839DE" w:rsidR="00EE4435" w:rsidRDefault="00EE4435" w:rsidP="00EE4435">
      <w:pPr>
        <w:pStyle w:val="Descripcin"/>
        <w:keepNext/>
      </w:pPr>
      <w:bookmarkStart w:id="161" w:name="_Toc200570024"/>
      <w:bookmarkStart w:id="162" w:name="_Toc200570166"/>
      <w:bookmarkStart w:id="163" w:name="_Toc200854049"/>
      <w:bookmarkStart w:id="164" w:name="_Toc201172330"/>
      <w:bookmarkStart w:id="165" w:name="_Toc201199585"/>
      <w:bookmarkStart w:id="166" w:name="_Toc201199674"/>
      <w:bookmarkStart w:id="167" w:name="_Toc213786835"/>
      <w:bookmarkStart w:id="168" w:name="_Toc213787249"/>
      <w:r>
        <w:t xml:space="preserve">Tabla </w:t>
      </w:r>
      <w:fldSimple w:instr=" STYLEREF 1 \s ">
        <w:r w:rsidR="008F7228">
          <w:rPr>
            <w:noProof/>
          </w:rPr>
          <w:t>4</w:t>
        </w:r>
      </w:fldSimple>
      <w:r w:rsidR="008F7228">
        <w:t>.</w:t>
      </w:r>
      <w:fldSimple w:instr=" SEQ Tabla \* ARABIC \s 1 ">
        <w:r w:rsidR="008F7228">
          <w:rPr>
            <w:noProof/>
          </w:rPr>
          <w:t>9</w:t>
        </w:r>
      </w:fldSimple>
      <w:r>
        <w:t xml:space="preserve"> </w:t>
      </w:r>
      <w:r w:rsidRPr="00DE5394">
        <w:t>Caso de uso N°1.7, Visualizando los motivos de permiso</w:t>
      </w:r>
      <w:bookmarkEnd w:id="161"/>
      <w:bookmarkEnd w:id="162"/>
      <w:bookmarkEnd w:id="163"/>
      <w:bookmarkEnd w:id="164"/>
      <w:bookmarkEnd w:id="165"/>
      <w:bookmarkEnd w:id="166"/>
      <w:bookmarkEnd w:id="167"/>
      <w:bookmarkEnd w:id="168"/>
    </w:p>
    <w:p w14:paraId="4ECA1697" w14:textId="77777777" w:rsidR="00EE4435" w:rsidRDefault="00EE4435" w:rsidP="00EE4435">
      <w:pPr>
        <w:pStyle w:val="Sinespaciado"/>
      </w:pPr>
      <w:r>
        <w:rPr>
          <w:noProof/>
        </w:rPr>
        <w:drawing>
          <wp:inline distT="0" distB="0" distL="0" distR="0" wp14:anchorId="2D544C1D" wp14:editId="15F8C1CA">
            <wp:extent cx="5715000" cy="4419600"/>
            <wp:effectExtent l="0" t="0" r="0" b="0"/>
            <wp:docPr id="6927114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11461" name="Imagen 1" descr="Tabla&#10;&#10;El contenido generado por IA puede ser incorrecto."/>
                    <pic:cNvPicPr/>
                  </pic:nvPicPr>
                  <pic:blipFill>
                    <a:blip r:embed="rId26"/>
                    <a:stretch>
                      <a:fillRect/>
                    </a:stretch>
                  </pic:blipFill>
                  <pic:spPr>
                    <a:xfrm>
                      <a:off x="0" y="0"/>
                      <a:ext cx="5715000" cy="4419600"/>
                    </a:xfrm>
                    <a:prstGeom prst="rect">
                      <a:avLst/>
                    </a:prstGeom>
                  </pic:spPr>
                </pic:pic>
              </a:graphicData>
            </a:graphic>
          </wp:inline>
        </w:drawing>
      </w:r>
    </w:p>
    <w:p w14:paraId="39D170D4" w14:textId="77777777" w:rsidR="00EE4435" w:rsidRDefault="00EE4435" w:rsidP="00EE4435">
      <w:pPr>
        <w:pStyle w:val="Sinespaciado"/>
      </w:pPr>
    </w:p>
    <w:p w14:paraId="32E243EB" w14:textId="77777777" w:rsidR="00EE4435" w:rsidRDefault="00EE4435" w:rsidP="00EE4435">
      <w:r>
        <w:t>Fuente: Elaborado por el estudiante de acuerdo con el proyecto</w:t>
      </w:r>
    </w:p>
    <w:p w14:paraId="10E0CF80" w14:textId="77777777" w:rsidR="00EE4435" w:rsidRDefault="00EE4435" w:rsidP="00EE4435">
      <w:pPr>
        <w:spacing w:line="278" w:lineRule="auto"/>
        <w:ind w:firstLine="0"/>
        <w:jc w:val="left"/>
      </w:pPr>
    </w:p>
    <w:p w14:paraId="4C9EEB53" w14:textId="77777777" w:rsidR="00EE4435" w:rsidRDefault="00EE4435">
      <w:pPr>
        <w:spacing w:line="278" w:lineRule="auto"/>
        <w:ind w:firstLine="0"/>
        <w:jc w:val="left"/>
      </w:pPr>
      <w:r>
        <w:br w:type="page"/>
      </w:r>
    </w:p>
    <w:p w14:paraId="1B850B50" w14:textId="059EA8DD" w:rsidR="00EE4435" w:rsidRPr="006C0843" w:rsidRDefault="00EE4435" w:rsidP="00EE4435">
      <w:r w:rsidRPr="006C0843">
        <w:lastRenderedPageBreak/>
        <w:t xml:space="preserve">En la </w:t>
      </w:r>
      <w:r w:rsidRPr="006C0843">
        <w:rPr>
          <w:i/>
        </w:rPr>
        <w:t xml:space="preserve">Tabla </w:t>
      </w:r>
      <w:r>
        <w:rPr>
          <w:i/>
        </w:rPr>
        <w:fldChar w:fldCharType="begin"/>
      </w:r>
      <w:r>
        <w:rPr>
          <w:i/>
        </w:rPr>
        <w:instrText xml:space="preserve"> STYLEREF 1 \s </w:instrText>
      </w:r>
      <w:r>
        <w:rPr>
          <w:i/>
        </w:rPr>
        <w:fldChar w:fldCharType="separate"/>
      </w:r>
      <w:r>
        <w:rPr>
          <w:i/>
          <w:noProof/>
        </w:rPr>
        <w:t>4</w:t>
      </w:r>
      <w:r>
        <w:rPr>
          <w:i/>
        </w:rPr>
        <w:fldChar w:fldCharType="end"/>
      </w:r>
      <w:r>
        <w:rPr>
          <w:i/>
        </w:rPr>
        <w:t>.</w:t>
      </w:r>
      <w:r w:rsidR="00835709">
        <w:rPr>
          <w:i/>
        </w:rPr>
        <w:t>10</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5A0FBD2D" w14:textId="77777777" w:rsidR="00EE4435" w:rsidRPr="006C0843" w:rsidRDefault="00EE4435" w:rsidP="00EE4435">
      <w:pPr>
        <w:spacing w:line="278" w:lineRule="auto"/>
        <w:ind w:firstLine="0"/>
        <w:jc w:val="left"/>
      </w:pPr>
    </w:p>
    <w:p w14:paraId="28D93B45" w14:textId="3543D5A9" w:rsidR="00EE4435" w:rsidRPr="006C0843" w:rsidRDefault="00EE4435" w:rsidP="00EE4435">
      <w:pPr>
        <w:pStyle w:val="Descripcin"/>
      </w:pPr>
      <w:bookmarkStart w:id="169" w:name="_Toc207209034"/>
      <w:bookmarkStart w:id="170" w:name="_Toc207894726"/>
      <w:bookmarkStart w:id="171" w:name="_Toc208864174"/>
      <w:bookmarkStart w:id="172" w:name="_Toc209984989"/>
      <w:bookmarkStart w:id="173" w:name="_Toc210409244"/>
      <w:bookmarkStart w:id="174" w:name="_Toc210410024"/>
      <w:bookmarkStart w:id="175" w:name="_Toc213786836"/>
      <w:bookmarkStart w:id="176" w:name="_Toc213787250"/>
      <w:r>
        <w:t xml:space="preserve">Tabla </w:t>
      </w:r>
      <w:fldSimple w:instr=" STYLEREF 1 \s ">
        <w:r w:rsidR="008F7228">
          <w:rPr>
            <w:noProof/>
          </w:rPr>
          <w:t>4</w:t>
        </w:r>
      </w:fldSimple>
      <w:r w:rsidR="008F7228">
        <w:t>.</w:t>
      </w:r>
      <w:fldSimple w:instr=" SEQ Tabla \* ARABIC \s 1 ">
        <w:r w:rsidR="008F7228">
          <w:rPr>
            <w:noProof/>
          </w:rPr>
          <w:t>10</w:t>
        </w:r>
      </w:fldSimple>
      <w:r>
        <w:t xml:space="preserve"> </w:t>
      </w:r>
      <w:r w:rsidRPr="006C0843">
        <w:t>Caso de uso N °1.8, Creando motivo de permiso</w:t>
      </w:r>
      <w:bookmarkEnd w:id="169"/>
      <w:bookmarkEnd w:id="170"/>
      <w:bookmarkEnd w:id="171"/>
      <w:bookmarkEnd w:id="172"/>
      <w:bookmarkEnd w:id="173"/>
      <w:bookmarkEnd w:id="174"/>
      <w:bookmarkEnd w:id="175"/>
      <w:bookmarkEnd w:id="176"/>
    </w:p>
    <w:p w14:paraId="30C38A54" w14:textId="77777777" w:rsidR="00EE4435" w:rsidRPr="006C0843" w:rsidRDefault="00EE4435" w:rsidP="00EE4435">
      <w:pPr>
        <w:pStyle w:val="Sinespaciado"/>
      </w:pPr>
      <w:bookmarkStart w:id="177" w:name="_a2cl6sji6rus"/>
      <w:bookmarkEnd w:id="177"/>
      <w:r w:rsidRPr="006C0843">
        <w:rPr>
          <w:noProof/>
        </w:rPr>
        <w:drawing>
          <wp:inline distT="0" distB="0" distL="0" distR="0" wp14:anchorId="2C6692CB" wp14:editId="761A39B4">
            <wp:extent cx="5971540" cy="4780915"/>
            <wp:effectExtent l="0" t="0" r="0" b="635"/>
            <wp:docPr id="15375968"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589E7E33" w14:textId="77777777" w:rsidR="00EE4435" w:rsidRPr="006C0843" w:rsidRDefault="00EE4435" w:rsidP="00EE4435">
      <w:pPr>
        <w:spacing w:line="278" w:lineRule="auto"/>
        <w:ind w:firstLine="0"/>
        <w:jc w:val="left"/>
      </w:pPr>
    </w:p>
    <w:p w14:paraId="535C4185" w14:textId="77777777" w:rsidR="00EE4435" w:rsidRPr="006C0843" w:rsidRDefault="00EE4435" w:rsidP="00EE4435">
      <w:pPr>
        <w:spacing w:line="278" w:lineRule="auto"/>
        <w:ind w:firstLine="0"/>
        <w:jc w:val="left"/>
      </w:pPr>
    </w:p>
    <w:p w14:paraId="154A60BD" w14:textId="77777777" w:rsidR="00EE4435" w:rsidRDefault="00EE4435" w:rsidP="00EE4435">
      <w:r w:rsidRPr="006C0843">
        <w:t>Fuente: Elaborado por el estudiante de acuerdo con el proyecto</w:t>
      </w:r>
    </w:p>
    <w:p w14:paraId="616DE8D5" w14:textId="77777777" w:rsidR="00EE4435" w:rsidRDefault="00EE4435" w:rsidP="00EE4435"/>
    <w:p w14:paraId="508A19BB" w14:textId="16CC462A" w:rsidR="00EE4435" w:rsidRPr="00627D3D" w:rsidRDefault="00EE4435" w:rsidP="00EE4435">
      <w:r w:rsidRPr="00627D3D">
        <w:lastRenderedPageBreak/>
        <w:t xml:space="preserve">En la </w:t>
      </w:r>
      <w:r w:rsidRPr="00627D3D">
        <w:rPr>
          <w:i/>
        </w:rPr>
        <w:t xml:space="preserve">Tabla </w:t>
      </w:r>
      <w:r>
        <w:rPr>
          <w:i/>
        </w:rPr>
        <w:t>4.</w:t>
      </w:r>
      <w:r w:rsidR="00835709">
        <w:rPr>
          <w:i/>
        </w:rPr>
        <w:t>11</w:t>
      </w:r>
      <w:r>
        <w:rPr>
          <w:i/>
        </w:rPr>
        <w:t xml:space="preserve"> </w:t>
      </w:r>
      <w:r w:rsidRPr="00627D3D">
        <w:t>se puede visualizar el Caso de Uso N°1.9 que consiste en activar o desactivar un motivo de permiso de un trabajador, siempre y cuando se tengan agregados los motivos de permisos.</w:t>
      </w:r>
    </w:p>
    <w:p w14:paraId="5D09F96B" w14:textId="77777777" w:rsidR="00EE4435" w:rsidRPr="00627D3D" w:rsidRDefault="00EE4435" w:rsidP="00EE4435">
      <w:pPr>
        <w:spacing w:line="278" w:lineRule="auto"/>
        <w:ind w:firstLine="0"/>
        <w:jc w:val="left"/>
      </w:pPr>
      <w:bookmarkStart w:id="178" w:name="_oa5vhvnafox6"/>
      <w:bookmarkEnd w:id="178"/>
    </w:p>
    <w:p w14:paraId="62B25995" w14:textId="503EAC1A" w:rsidR="00EE4435" w:rsidRPr="00627D3D" w:rsidRDefault="00EE4435" w:rsidP="00EE4435">
      <w:pPr>
        <w:pStyle w:val="Descripcin"/>
      </w:pPr>
      <w:bookmarkStart w:id="179" w:name="_Toc208864175"/>
      <w:bookmarkStart w:id="180" w:name="_Toc209984990"/>
      <w:bookmarkStart w:id="181" w:name="_Toc210409245"/>
      <w:bookmarkStart w:id="182" w:name="_Toc210410025"/>
      <w:bookmarkStart w:id="183" w:name="_Toc213786837"/>
      <w:bookmarkStart w:id="184" w:name="_Toc213787251"/>
      <w:r>
        <w:t xml:space="preserve">Tabla </w:t>
      </w:r>
      <w:fldSimple w:instr=" STYLEREF 1 \s ">
        <w:r w:rsidR="008F7228">
          <w:rPr>
            <w:noProof/>
          </w:rPr>
          <w:t>4</w:t>
        </w:r>
      </w:fldSimple>
      <w:r w:rsidR="008F7228">
        <w:t>.</w:t>
      </w:r>
      <w:fldSimple w:instr=" SEQ Tabla \* ARABIC \s 1 ">
        <w:r w:rsidR="008F7228">
          <w:rPr>
            <w:noProof/>
          </w:rPr>
          <w:t>11</w:t>
        </w:r>
      </w:fldSimple>
      <w:r>
        <w:t xml:space="preserve"> </w:t>
      </w:r>
      <w:r w:rsidRPr="00627D3D">
        <w:t>Caso de uso N°1.9, Activando/Desactivando motivo de permiso</w:t>
      </w:r>
      <w:bookmarkEnd w:id="179"/>
      <w:bookmarkEnd w:id="180"/>
      <w:bookmarkEnd w:id="181"/>
      <w:bookmarkEnd w:id="182"/>
      <w:bookmarkEnd w:id="183"/>
      <w:bookmarkEnd w:id="184"/>
    </w:p>
    <w:p w14:paraId="6F238F8E" w14:textId="77777777" w:rsidR="00EE4435" w:rsidRPr="00627D3D" w:rsidRDefault="00EE4435" w:rsidP="00EE4435">
      <w:pPr>
        <w:pStyle w:val="Sinespaciado"/>
      </w:pPr>
      <w:r w:rsidRPr="00627D3D">
        <w:rPr>
          <w:noProof/>
        </w:rPr>
        <w:drawing>
          <wp:inline distT="0" distB="0" distL="0" distR="0" wp14:anchorId="6724A4ED" wp14:editId="03D7FFBA">
            <wp:extent cx="5971540" cy="4847590"/>
            <wp:effectExtent l="0" t="0" r="0" b="0"/>
            <wp:docPr id="1398873090"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4247200A" w14:textId="77777777" w:rsidR="00EE4435" w:rsidRPr="00627D3D" w:rsidRDefault="00EE4435" w:rsidP="00EE4435">
      <w:pPr>
        <w:spacing w:line="278" w:lineRule="auto"/>
        <w:ind w:firstLine="0"/>
        <w:jc w:val="left"/>
      </w:pPr>
    </w:p>
    <w:p w14:paraId="3DA4F760" w14:textId="77777777" w:rsidR="00EE4435" w:rsidRPr="00627D3D" w:rsidRDefault="00EE4435" w:rsidP="00EE4435">
      <w:pPr>
        <w:spacing w:line="278" w:lineRule="auto"/>
        <w:ind w:firstLine="0"/>
        <w:jc w:val="left"/>
      </w:pPr>
    </w:p>
    <w:p w14:paraId="7CB2EC3F" w14:textId="77777777" w:rsidR="00EE4435" w:rsidRDefault="00EE4435" w:rsidP="00EE4435">
      <w:r w:rsidRPr="00627D3D">
        <w:t>Fuente: Elaborado por el estudiante de acuerdo con el proyecto</w:t>
      </w:r>
    </w:p>
    <w:p w14:paraId="771E2CF0" w14:textId="77777777" w:rsidR="00EE4435" w:rsidRDefault="00EE4435" w:rsidP="00EE4435"/>
    <w:p w14:paraId="085772AE" w14:textId="77777777" w:rsidR="00EE4435" w:rsidRDefault="00EE4435">
      <w:pPr>
        <w:spacing w:line="278" w:lineRule="auto"/>
        <w:ind w:firstLine="0"/>
        <w:jc w:val="left"/>
      </w:pPr>
      <w:r>
        <w:br w:type="page"/>
      </w:r>
    </w:p>
    <w:p w14:paraId="7F41C051" w14:textId="243C1461" w:rsidR="00EE4435" w:rsidRDefault="00EE4435" w:rsidP="00EE4435">
      <w:r>
        <w:lastRenderedPageBreak/>
        <w:t xml:space="preserve">En la </w:t>
      </w:r>
      <w:r>
        <w:rPr>
          <w:i/>
        </w:rPr>
        <w:t>Tabla 4.</w:t>
      </w:r>
      <w:r w:rsidR="00835709">
        <w:rPr>
          <w:i/>
        </w:rPr>
        <w:t>12</w:t>
      </w:r>
      <w:r>
        <w:rPr>
          <w:i/>
        </w:rPr>
        <w:t xml:space="preserve"> </w:t>
      </w:r>
      <w:r>
        <w:t>se puede visualizar el Caso de uso N°1.10 cuyo propósito es poder visualizar los tipos de contratos que tiene la empresa, el proceso comienza cuando el usuario va a la pestaña de tipo de contrato de tablas maestras del menú desplegable y luego el sistema le muestra los tipos de contratos de la empresa.</w:t>
      </w:r>
    </w:p>
    <w:p w14:paraId="187BD937" w14:textId="77777777" w:rsidR="00EE4435" w:rsidRDefault="00EE4435" w:rsidP="00EE4435"/>
    <w:p w14:paraId="6248DB22" w14:textId="557192CF" w:rsidR="00EE4435" w:rsidRDefault="00EE4435" w:rsidP="00EE4435">
      <w:pPr>
        <w:pStyle w:val="Descripcin"/>
      </w:pPr>
      <w:bookmarkStart w:id="185" w:name="_Toc200570025"/>
      <w:bookmarkStart w:id="186" w:name="_Toc200570167"/>
      <w:bookmarkStart w:id="187" w:name="_Toc200854050"/>
      <w:bookmarkStart w:id="188" w:name="_Toc201172331"/>
      <w:bookmarkStart w:id="189" w:name="_Toc201199586"/>
      <w:bookmarkStart w:id="190" w:name="_Toc201199675"/>
      <w:bookmarkStart w:id="191" w:name="_Toc213786838"/>
      <w:bookmarkStart w:id="192" w:name="_Toc213787252"/>
      <w:r>
        <w:t xml:space="preserve">Tabla </w:t>
      </w:r>
      <w:fldSimple w:instr=" STYLEREF 1 \s ">
        <w:r w:rsidR="008F7228">
          <w:rPr>
            <w:noProof/>
          </w:rPr>
          <w:t>4</w:t>
        </w:r>
      </w:fldSimple>
      <w:r w:rsidR="008F7228">
        <w:t>.</w:t>
      </w:r>
      <w:fldSimple w:instr=" SEQ Tabla \* ARABIC \s 1 ">
        <w:r w:rsidR="008F7228">
          <w:rPr>
            <w:noProof/>
          </w:rPr>
          <w:t>12</w:t>
        </w:r>
      </w:fldSimple>
      <w:r w:rsidRPr="0020228B">
        <w:t xml:space="preserve"> </w:t>
      </w:r>
      <w:r w:rsidRPr="007E4738">
        <w:t>Caso de uso N °1.10, Visualizando tipos de contratos</w:t>
      </w:r>
      <w:bookmarkEnd w:id="185"/>
      <w:bookmarkEnd w:id="186"/>
      <w:bookmarkEnd w:id="187"/>
      <w:bookmarkEnd w:id="188"/>
      <w:bookmarkEnd w:id="189"/>
      <w:bookmarkEnd w:id="190"/>
      <w:bookmarkEnd w:id="191"/>
      <w:bookmarkEnd w:id="192"/>
    </w:p>
    <w:p w14:paraId="200BA47C" w14:textId="77777777" w:rsidR="00EE4435" w:rsidRDefault="00EE4435" w:rsidP="00EE4435">
      <w:pPr>
        <w:pStyle w:val="Sinespaciado"/>
      </w:pPr>
      <w:r>
        <w:rPr>
          <w:noProof/>
        </w:rPr>
        <w:drawing>
          <wp:inline distT="0" distB="0" distL="0" distR="0" wp14:anchorId="733FBD7F" wp14:editId="6F55A44D">
            <wp:extent cx="5715000" cy="4762500"/>
            <wp:effectExtent l="0" t="0" r="0" b="0"/>
            <wp:docPr id="125371204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2042" name="Imagen 1" descr="Tabla&#10;&#10;El contenido generado por IA puede ser incorrecto."/>
                    <pic:cNvPicPr/>
                  </pic:nvPicPr>
                  <pic:blipFill>
                    <a:blip r:embed="rId29"/>
                    <a:stretch>
                      <a:fillRect/>
                    </a:stretch>
                  </pic:blipFill>
                  <pic:spPr>
                    <a:xfrm>
                      <a:off x="0" y="0"/>
                      <a:ext cx="5715000" cy="4762500"/>
                    </a:xfrm>
                    <a:prstGeom prst="rect">
                      <a:avLst/>
                    </a:prstGeom>
                  </pic:spPr>
                </pic:pic>
              </a:graphicData>
            </a:graphic>
          </wp:inline>
        </w:drawing>
      </w:r>
    </w:p>
    <w:p w14:paraId="79B1E98F" w14:textId="77777777" w:rsidR="00EE4435" w:rsidRDefault="00EE4435" w:rsidP="00EE4435">
      <w:pPr>
        <w:pStyle w:val="Sinespaciado"/>
      </w:pPr>
    </w:p>
    <w:p w14:paraId="3959FBD9" w14:textId="77777777" w:rsidR="00EE4435" w:rsidRDefault="00EE4435" w:rsidP="00EE4435">
      <w:pPr>
        <w:pStyle w:val="Sinespaciado"/>
      </w:pPr>
    </w:p>
    <w:p w14:paraId="4C1F990F" w14:textId="77777777" w:rsidR="00EE4435" w:rsidRDefault="00EE4435" w:rsidP="00EE4435">
      <w:r>
        <w:t>Fuente: Elaborado por el estudiante de acuerdo con el proyecto</w:t>
      </w:r>
    </w:p>
    <w:p w14:paraId="65C986B5" w14:textId="77777777" w:rsidR="00EE4435" w:rsidRDefault="00EE4435">
      <w:pPr>
        <w:spacing w:line="278" w:lineRule="auto"/>
        <w:ind w:firstLine="0"/>
        <w:jc w:val="left"/>
      </w:pPr>
      <w:r>
        <w:br w:type="page"/>
      </w:r>
    </w:p>
    <w:p w14:paraId="5BAEDD5C" w14:textId="4D2665FB" w:rsidR="00EE4435" w:rsidRPr="006C0843" w:rsidRDefault="00EE4435" w:rsidP="00EE4435">
      <w:r w:rsidRPr="006C0843">
        <w:lastRenderedPageBreak/>
        <w:t xml:space="preserve">En la </w:t>
      </w:r>
      <w:r w:rsidRPr="006C0843">
        <w:rPr>
          <w:i/>
        </w:rPr>
        <w:t xml:space="preserve">Tabla </w:t>
      </w:r>
      <w:r>
        <w:rPr>
          <w:i/>
        </w:rPr>
        <w:t>4.</w:t>
      </w:r>
      <w:r w:rsidR="00835709">
        <w:rPr>
          <w:i/>
        </w:rPr>
        <w:t>13</w:t>
      </w:r>
      <w:r w:rsidRPr="006C0843">
        <w:rPr>
          <w:i/>
        </w:rPr>
        <w:t xml:space="preserve"> </w:t>
      </w:r>
      <w:r w:rsidRPr="006C0843">
        <w:t>se puede visualizar el Caso de uso N°1.11 cuyo propósito es crear el tipo de contrato con su correspondiente descripción.</w:t>
      </w:r>
    </w:p>
    <w:p w14:paraId="5E6EFB18" w14:textId="77777777" w:rsidR="00EE4435" w:rsidRPr="006C0843" w:rsidRDefault="00EE4435" w:rsidP="00EE4435"/>
    <w:p w14:paraId="62A3BE67" w14:textId="507A8A9B" w:rsidR="00EE4435" w:rsidRPr="006C0843" w:rsidRDefault="00EE4435" w:rsidP="00EE4435">
      <w:pPr>
        <w:pStyle w:val="Descripcin"/>
      </w:pPr>
      <w:bookmarkStart w:id="193" w:name="_3n8ys5ua95rl"/>
      <w:bookmarkStart w:id="194" w:name="_Toc200483223"/>
      <w:bookmarkStart w:id="195" w:name="_Toc200363921"/>
      <w:bookmarkStart w:id="196" w:name="_Toc200336536"/>
      <w:bookmarkStart w:id="197" w:name="_Toc207894727"/>
      <w:bookmarkStart w:id="198" w:name="_Toc208864176"/>
      <w:bookmarkStart w:id="199" w:name="_Toc209984991"/>
      <w:bookmarkStart w:id="200" w:name="_Toc210409246"/>
      <w:bookmarkStart w:id="201" w:name="_Toc210410026"/>
      <w:bookmarkStart w:id="202" w:name="_Toc213786839"/>
      <w:bookmarkStart w:id="203" w:name="_Toc213787253"/>
      <w:bookmarkEnd w:id="193"/>
      <w:r w:rsidRPr="006C0843">
        <w:t xml:space="preserve">Tabla </w:t>
      </w:r>
      <w:fldSimple w:instr=" STYLEREF 1 \s ">
        <w:r w:rsidR="008F7228">
          <w:rPr>
            <w:noProof/>
          </w:rPr>
          <w:t>4</w:t>
        </w:r>
      </w:fldSimple>
      <w:r w:rsidR="008F7228">
        <w:t>.</w:t>
      </w:r>
      <w:fldSimple w:instr=" SEQ Tabla \* ARABIC \s 1 ">
        <w:r w:rsidR="008F7228">
          <w:rPr>
            <w:noProof/>
          </w:rPr>
          <w:t>13</w:t>
        </w:r>
      </w:fldSimple>
      <w:r w:rsidRPr="006C0843">
        <w:t xml:space="preserve"> Caso de uso N °1.11, Creando tipos de contratos con su descripción</w:t>
      </w:r>
      <w:bookmarkEnd w:id="194"/>
      <w:bookmarkEnd w:id="195"/>
      <w:bookmarkEnd w:id="196"/>
      <w:bookmarkEnd w:id="197"/>
      <w:bookmarkEnd w:id="198"/>
      <w:bookmarkEnd w:id="199"/>
      <w:bookmarkEnd w:id="200"/>
      <w:bookmarkEnd w:id="201"/>
      <w:bookmarkEnd w:id="202"/>
      <w:bookmarkEnd w:id="203"/>
    </w:p>
    <w:p w14:paraId="3ECC6AD5" w14:textId="77777777" w:rsidR="00EE4435" w:rsidRPr="006C0843" w:rsidRDefault="00EE4435" w:rsidP="00EE4435">
      <w:pPr>
        <w:pStyle w:val="Sinespaciado"/>
      </w:pPr>
      <w:r w:rsidRPr="00B45140">
        <w:rPr>
          <w:noProof/>
        </w:rPr>
        <w:drawing>
          <wp:inline distT="0" distB="0" distL="0" distR="0" wp14:anchorId="107A3E11" wp14:editId="3CABCE32">
            <wp:extent cx="5971540" cy="4352290"/>
            <wp:effectExtent l="0" t="0" r="0" b="0"/>
            <wp:docPr id="740374223"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1540" cy="4352290"/>
                    </a:xfrm>
                    <a:prstGeom prst="rect">
                      <a:avLst/>
                    </a:prstGeom>
                    <a:noFill/>
                    <a:ln>
                      <a:noFill/>
                    </a:ln>
                  </pic:spPr>
                </pic:pic>
              </a:graphicData>
            </a:graphic>
          </wp:inline>
        </w:drawing>
      </w:r>
    </w:p>
    <w:p w14:paraId="432B390E" w14:textId="77777777" w:rsidR="00EE4435" w:rsidRPr="006C0843" w:rsidRDefault="00EE4435" w:rsidP="00EE4435">
      <w:pPr>
        <w:ind w:firstLine="0"/>
      </w:pPr>
    </w:p>
    <w:p w14:paraId="6C38B975" w14:textId="77777777" w:rsidR="00EE4435" w:rsidRDefault="00EE4435" w:rsidP="00EE4435">
      <w:r w:rsidRPr="006C0843">
        <w:t>Fuente: Elaborado por el estudiante de acuerdo con el proyecto</w:t>
      </w:r>
    </w:p>
    <w:p w14:paraId="572FA282" w14:textId="77777777" w:rsidR="00EE4435" w:rsidRDefault="00EE4435" w:rsidP="00EE4435">
      <w:pPr>
        <w:spacing w:line="278" w:lineRule="auto"/>
        <w:ind w:firstLine="0"/>
        <w:jc w:val="left"/>
      </w:pPr>
    </w:p>
    <w:p w14:paraId="597A295F" w14:textId="77777777" w:rsidR="00EE4435" w:rsidRDefault="00EE4435" w:rsidP="00EE4435">
      <w:pPr>
        <w:spacing w:line="278" w:lineRule="auto"/>
        <w:ind w:firstLine="0"/>
        <w:jc w:val="left"/>
      </w:pPr>
    </w:p>
    <w:p w14:paraId="3E91FAAD" w14:textId="77777777" w:rsidR="00EE4435" w:rsidRDefault="00EE4435" w:rsidP="00EE4435">
      <w:pPr>
        <w:spacing w:line="278" w:lineRule="auto"/>
        <w:ind w:firstLine="0"/>
        <w:jc w:val="left"/>
      </w:pPr>
    </w:p>
    <w:p w14:paraId="014A9E89" w14:textId="77777777" w:rsidR="00EE4435" w:rsidRPr="00627D3D" w:rsidRDefault="00EE4435" w:rsidP="00EE4435">
      <w:pPr>
        <w:spacing w:line="278" w:lineRule="auto"/>
        <w:ind w:firstLine="0"/>
        <w:jc w:val="left"/>
      </w:pPr>
    </w:p>
    <w:p w14:paraId="26B09F86" w14:textId="43893FE8" w:rsidR="00EE4435" w:rsidRPr="003E7C7C" w:rsidRDefault="00EE4435" w:rsidP="00EE4435">
      <w:pPr>
        <w:rPr>
          <w:u w:val="single"/>
        </w:rPr>
      </w:pPr>
      <w:r w:rsidRPr="00627D3D">
        <w:lastRenderedPageBreak/>
        <w:t xml:space="preserve">En la </w:t>
      </w:r>
      <w:r w:rsidRPr="00627D3D">
        <w:rPr>
          <w:i/>
        </w:rPr>
        <w:t xml:space="preserve">Tabla </w:t>
      </w:r>
      <w:r>
        <w:rPr>
          <w:i/>
        </w:rPr>
        <w:t>4.1</w:t>
      </w:r>
      <w:r w:rsidR="00835709">
        <w:rPr>
          <w:i/>
        </w:rPr>
        <w:t>4</w:t>
      </w:r>
      <w:r w:rsidRPr="00627D3D">
        <w:t xml:space="preserve"> se puede visualizar el Caso de uso N°1.12 que consiste en activar o desactivar un tipo de contrato y el sistema agrega u oculta un tipo de contrato dependiendo de las acciones realizadas.</w:t>
      </w:r>
    </w:p>
    <w:p w14:paraId="60E4A288" w14:textId="77777777" w:rsidR="00EE4435" w:rsidRPr="00627D3D" w:rsidRDefault="00EE4435" w:rsidP="00EE4435">
      <w:pPr>
        <w:spacing w:line="278" w:lineRule="auto"/>
        <w:ind w:firstLine="0"/>
        <w:jc w:val="left"/>
      </w:pPr>
    </w:p>
    <w:p w14:paraId="3E3C325B" w14:textId="2094512D" w:rsidR="00EE4435" w:rsidRPr="00627D3D" w:rsidRDefault="00EE4435" w:rsidP="00EE4435">
      <w:pPr>
        <w:pStyle w:val="Descripcin"/>
      </w:pPr>
      <w:bookmarkStart w:id="204" w:name="_k5jmiiepn5oj"/>
      <w:bookmarkStart w:id="205" w:name="_Toc200483224"/>
      <w:bookmarkStart w:id="206" w:name="_Toc200363922"/>
      <w:bookmarkStart w:id="207" w:name="_Toc200336537"/>
      <w:bookmarkStart w:id="208" w:name="_Toc207894759"/>
      <w:bookmarkStart w:id="209" w:name="_Toc208864177"/>
      <w:bookmarkStart w:id="210" w:name="_Toc209984992"/>
      <w:bookmarkStart w:id="211" w:name="_Toc210409247"/>
      <w:bookmarkStart w:id="212" w:name="_Toc210410027"/>
      <w:bookmarkStart w:id="213" w:name="_Toc213786840"/>
      <w:bookmarkStart w:id="214" w:name="_Toc213787254"/>
      <w:bookmarkEnd w:id="204"/>
      <w:r w:rsidRPr="00627D3D">
        <w:t xml:space="preserve">Tabla </w:t>
      </w:r>
      <w:fldSimple w:instr=" STYLEREF 1 \s ">
        <w:r w:rsidR="008F7228">
          <w:rPr>
            <w:noProof/>
          </w:rPr>
          <w:t>4</w:t>
        </w:r>
      </w:fldSimple>
      <w:r w:rsidR="008F7228">
        <w:t>.</w:t>
      </w:r>
      <w:fldSimple w:instr=" SEQ Tabla \* ARABIC \s 1 ">
        <w:r w:rsidR="008F7228">
          <w:rPr>
            <w:noProof/>
          </w:rPr>
          <w:t>14</w:t>
        </w:r>
      </w:fldSimple>
      <w:r w:rsidRPr="00627D3D">
        <w:t xml:space="preserve"> Caso de uso N °1.12, cambiando el estado de un tipo de contrato</w:t>
      </w:r>
      <w:bookmarkEnd w:id="205"/>
      <w:bookmarkEnd w:id="206"/>
      <w:bookmarkEnd w:id="207"/>
      <w:bookmarkEnd w:id="208"/>
      <w:bookmarkEnd w:id="209"/>
      <w:bookmarkEnd w:id="210"/>
      <w:bookmarkEnd w:id="211"/>
      <w:bookmarkEnd w:id="212"/>
      <w:bookmarkEnd w:id="213"/>
      <w:bookmarkEnd w:id="214"/>
    </w:p>
    <w:p w14:paraId="2664A148" w14:textId="77777777" w:rsidR="00EE4435" w:rsidRPr="00627D3D" w:rsidRDefault="00EE4435" w:rsidP="00EE4435">
      <w:pPr>
        <w:pStyle w:val="Sinespaciado"/>
      </w:pPr>
      <w:r w:rsidRPr="00627D3D">
        <w:rPr>
          <w:noProof/>
        </w:rPr>
        <w:drawing>
          <wp:inline distT="0" distB="0" distL="0" distR="0" wp14:anchorId="26121A99" wp14:editId="1F932F88">
            <wp:extent cx="5971540" cy="4809490"/>
            <wp:effectExtent l="0" t="0" r="0" b="0"/>
            <wp:docPr id="1346687217"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1540" cy="4809490"/>
                    </a:xfrm>
                    <a:prstGeom prst="rect">
                      <a:avLst/>
                    </a:prstGeom>
                    <a:noFill/>
                    <a:ln>
                      <a:noFill/>
                    </a:ln>
                  </pic:spPr>
                </pic:pic>
              </a:graphicData>
            </a:graphic>
          </wp:inline>
        </w:drawing>
      </w:r>
    </w:p>
    <w:p w14:paraId="7D8C00EC" w14:textId="77777777" w:rsidR="00EE4435" w:rsidRPr="00627D3D" w:rsidRDefault="00EE4435" w:rsidP="00EE4435">
      <w:pPr>
        <w:spacing w:line="278" w:lineRule="auto"/>
        <w:ind w:firstLine="0"/>
        <w:jc w:val="left"/>
      </w:pPr>
    </w:p>
    <w:p w14:paraId="7F0C5FA8" w14:textId="77777777" w:rsidR="00EE4435" w:rsidRPr="00627D3D" w:rsidRDefault="00EE4435" w:rsidP="00EE4435">
      <w:pPr>
        <w:spacing w:line="278" w:lineRule="auto"/>
        <w:ind w:firstLine="0"/>
        <w:jc w:val="left"/>
      </w:pPr>
    </w:p>
    <w:p w14:paraId="18BEAF0A" w14:textId="77777777" w:rsidR="00EE4435" w:rsidRPr="00627D3D" w:rsidRDefault="00EE4435" w:rsidP="00EE4435">
      <w:r w:rsidRPr="00627D3D">
        <w:t>Fuente: Elaborado por el estudiante de acuerdo con el proyecto</w:t>
      </w:r>
    </w:p>
    <w:p w14:paraId="664DC19C" w14:textId="77777777" w:rsidR="00EE4435" w:rsidRDefault="00EE4435" w:rsidP="00EE4435">
      <w:pPr>
        <w:spacing w:line="278" w:lineRule="auto"/>
        <w:ind w:firstLine="0"/>
        <w:jc w:val="left"/>
      </w:pPr>
    </w:p>
    <w:p w14:paraId="5009799A" w14:textId="77777777" w:rsidR="00EE4435" w:rsidRDefault="00EE4435" w:rsidP="00EE4435">
      <w:pPr>
        <w:spacing w:line="278" w:lineRule="auto"/>
        <w:ind w:firstLine="0"/>
        <w:jc w:val="left"/>
      </w:pPr>
    </w:p>
    <w:p w14:paraId="168AF36C" w14:textId="77777777" w:rsidR="00EE4435" w:rsidRDefault="00EE4435" w:rsidP="00EE4435"/>
    <w:p w14:paraId="5D1EB97E" w14:textId="401231BD" w:rsidR="00EE4435" w:rsidRDefault="00EE4435" w:rsidP="00EE4435">
      <w:pPr>
        <w:rPr>
          <w:noProof/>
        </w:rPr>
      </w:pPr>
      <w:r>
        <w:lastRenderedPageBreak/>
        <w:t xml:space="preserve">En la </w:t>
      </w:r>
      <w:r>
        <w:rPr>
          <w:i/>
        </w:rPr>
        <w:t>Tabla 4.</w:t>
      </w:r>
      <w:r w:rsidR="00835709">
        <w:rPr>
          <w:i/>
        </w:rPr>
        <w:t>15</w:t>
      </w:r>
      <w:r>
        <w:t xml:space="preserve"> se puede visualizar el Caso de uso N°1.13 que consiste en visualizar, los tipos de vacaciones, el proceso comienza cuando el usuario selecciona la pestaña tipo de vacaciones de tablas maestras del menú desplegable y luego el sistema muestra la lista con los tipos de vacaciones.</w:t>
      </w:r>
      <w:r w:rsidRPr="008C0A9F">
        <w:rPr>
          <w:noProof/>
        </w:rPr>
        <w:t xml:space="preserve"> </w:t>
      </w:r>
    </w:p>
    <w:p w14:paraId="7EBF00B8" w14:textId="77777777" w:rsidR="00EE4435" w:rsidRDefault="00EE4435" w:rsidP="00EE4435">
      <w:pPr>
        <w:rPr>
          <w:noProof/>
        </w:rPr>
      </w:pPr>
    </w:p>
    <w:p w14:paraId="008B8CE8" w14:textId="17E5A14F" w:rsidR="00EE4435" w:rsidRDefault="00EE4435" w:rsidP="00EE4435">
      <w:pPr>
        <w:pStyle w:val="Descripcin"/>
        <w:keepNext/>
      </w:pPr>
      <w:bookmarkStart w:id="215" w:name="_Toc200570026"/>
      <w:bookmarkStart w:id="216" w:name="_Toc200570168"/>
      <w:bookmarkStart w:id="217" w:name="_Toc200854051"/>
      <w:bookmarkStart w:id="218" w:name="_Toc201172332"/>
      <w:bookmarkStart w:id="219" w:name="_Toc201199587"/>
      <w:bookmarkStart w:id="220" w:name="_Toc201199676"/>
      <w:bookmarkStart w:id="221" w:name="_Toc213786841"/>
      <w:bookmarkStart w:id="222" w:name="_Toc213787255"/>
      <w:r>
        <w:t xml:space="preserve">Tabla </w:t>
      </w:r>
      <w:fldSimple w:instr=" STYLEREF 1 \s ">
        <w:r w:rsidR="008F7228">
          <w:rPr>
            <w:noProof/>
          </w:rPr>
          <w:t>4</w:t>
        </w:r>
      </w:fldSimple>
      <w:r w:rsidR="008F7228">
        <w:t>.</w:t>
      </w:r>
      <w:fldSimple w:instr=" SEQ Tabla \* ARABIC \s 1 ">
        <w:r w:rsidR="008F7228">
          <w:rPr>
            <w:noProof/>
          </w:rPr>
          <w:t>15</w:t>
        </w:r>
      </w:fldSimple>
      <w:r>
        <w:t xml:space="preserve"> </w:t>
      </w:r>
      <w:r w:rsidRPr="00632FA3">
        <w:t>Caso de uso N °1.13, visualizando los tipos de vacaciones</w:t>
      </w:r>
      <w:bookmarkEnd w:id="215"/>
      <w:bookmarkEnd w:id="216"/>
      <w:bookmarkEnd w:id="217"/>
      <w:bookmarkEnd w:id="218"/>
      <w:bookmarkEnd w:id="219"/>
      <w:bookmarkEnd w:id="220"/>
      <w:bookmarkEnd w:id="221"/>
      <w:bookmarkEnd w:id="222"/>
    </w:p>
    <w:p w14:paraId="04A94FB7" w14:textId="77777777" w:rsidR="00EE4435" w:rsidRDefault="00EE4435" w:rsidP="00EE4435">
      <w:pPr>
        <w:pStyle w:val="Sinespaciado"/>
      </w:pPr>
      <w:r>
        <w:rPr>
          <w:noProof/>
        </w:rPr>
        <w:drawing>
          <wp:inline distT="0" distB="0" distL="0" distR="0" wp14:anchorId="4AEF2D95" wp14:editId="54B497C0">
            <wp:extent cx="5629275" cy="4105275"/>
            <wp:effectExtent l="0" t="0" r="9525" b="9525"/>
            <wp:docPr id="10901184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8434" name="Imagen 1" descr="Tabla&#10;&#10;El contenido generado por IA puede ser incorrecto."/>
                    <pic:cNvPicPr/>
                  </pic:nvPicPr>
                  <pic:blipFill>
                    <a:blip r:embed="rId32"/>
                    <a:stretch>
                      <a:fillRect/>
                    </a:stretch>
                  </pic:blipFill>
                  <pic:spPr>
                    <a:xfrm>
                      <a:off x="0" y="0"/>
                      <a:ext cx="5629275" cy="4105275"/>
                    </a:xfrm>
                    <a:prstGeom prst="rect">
                      <a:avLst/>
                    </a:prstGeom>
                  </pic:spPr>
                </pic:pic>
              </a:graphicData>
            </a:graphic>
          </wp:inline>
        </w:drawing>
      </w:r>
    </w:p>
    <w:p w14:paraId="6E63D221" w14:textId="77777777" w:rsidR="00EE4435" w:rsidRDefault="00EE4435" w:rsidP="00EE4435">
      <w:pPr>
        <w:pStyle w:val="Sinespaciado"/>
      </w:pPr>
    </w:p>
    <w:p w14:paraId="06813F99" w14:textId="77777777" w:rsidR="00EE4435" w:rsidRDefault="00EE4435" w:rsidP="00EE4435">
      <w:pPr>
        <w:pStyle w:val="Sinespaciado"/>
      </w:pPr>
    </w:p>
    <w:p w14:paraId="277191B2" w14:textId="77777777" w:rsidR="00EE4435" w:rsidRDefault="00EE4435" w:rsidP="00EE4435">
      <w:r>
        <w:t>Fuente: Elaborado por el estudiante de acuerdo con el proyecto</w:t>
      </w:r>
    </w:p>
    <w:p w14:paraId="610A2448" w14:textId="77777777" w:rsidR="00EE4435" w:rsidRDefault="00EE4435">
      <w:pPr>
        <w:spacing w:line="278" w:lineRule="auto"/>
        <w:ind w:firstLine="0"/>
        <w:jc w:val="left"/>
      </w:pPr>
      <w:r>
        <w:br w:type="page"/>
      </w:r>
    </w:p>
    <w:p w14:paraId="6BA92DFB" w14:textId="60EA36FB" w:rsidR="00EE4435" w:rsidRPr="006C0843" w:rsidRDefault="00EE4435" w:rsidP="00EE4435">
      <w:r w:rsidRPr="006C0843">
        <w:lastRenderedPageBreak/>
        <w:t xml:space="preserve">En la </w:t>
      </w:r>
      <w:r w:rsidRPr="006C0843">
        <w:rPr>
          <w:i/>
        </w:rPr>
        <w:t xml:space="preserve">Tabla </w:t>
      </w:r>
      <w:r>
        <w:rPr>
          <w:i/>
        </w:rPr>
        <w:t>4.1</w:t>
      </w:r>
      <w:r w:rsidR="00835709">
        <w:rPr>
          <w:i/>
        </w:rPr>
        <w:t>6</w:t>
      </w:r>
      <w:r>
        <w:rPr>
          <w:i/>
        </w:rPr>
        <w:t xml:space="preserve"> </w:t>
      </w:r>
      <w:r w:rsidRPr="006C0843">
        <w:t>se puede visualizar el Caso de uso N°1.14 que consiste en crear un tipo de vacaciones para lo cual se mostrará un formulario para completar y crear tipos de vacaciones.</w:t>
      </w:r>
    </w:p>
    <w:p w14:paraId="5455D56B" w14:textId="77777777" w:rsidR="00EE4435" w:rsidRPr="006C0843" w:rsidRDefault="00EE4435" w:rsidP="00EE4435">
      <w:pPr>
        <w:spacing w:line="278" w:lineRule="auto"/>
        <w:ind w:firstLine="0"/>
        <w:jc w:val="left"/>
      </w:pPr>
    </w:p>
    <w:p w14:paraId="7BE93E9D" w14:textId="68BE3294" w:rsidR="00EE4435" w:rsidRPr="006C0843" w:rsidRDefault="00EE4435" w:rsidP="00EE4435">
      <w:pPr>
        <w:pStyle w:val="Descripcin"/>
      </w:pPr>
      <w:bookmarkStart w:id="223" w:name="_6qj2nycit011"/>
      <w:bookmarkStart w:id="224" w:name="_Toc200483226"/>
      <w:bookmarkStart w:id="225" w:name="_Toc200363924"/>
      <w:bookmarkStart w:id="226" w:name="_Toc200336539"/>
      <w:bookmarkStart w:id="227" w:name="_Toc207894728"/>
      <w:bookmarkStart w:id="228" w:name="_Toc208864178"/>
      <w:bookmarkStart w:id="229" w:name="_Toc209984993"/>
      <w:bookmarkStart w:id="230" w:name="_Toc210409248"/>
      <w:bookmarkStart w:id="231" w:name="_Toc210410028"/>
      <w:bookmarkStart w:id="232" w:name="_Toc213786842"/>
      <w:bookmarkStart w:id="233" w:name="_Toc213787256"/>
      <w:bookmarkEnd w:id="223"/>
      <w:r w:rsidRPr="006C0843">
        <w:t xml:space="preserve">Tabla </w:t>
      </w:r>
      <w:fldSimple w:instr=" STYLEREF 1 \s ">
        <w:r w:rsidR="008F7228">
          <w:rPr>
            <w:noProof/>
          </w:rPr>
          <w:t>4</w:t>
        </w:r>
      </w:fldSimple>
      <w:r w:rsidR="008F7228">
        <w:t>.</w:t>
      </w:r>
      <w:fldSimple w:instr=" SEQ Tabla \* ARABIC \s 1 ">
        <w:r w:rsidR="008F7228">
          <w:rPr>
            <w:noProof/>
          </w:rPr>
          <w:t>16</w:t>
        </w:r>
      </w:fldSimple>
      <w:r w:rsidRPr="006C0843">
        <w:t xml:space="preserve"> Caso de uso N °1.14, Creando un tipo de vacaciones</w:t>
      </w:r>
      <w:bookmarkEnd w:id="224"/>
      <w:bookmarkEnd w:id="225"/>
      <w:bookmarkEnd w:id="226"/>
      <w:bookmarkEnd w:id="227"/>
      <w:bookmarkEnd w:id="228"/>
      <w:bookmarkEnd w:id="229"/>
      <w:bookmarkEnd w:id="230"/>
      <w:bookmarkEnd w:id="231"/>
      <w:bookmarkEnd w:id="232"/>
      <w:bookmarkEnd w:id="233"/>
    </w:p>
    <w:p w14:paraId="3E13F795" w14:textId="77777777" w:rsidR="00EE4435" w:rsidRPr="006C0843" w:rsidRDefault="00EE4435" w:rsidP="00EE4435">
      <w:pPr>
        <w:pStyle w:val="Sinespaciado"/>
      </w:pPr>
      <w:r w:rsidRPr="00B45140">
        <w:rPr>
          <w:noProof/>
        </w:rPr>
        <w:drawing>
          <wp:inline distT="0" distB="0" distL="0" distR="0" wp14:anchorId="6C9346FA" wp14:editId="6916C51A">
            <wp:extent cx="5971540" cy="4857115"/>
            <wp:effectExtent l="0" t="0" r="0" b="635"/>
            <wp:docPr id="1739967032"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1F0DF45C" w14:textId="77777777" w:rsidR="00EE4435" w:rsidRPr="006C0843" w:rsidRDefault="00EE4435" w:rsidP="00EE4435">
      <w:pPr>
        <w:spacing w:line="278" w:lineRule="auto"/>
        <w:ind w:firstLine="0"/>
        <w:jc w:val="left"/>
      </w:pPr>
    </w:p>
    <w:p w14:paraId="7564301B" w14:textId="77777777" w:rsidR="00EE4435" w:rsidRPr="006C0843" w:rsidRDefault="00EE4435" w:rsidP="00EE4435">
      <w:r w:rsidRPr="006C0843">
        <w:t>Fuente: Elaborado por el estudiante de acuerdo con el proyecto</w:t>
      </w:r>
    </w:p>
    <w:p w14:paraId="1F966EFA" w14:textId="77777777" w:rsidR="00EE4435" w:rsidRDefault="00EE4435" w:rsidP="00EE4435"/>
    <w:p w14:paraId="692C2756" w14:textId="77777777" w:rsidR="00EE4435" w:rsidRDefault="00EE4435" w:rsidP="00EE4435"/>
    <w:p w14:paraId="5DEE0920" w14:textId="77777777" w:rsidR="00EE4435" w:rsidRDefault="00EE4435" w:rsidP="00EE4435"/>
    <w:p w14:paraId="0FE0E645" w14:textId="48A3B843" w:rsidR="00EE4435" w:rsidRPr="00627D3D" w:rsidRDefault="00EE4435" w:rsidP="00EE4435">
      <w:r w:rsidRPr="00627D3D">
        <w:lastRenderedPageBreak/>
        <w:t xml:space="preserve">En la </w:t>
      </w:r>
      <w:r w:rsidRPr="00627D3D">
        <w:rPr>
          <w:i/>
        </w:rPr>
        <w:t xml:space="preserve">Tabla </w:t>
      </w:r>
      <w:r>
        <w:rPr>
          <w:i/>
        </w:rPr>
        <w:t>4.1</w:t>
      </w:r>
      <w:r w:rsidR="00835709">
        <w:rPr>
          <w:i/>
        </w:rPr>
        <w:t>7</w:t>
      </w:r>
      <w:r w:rsidRPr="00627D3D">
        <w:t xml:space="preserve"> 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41EEB025" w14:textId="77777777" w:rsidR="00EE4435" w:rsidRPr="00627D3D" w:rsidRDefault="00EE4435" w:rsidP="00EE4435">
      <w:pPr>
        <w:spacing w:line="278" w:lineRule="auto"/>
        <w:ind w:firstLine="0"/>
        <w:jc w:val="left"/>
      </w:pPr>
    </w:p>
    <w:p w14:paraId="7CE8556D" w14:textId="3131E52B" w:rsidR="00EE4435" w:rsidRPr="00627D3D" w:rsidRDefault="00EE4435" w:rsidP="00EE4435">
      <w:pPr>
        <w:pStyle w:val="Descripcin"/>
      </w:pPr>
      <w:bookmarkStart w:id="234" w:name="_lixolbyuf4a"/>
      <w:bookmarkStart w:id="235" w:name="_Toc200483227"/>
      <w:bookmarkStart w:id="236" w:name="_Toc200363925"/>
      <w:bookmarkStart w:id="237" w:name="_Toc200336540"/>
      <w:bookmarkStart w:id="238" w:name="_Toc207894760"/>
      <w:bookmarkStart w:id="239" w:name="_Toc208864179"/>
      <w:bookmarkStart w:id="240" w:name="_Toc209984994"/>
      <w:bookmarkStart w:id="241" w:name="_Toc210409249"/>
      <w:bookmarkStart w:id="242" w:name="_Toc210410029"/>
      <w:bookmarkStart w:id="243" w:name="_Toc213786843"/>
      <w:bookmarkStart w:id="244" w:name="_Toc213787257"/>
      <w:bookmarkEnd w:id="234"/>
      <w:r w:rsidRPr="00627D3D">
        <w:t xml:space="preserve">Tabla </w:t>
      </w:r>
      <w:fldSimple w:instr=" STYLEREF 1 \s ">
        <w:r w:rsidR="008F7228">
          <w:rPr>
            <w:noProof/>
          </w:rPr>
          <w:t>4</w:t>
        </w:r>
      </w:fldSimple>
      <w:r w:rsidR="008F7228">
        <w:t>.</w:t>
      </w:r>
      <w:fldSimple w:instr=" SEQ Tabla \* ARABIC \s 1 ">
        <w:r w:rsidR="008F7228">
          <w:rPr>
            <w:noProof/>
          </w:rPr>
          <w:t>17</w:t>
        </w:r>
      </w:fldSimple>
      <w:r w:rsidRPr="00627D3D">
        <w:t xml:space="preserve"> Caso de uso N °1.15, cambiando el estado de tipos de vacaciones</w:t>
      </w:r>
      <w:bookmarkEnd w:id="235"/>
      <w:bookmarkEnd w:id="236"/>
      <w:bookmarkEnd w:id="237"/>
      <w:bookmarkEnd w:id="238"/>
      <w:bookmarkEnd w:id="239"/>
      <w:bookmarkEnd w:id="240"/>
      <w:bookmarkEnd w:id="241"/>
      <w:bookmarkEnd w:id="242"/>
      <w:bookmarkEnd w:id="243"/>
      <w:bookmarkEnd w:id="244"/>
    </w:p>
    <w:p w14:paraId="78223C91" w14:textId="77777777" w:rsidR="00EE4435" w:rsidRPr="00627D3D" w:rsidRDefault="00EE4435" w:rsidP="00EE4435">
      <w:pPr>
        <w:pStyle w:val="Sinespaciado"/>
      </w:pPr>
      <w:r w:rsidRPr="00627D3D">
        <w:rPr>
          <w:noProof/>
        </w:rPr>
        <w:drawing>
          <wp:inline distT="0" distB="0" distL="0" distR="0" wp14:anchorId="29946005" wp14:editId="3C347709">
            <wp:extent cx="5971540" cy="4895215"/>
            <wp:effectExtent l="0" t="0" r="0" b="635"/>
            <wp:docPr id="677860538"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1540" cy="4895215"/>
                    </a:xfrm>
                    <a:prstGeom prst="rect">
                      <a:avLst/>
                    </a:prstGeom>
                    <a:noFill/>
                    <a:ln>
                      <a:noFill/>
                    </a:ln>
                  </pic:spPr>
                </pic:pic>
              </a:graphicData>
            </a:graphic>
          </wp:inline>
        </w:drawing>
      </w:r>
    </w:p>
    <w:p w14:paraId="547A7E2F" w14:textId="77777777" w:rsidR="00EE4435" w:rsidRPr="00627D3D" w:rsidRDefault="00EE4435" w:rsidP="00EE4435">
      <w:pPr>
        <w:spacing w:line="278" w:lineRule="auto"/>
        <w:ind w:firstLine="0"/>
        <w:jc w:val="left"/>
      </w:pPr>
    </w:p>
    <w:p w14:paraId="7A47C67C" w14:textId="77777777" w:rsidR="00EE4435" w:rsidRDefault="00EE4435" w:rsidP="00EE4435">
      <w:r w:rsidRPr="00627D3D">
        <w:t>Fuente: Elaborado por el estudiante de acuerdo con el proyecto</w:t>
      </w:r>
      <w:r>
        <w:tab/>
      </w:r>
    </w:p>
    <w:p w14:paraId="2E967517" w14:textId="77777777" w:rsidR="00EE4435" w:rsidRDefault="00EE4435" w:rsidP="00EE4435">
      <w:pPr>
        <w:tabs>
          <w:tab w:val="left" w:pos="7125"/>
        </w:tabs>
        <w:spacing w:line="278" w:lineRule="auto"/>
        <w:ind w:firstLine="0"/>
        <w:jc w:val="left"/>
      </w:pPr>
    </w:p>
    <w:p w14:paraId="5D16B883" w14:textId="77777777" w:rsidR="00EE4435" w:rsidRDefault="00EE4435" w:rsidP="00EE4435">
      <w:pPr>
        <w:tabs>
          <w:tab w:val="left" w:pos="7125"/>
        </w:tabs>
        <w:spacing w:line="278" w:lineRule="auto"/>
        <w:ind w:firstLine="0"/>
        <w:jc w:val="left"/>
      </w:pPr>
    </w:p>
    <w:p w14:paraId="463C2D86" w14:textId="08FAE396" w:rsidR="00EE4435" w:rsidRDefault="00EE4435" w:rsidP="00EE4435">
      <w:r>
        <w:lastRenderedPageBreak/>
        <w:t xml:space="preserve">En la </w:t>
      </w:r>
      <w:r>
        <w:rPr>
          <w:i/>
        </w:rPr>
        <w:t>Tabla 4.</w:t>
      </w:r>
      <w:r w:rsidR="00835709">
        <w:rPr>
          <w:i/>
        </w:rPr>
        <w:t>18</w:t>
      </w:r>
      <w:r>
        <w:t xml:space="preserve"> se puede visualizar el Caso de uso N°1.16, se enfoca en ingresar a una pestaña llamada sucursal dentro tablas maestras del menú desplegable, donde sucursal muestra una lista de la cantidad de sucursales registradas en el sistema.</w:t>
      </w:r>
    </w:p>
    <w:p w14:paraId="0DAB3504" w14:textId="77777777" w:rsidR="00EE4435" w:rsidRDefault="00EE4435" w:rsidP="00EE4435">
      <w:pPr>
        <w:ind w:firstLine="0"/>
        <w:rPr>
          <w:noProof/>
        </w:rPr>
      </w:pPr>
    </w:p>
    <w:p w14:paraId="7C1D8AEE" w14:textId="7DB6D24C" w:rsidR="00EE4435" w:rsidRDefault="00EE4435" w:rsidP="00EE4435">
      <w:pPr>
        <w:pStyle w:val="Descripcin"/>
        <w:keepNext/>
      </w:pPr>
      <w:bookmarkStart w:id="245" w:name="_Toc200570027"/>
      <w:bookmarkStart w:id="246" w:name="_Toc200570169"/>
      <w:bookmarkStart w:id="247" w:name="_Toc200854052"/>
      <w:bookmarkStart w:id="248" w:name="_Toc201172333"/>
      <w:bookmarkStart w:id="249" w:name="_Toc201199588"/>
      <w:bookmarkStart w:id="250" w:name="_Toc201199677"/>
      <w:bookmarkStart w:id="251" w:name="_Toc213786844"/>
      <w:bookmarkStart w:id="252" w:name="_Toc213787258"/>
      <w:r>
        <w:t xml:space="preserve">Tabla </w:t>
      </w:r>
      <w:fldSimple w:instr=" STYLEREF 1 \s ">
        <w:r w:rsidR="008F7228">
          <w:rPr>
            <w:noProof/>
          </w:rPr>
          <w:t>4</w:t>
        </w:r>
      </w:fldSimple>
      <w:r w:rsidR="008F7228">
        <w:t>.</w:t>
      </w:r>
      <w:fldSimple w:instr=" SEQ Tabla \* ARABIC \s 1 ">
        <w:r w:rsidR="008F7228">
          <w:rPr>
            <w:noProof/>
          </w:rPr>
          <w:t>18</w:t>
        </w:r>
      </w:fldSimple>
      <w:r>
        <w:t xml:space="preserve"> </w:t>
      </w:r>
      <w:r w:rsidRPr="0009598A">
        <w:t>Caso de uso N °1.16, visualizando la pestaña de sucursales</w:t>
      </w:r>
      <w:bookmarkEnd w:id="245"/>
      <w:bookmarkEnd w:id="246"/>
      <w:bookmarkEnd w:id="247"/>
      <w:bookmarkEnd w:id="248"/>
      <w:bookmarkEnd w:id="249"/>
      <w:bookmarkEnd w:id="250"/>
      <w:bookmarkEnd w:id="251"/>
      <w:bookmarkEnd w:id="252"/>
    </w:p>
    <w:p w14:paraId="1467BA4F" w14:textId="77777777" w:rsidR="00EE4435" w:rsidRDefault="00EE4435" w:rsidP="00EE4435">
      <w:pPr>
        <w:pStyle w:val="Sinespaciado"/>
      </w:pPr>
      <w:r>
        <w:rPr>
          <w:noProof/>
        </w:rPr>
        <w:drawing>
          <wp:inline distT="0" distB="0" distL="0" distR="0" wp14:anchorId="30BB1D06" wp14:editId="15554E91">
            <wp:extent cx="5705475" cy="3829050"/>
            <wp:effectExtent l="0" t="0" r="9525" b="0"/>
            <wp:docPr id="9361516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1607" name="Imagen 1" descr="Tabla&#10;&#10;El contenido generado por IA puede ser incorrecto."/>
                    <pic:cNvPicPr/>
                  </pic:nvPicPr>
                  <pic:blipFill>
                    <a:blip r:embed="rId35"/>
                    <a:stretch>
                      <a:fillRect/>
                    </a:stretch>
                  </pic:blipFill>
                  <pic:spPr>
                    <a:xfrm>
                      <a:off x="0" y="0"/>
                      <a:ext cx="5705475" cy="3829050"/>
                    </a:xfrm>
                    <a:prstGeom prst="rect">
                      <a:avLst/>
                    </a:prstGeom>
                  </pic:spPr>
                </pic:pic>
              </a:graphicData>
            </a:graphic>
          </wp:inline>
        </w:drawing>
      </w:r>
    </w:p>
    <w:p w14:paraId="6A632743" w14:textId="77777777" w:rsidR="00EE4435" w:rsidRDefault="00EE4435" w:rsidP="00EE4435"/>
    <w:p w14:paraId="78E628E0" w14:textId="77777777" w:rsidR="00EE4435" w:rsidRDefault="00EE4435" w:rsidP="00EE4435">
      <w:r>
        <w:t>Fuente: Elaborado por el estudiante de acuerdo con el proyecto</w:t>
      </w:r>
    </w:p>
    <w:p w14:paraId="04BC48A9" w14:textId="77777777" w:rsidR="00EE4435" w:rsidRDefault="00EE4435">
      <w:pPr>
        <w:spacing w:line="278" w:lineRule="auto"/>
        <w:ind w:firstLine="0"/>
        <w:jc w:val="left"/>
      </w:pPr>
      <w:r>
        <w:br w:type="page"/>
      </w:r>
    </w:p>
    <w:p w14:paraId="4BB16C88" w14:textId="54E11CC1" w:rsidR="00EE4435" w:rsidRPr="006C0843" w:rsidRDefault="00EE4435" w:rsidP="00EE4435">
      <w:r w:rsidRPr="006C0843">
        <w:lastRenderedPageBreak/>
        <w:t xml:space="preserve">En la </w:t>
      </w:r>
      <w:r w:rsidRPr="006C0843">
        <w:rPr>
          <w:i/>
        </w:rPr>
        <w:t xml:space="preserve">Tabla </w:t>
      </w:r>
      <w:r>
        <w:rPr>
          <w:i/>
        </w:rPr>
        <w:t>4.1</w:t>
      </w:r>
      <w:r w:rsidR="00835709">
        <w:rPr>
          <w:i/>
        </w:rPr>
        <w:t>9</w:t>
      </w:r>
      <w:r>
        <w:rPr>
          <w:i/>
        </w:rPr>
        <w:t xml:space="preserve"> </w:t>
      </w:r>
      <w:r w:rsidRPr="006C0843">
        <w:t>se puede visualizar el Caso de uso N°1.17, este caso de uso es simplemente para crear las características de las sucursales, mediante un formulario.</w:t>
      </w:r>
    </w:p>
    <w:p w14:paraId="709D694E" w14:textId="77777777" w:rsidR="00EE4435" w:rsidRPr="006C0843" w:rsidRDefault="00EE4435" w:rsidP="00EE4435">
      <w:pPr>
        <w:spacing w:line="278" w:lineRule="auto"/>
        <w:ind w:firstLine="0"/>
        <w:jc w:val="left"/>
      </w:pPr>
      <w:bookmarkStart w:id="253" w:name="_pno1ug3dowg2"/>
      <w:bookmarkEnd w:id="253"/>
    </w:p>
    <w:p w14:paraId="61DDD59D" w14:textId="2222B725" w:rsidR="00EE4435" w:rsidRPr="006C0843" w:rsidRDefault="00EE4435" w:rsidP="00EE4435">
      <w:pPr>
        <w:pStyle w:val="Descripcin"/>
      </w:pPr>
      <w:bookmarkStart w:id="254" w:name="_Toc200336542"/>
      <w:bookmarkStart w:id="255" w:name="_Toc200363927"/>
      <w:bookmarkStart w:id="256" w:name="_Toc200483229"/>
      <w:bookmarkStart w:id="257" w:name="_Toc207894729"/>
      <w:bookmarkStart w:id="258" w:name="_Toc208864180"/>
      <w:bookmarkStart w:id="259" w:name="_Toc209984995"/>
      <w:bookmarkStart w:id="260" w:name="_Toc210409250"/>
      <w:bookmarkStart w:id="261" w:name="_Toc210410030"/>
      <w:bookmarkStart w:id="262" w:name="_Toc213786845"/>
      <w:bookmarkStart w:id="263" w:name="_Toc213787259"/>
      <w:r w:rsidRPr="006C0843">
        <w:t xml:space="preserve">Tabla </w:t>
      </w:r>
      <w:fldSimple w:instr=" STYLEREF 1 \s ">
        <w:r w:rsidR="008F7228">
          <w:rPr>
            <w:noProof/>
          </w:rPr>
          <w:t>4</w:t>
        </w:r>
      </w:fldSimple>
      <w:r w:rsidR="008F7228">
        <w:t>.</w:t>
      </w:r>
      <w:fldSimple w:instr=" SEQ Tabla \* ARABIC \s 1 ">
        <w:r w:rsidR="008F7228">
          <w:rPr>
            <w:noProof/>
          </w:rPr>
          <w:t>19</w:t>
        </w:r>
      </w:fldSimple>
      <w:r w:rsidRPr="006C0843">
        <w:t xml:space="preserve"> Caso de uso N °1.17, Creando una sucursal</w:t>
      </w:r>
      <w:bookmarkEnd w:id="254"/>
      <w:bookmarkEnd w:id="255"/>
      <w:bookmarkEnd w:id="256"/>
      <w:bookmarkEnd w:id="257"/>
      <w:bookmarkEnd w:id="258"/>
      <w:bookmarkEnd w:id="259"/>
      <w:bookmarkEnd w:id="260"/>
      <w:bookmarkEnd w:id="261"/>
      <w:bookmarkEnd w:id="262"/>
      <w:bookmarkEnd w:id="263"/>
    </w:p>
    <w:p w14:paraId="1658C0AE" w14:textId="77777777" w:rsidR="00EE4435" w:rsidRPr="006C0843" w:rsidRDefault="00EE4435" w:rsidP="00EE4435">
      <w:pPr>
        <w:pStyle w:val="Sinespaciado"/>
      </w:pPr>
      <w:r w:rsidRPr="006C0843">
        <w:rPr>
          <w:noProof/>
        </w:rPr>
        <w:drawing>
          <wp:inline distT="0" distB="0" distL="0" distR="0" wp14:anchorId="43C7583B" wp14:editId="51909F9B">
            <wp:extent cx="5971540" cy="4580890"/>
            <wp:effectExtent l="0" t="0" r="0" b="0"/>
            <wp:docPr id="1601369956"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1540" cy="4580890"/>
                    </a:xfrm>
                    <a:prstGeom prst="rect">
                      <a:avLst/>
                    </a:prstGeom>
                    <a:noFill/>
                    <a:ln>
                      <a:noFill/>
                    </a:ln>
                  </pic:spPr>
                </pic:pic>
              </a:graphicData>
            </a:graphic>
          </wp:inline>
        </w:drawing>
      </w:r>
    </w:p>
    <w:p w14:paraId="65E4821D" w14:textId="77777777" w:rsidR="00EE4435" w:rsidRPr="006C0843" w:rsidRDefault="00EE4435" w:rsidP="00EE4435">
      <w:pPr>
        <w:spacing w:line="278" w:lineRule="auto"/>
        <w:ind w:firstLine="0"/>
        <w:jc w:val="left"/>
      </w:pPr>
    </w:p>
    <w:p w14:paraId="0A608780" w14:textId="77777777" w:rsidR="00EE4435" w:rsidRDefault="00EE4435" w:rsidP="00EE4435">
      <w:r w:rsidRPr="006C0843">
        <w:t>Fuente: Elaborado por el estudiante de acuerdo con el proyecto</w:t>
      </w:r>
    </w:p>
    <w:p w14:paraId="343B01BB" w14:textId="77777777" w:rsidR="00EE4435" w:rsidRDefault="00EE4435" w:rsidP="00EE4435"/>
    <w:p w14:paraId="56BE40AB" w14:textId="77777777" w:rsidR="00EE4435" w:rsidRDefault="00EE4435" w:rsidP="00EE4435"/>
    <w:p w14:paraId="5BC3C2E0" w14:textId="77777777" w:rsidR="00EE4435" w:rsidRDefault="00EE4435" w:rsidP="00EE4435"/>
    <w:p w14:paraId="0017F4A7" w14:textId="77777777" w:rsidR="00EE4435" w:rsidRDefault="00EE4435" w:rsidP="00EE4435"/>
    <w:p w14:paraId="32116603" w14:textId="43E839D8" w:rsidR="00EE4435" w:rsidRPr="00627D3D" w:rsidRDefault="00EE4435" w:rsidP="00EE4435">
      <w:r w:rsidRPr="00627D3D">
        <w:lastRenderedPageBreak/>
        <w:t xml:space="preserve">En la </w:t>
      </w:r>
      <w:r w:rsidRPr="00627D3D">
        <w:rPr>
          <w:i/>
        </w:rPr>
        <w:t xml:space="preserve">Tabla </w:t>
      </w:r>
      <w:r>
        <w:rPr>
          <w:i/>
        </w:rPr>
        <w:t>4.</w:t>
      </w:r>
      <w:r w:rsidR="00835709">
        <w:rPr>
          <w:i/>
        </w:rPr>
        <w:t>20</w:t>
      </w:r>
      <w:r>
        <w:rPr>
          <w:i/>
        </w:rPr>
        <w:t xml:space="preserve"> </w:t>
      </w:r>
      <w:r w:rsidRPr="00627D3D">
        <w:t>se puede visualizar el Caso de uso N°1.18, Se crea un botón para activar o desactivar una sucursal en específico, mostrando un cambio de estado de esta.</w:t>
      </w:r>
    </w:p>
    <w:p w14:paraId="60835589" w14:textId="77777777" w:rsidR="00EE4435" w:rsidRPr="00627D3D" w:rsidRDefault="00EE4435" w:rsidP="00EE4435">
      <w:pPr>
        <w:tabs>
          <w:tab w:val="left" w:pos="7125"/>
        </w:tabs>
        <w:spacing w:line="278" w:lineRule="auto"/>
        <w:ind w:firstLine="0"/>
        <w:jc w:val="left"/>
        <w:rPr>
          <w:i/>
          <w:iCs/>
        </w:rPr>
      </w:pPr>
      <w:bookmarkStart w:id="264" w:name="_qod224tljaov"/>
      <w:bookmarkEnd w:id="264"/>
    </w:p>
    <w:p w14:paraId="29754515" w14:textId="120EC911" w:rsidR="00EE4435" w:rsidRPr="00627D3D" w:rsidRDefault="00EE4435" w:rsidP="00EE4435">
      <w:pPr>
        <w:pStyle w:val="Descripcin"/>
      </w:pPr>
      <w:bookmarkStart w:id="265" w:name="_Toc200336543"/>
      <w:bookmarkStart w:id="266" w:name="_Toc200363928"/>
      <w:bookmarkStart w:id="267" w:name="_Toc200483230"/>
      <w:bookmarkStart w:id="268" w:name="_Toc207894761"/>
      <w:bookmarkStart w:id="269" w:name="_Toc208864181"/>
      <w:bookmarkStart w:id="270" w:name="_Toc209984996"/>
      <w:bookmarkStart w:id="271" w:name="_Toc210409251"/>
      <w:bookmarkStart w:id="272" w:name="_Toc210410031"/>
      <w:bookmarkStart w:id="273" w:name="_Toc213786846"/>
      <w:bookmarkStart w:id="274" w:name="_Toc213787260"/>
      <w:r w:rsidRPr="00627D3D">
        <w:t xml:space="preserve">Tabla </w:t>
      </w:r>
      <w:fldSimple w:instr=" STYLEREF 1 \s ">
        <w:r w:rsidR="008F7228">
          <w:rPr>
            <w:noProof/>
          </w:rPr>
          <w:t>4</w:t>
        </w:r>
      </w:fldSimple>
      <w:r w:rsidR="008F7228">
        <w:t>.</w:t>
      </w:r>
      <w:fldSimple w:instr=" SEQ Tabla \* ARABIC \s 1 ">
        <w:r w:rsidR="008F7228">
          <w:rPr>
            <w:noProof/>
          </w:rPr>
          <w:t>20</w:t>
        </w:r>
      </w:fldSimple>
      <w:r w:rsidRPr="00627D3D">
        <w:t xml:space="preserve"> Caso de uso N °1.18, cambiando el estado de una sucursal</w:t>
      </w:r>
      <w:bookmarkEnd w:id="265"/>
      <w:bookmarkEnd w:id="266"/>
      <w:bookmarkEnd w:id="267"/>
      <w:bookmarkEnd w:id="268"/>
      <w:bookmarkEnd w:id="269"/>
      <w:bookmarkEnd w:id="270"/>
      <w:bookmarkEnd w:id="271"/>
      <w:bookmarkEnd w:id="272"/>
      <w:bookmarkEnd w:id="273"/>
      <w:bookmarkEnd w:id="274"/>
    </w:p>
    <w:p w14:paraId="12E80814" w14:textId="77777777" w:rsidR="00EE4435" w:rsidRPr="00627D3D" w:rsidRDefault="00EE4435" w:rsidP="00EE4435">
      <w:pPr>
        <w:pStyle w:val="Sinespaciado"/>
      </w:pPr>
      <w:r w:rsidRPr="00627D3D">
        <w:rPr>
          <w:noProof/>
        </w:rPr>
        <w:drawing>
          <wp:inline distT="0" distB="0" distL="0" distR="0" wp14:anchorId="3447E4C9" wp14:editId="4520C6F0">
            <wp:extent cx="5971540" cy="4495165"/>
            <wp:effectExtent l="0" t="0" r="0" b="635"/>
            <wp:docPr id="1597773324"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540" cy="4495165"/>
                    </a:xfrm>
                    <a:prstGeom prst="rect">
                      <a:avLst/>
                    </a:prstGeom>
                    <a:noFill/>
                    <a:ln>
                      <a:noFill/>
                    </a:ln>
                  </pic:spPr>
                </pic:pic>
              </a:graphicData>
            </a:graphic>
          </wp:inline>
        </w:drawing>
      </w:r>
    </w:p>
    <w:p w14:paraId="6A8AABBF" w14:textId="77777777" w:rsidR="00EE4435" w:rsidRPr="00627D3D" w:rsidRDefault="00EE4435" w:rsidP="00EE4435">
      <w:pPr>
        <w:tabs>
          <w:tab w:val="left" w:pos="7125"/>
        </w:tabs>
        <w:spacing w:line="278" w:lineRule="auto"/>
        <w:ind w:firstLine="0"/>
        <w:jc w:val="left"/>
      </w:pPr>
    </w:p>
    <w:p w14:paraId="64EBBF56" w14:textId="77777777" w:rsidR="00EE4435" w:rsidRDefault="00EE4435" w:rsidP="00EE4435">
      <w:r w:rsidRPr="00627D3D">
        <w:t>Fuente: Elaborado por el estudiante de acuerdo con el proyecto</w:t>
      </w:r>
    </w:p>
    <w:p w14:paraId="4318373C" w14:textId="77777777" w:rsidR="00EE4435" w:rsidRDefault="00EE4435" w:rsidP="00EE4435"/>
    <w:p w14:paraId="130BCF58" w14:textId="77777777" w:rsidR="00EE4435" w:rsidRDefault="00EE4435" w:rsidP="00EE4435"/>
    <w:p w14:paraId="471E0E94" w14:textId="77777777" w:rsidR="00EE4435" w:rsidRPr="00627D3D" w:rsidRDefault="00EE4435" w:rsidP="00EE4435"/>
    <w:p w14:paraId="672212AA" w14:textId="77777777" w:rsidR="00EE4435" w:rsidRDefault="00EE4435" w:rsidP="00EE4435">
      <w:pPr>
        <w:tabs>
          <w:tab w:val="left" w:pos="7125"/>
        </w:tabs>
        <w:spacing w:line="278" w:lineRule="auto"/>
        <w:ind w:firstLine="0"/>
        <w:jc w:val="left"/>
      </w:pPr>
    </w:p>
    <w:p w14:paraId="2132E7DD" w14:textId="77777777" w:rsidR="00EE4435" w:rsidRPr="006C0843" w:rsidRDefault="00EE4435" w:rsidP="00EE4435">
      <w:r>
        <w:br w:type="page"/>
      </w:r>
    </w:p>
    <w:p w14:paraId="62984E6E" w14:textId="5A46B31C" w:rsidR="00EE4435" w:rsidRDefault="00EE4435" w:rsidP="00EE4435">
      <w:pPr>
        <w:rPr>
          <w:noProof/>
        </w:rPr>
      </w:pPr>
      <w:r>
        <w:lastRenderedPageBreak/>
        <w:t xml:space="preserve">En la </w:t>
      </w:r>
      <w:r>
        <w:rPr>
          <w:i/>
        </w:rPr>
        <w:t>Tabla 4.</w:t>
      </w:r>
      <w:r w:rsidR="00835709">
        <w:rPr>
          <w:i/>
        </w:rPr>
        <w:t>21</w:t>
      </w:r>
      <w:r>
        <w:rPr>
          <w:i/>
        </w:rPr>
        <w:t xml:space="preserve"> </w:t>
      </w:r>
      <w:r>
        <w:t>se puede visualizar el Caso de uso N°1.19, este caso de uso se enfoca en la visualización de la pestaña del centro de costo de tablas maestras del menú desplegable, donde se muestra la interfaz con una lista con los centros de costos.</w:t>
      </w:r>
      <w:r w:rsidRPr="00CD7D3C">
        <w:rPr>
          <w:noProof/>
        </w:rPr>
        <w:t xml:space="preserve"> </w:t>
      </w:r>
    </w:p>
    <w:p w14:paraId="0805AC07" w14:textId="77777777" w:rsidR="00EE4435" w:rsidRDefault="00EE4435" w:rsidP="00EE4435">
      <w:pPr>
        <w:rPr>
          <w:noProof/>
        </w:rPr>
      </w:pPr>
    </w:p>
    <w:p w14:paraId="5CA548C1" w14:textId="635AFAC0" w:rsidR="00EE4435" w:rsidRDefault="00EE4435" w:rsidP="00EE4435">
      <w:pPr>
        <w:pStyle w:val="Descripcin"/>
        <w:keepNext/>
      </w:pPr>
      <w:bookmarkStart w:id="275" w:name="_Toc200570028"/>
      <w:bookmarkStart w:id="276" w:name="_Toc200570170"/>
      <w:bookmarkStart w:id="277" w:name="_Toc200854053"/>
      <w:bookmarkStart w:id="278" w:name="_Toc201172334"/>
      <w:bookmarkStart w:id="279" w:name="_Toc201199589"/>
      <w:bookmarkStart w:id="280" w:name="_Toc201199678"/>
      <w:bookmarkStart w:id="281" w:name="_Toc213786847"/>
      <w:bookmarkStart w:id="282" w:name="_Toc213787261"/>
      <w:r>
        <w:t xml:space="preserve">Tabla </w:t>
      </w:r>
      <w:fldSimple w:instr=" STYLEREF 1 \s ">
        <w:r w:rsidR="008F7228">
          <w:rPr>
            <w:noProof/>
          </w:rPr>
          <w:t>4</w:t>
        </w:r>
      </w:fldSimple>
      <w:r w:rsidR="008F7228">
        <w:t>.</w:t>
      </w:r>
      <w:fldSimple w:instr=" SEQ Tabla \* ARABIC \s 1 ">
        <w:r w:rsidR="008F7228">
          <w:rPr>
            <w:noProof/>
          </w:rPr>
          <w:t>21</w:t>
        </w:r>
      </w:fldSimple>
      <w:r>
        <w:t xml:space="preserve"> </w:t>
      </w:r>
      <w:r w:rsidRPr="00FD0BB8">
        <w:t>Caso de uno N °1.19, Ingresando a la pestaña centro de costos</w:t>
      </w:r>
      <w:bookmarkEnd w:id="275"/>
      <w:bookmarkEnd w:id="276"/>
      <w:bookmarkEnd w:id="277"/>
      <w:bookmarkEnd w:id="278"/>
      <w:bookmarkEnd w:id="279"/>
      <w:bookmarkEnd w:id="280"/>
      <w:bookmarkEnd w:id="281"/>
      <w:bookmarkEnd w:id="282"/>
    </w:p>
    <w:p w14:paraId="4BE50781" w14:textId="77777777" w:rsidR="00EE4435" w:rsidRDefault="00EE4435" w:rsidP="00EE4435">
      <w:pPr>
        <w:pStyle w:val="Sinespaciado"/>
      </w:pPr>
      <w:r>
        <w:rPr>
          <w:noProof/>
        </w:rPr>
        <w:drawing>
          <wp:inline distT="0" distB="0" distL="0" distR="0" wp14:anchorId="204F5683" wp14:editId="1EB69FBB">
            <wp:extent cx="5686425" cy="4048125"/>
            <wp:effectExtent l="0" t="0" r="9525" b="9525"/>
            <wp:docPr id="6050925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92530" name="Imagen 1" descr="Tabla&#10;&#10;El contenido generado por IA puede ser incorrecto."/>
                    <pic:cNvPicPr/>
                  </pic:nvPicPr>
                  <pic:blipFill>
                    <a:blip r:embed="rId38"/>
                    <a:stretch>
                      <a:fillRect/>
                    </a:stretch>
                  </pic:blipFill>
                  <pic:spPr>
                    <a:xfrm>
                      <a:off x="0" y="0"/>
                      <a:ext cx="5686425" cy="4048125"/>
                    </a:xfrm>
                    <a:prstGeom prst="rect">
                      <a:avLst/>
                    </a:prstGeom>
                  </pic:spPr>
                </pic:pic>
              </a:graphicData>
            </a:graphic>
          </wp:inline>
        </w:drawing>
      </w:r>
    </w:p>
    <w:p w14:paraId="2C5DAF37" w14:textId="77777777" w:rsidR="00EE4435" w:rsidRDefault="00EE4435" w:rsidP="00EE4435"/>
    <w:p w14:paraId="2117922C" w14:textId="77777777" w:rsidR="00EE4435" w:rsidRDefault="00EE4435" w:rsidP="00EE4435">
      <w:r>
        <w:t>Fuente: Elaborado por el estudiante de acuerdo con el proyecto</w:t>
      </w:r>
    </w:p>
    <w:p w14:paraId="2C2D5811" w14:textId="77777777" w:rsidR="00EE4435" w:rsidRDefault="00EE4435">
      <w:pPr>
        <w:spacing w:line="278" w:lineRule="auto"/>
        <w:ind w:firstLine="0"/>
        <w:jc w:val="left"/>
      </w:pPr>
      <w:r>
        <w:br w:type="page"/>
      </w:r>
    </w:p>
    <w:p w14:paraId="38F5D689" w14:textId="7A43E1F0" w:rsidR="00EE4435" w:rsidRPr="006C0843" w:rsidRDefault="00EE4435" w:rsidP="00EE4435">
      <w:r w:rsidRPr="006C0843">
        <w:lastRenderedPageBreak/>
        <w:t xml:space="preserve">En la </w:t>
      </w:r>
      <w:r w:rsidRPr="006C0843">
        <w:rPr>
          <w:i/>
        </w:rPr>
        <w:t xml:space="preserve">Tabla </w:t>
      </w:r>
      <w:r>
        <w:rPr>
          <w:i/>
        </w:rPr>
        <w:t>4.</w:t>
      </w:r>
      <w:r w:rsidR="00835709">
        <w:rPr>
          <w:i/>
        </w:rPr>
        <w:t>22</w:t>
      </w:r>
      <w:r>
        <w:rPr>
          <w:i/>
        </w:rPr>
        <w:t xml:space="preserve"> </w:t>
      </w:r>
      <w:r w:rsidRPr="006C0843">
        <w:t>se puede visualizar el Caso de uso N°1.20, este apartado es para la creación de nuevos centros de costos, en caso de necesitar agregar un costo más se utiliza este caso de uso priorizar en un futuro los nuevos centros de los costos.</w:t>
      </w:r>
    </w:p>
    <w:p w14:paraId="4A342A06" w14:textId="77777777" w:rsidR="00EE4435" w:rsidRPr="006C0843" w:rsidRDefault="00EE4435" w:rsidP="00EE4435">
      <w:pPr>
        <w:spacing w:line="278" w:lineRule="auto"/>
        <w:ind w:firstLine="0"/>
        <w:jc w:val="left"/>
      </w:pPr>
    </w:p>
    <w:p w14:paraId="4E3D035E" w14:textId="3EF02158" w:rsidR="00EE4435" w:rsidRPr="006C0843" w:rsidRDefault="00EE4435" w:rsidP="00EE4435">
      <w:pPr>
        <w:pStyle w:val="Descripcin"/>
      </w:pPr>
      <w:bookmarkStart w:id="283" w:name="_nunrieah1iga"/>
      <w:bookmarkStart w:id="284" w:name="_p7auwhei2vmo"/>
      <w:bookmarkStart w:id="285" w:name="_Toc200483232"/>
      <w:bookmarkStart w:id="286" w:name="_Toc200363930"/>
      <w:bookmarkStart w:id="287" w:name="_Toc200336545"/>
      <w:bookmarkStart w:id="288" w:name="_Toc207894730"/>
      <w:bookmarkStart w:id="289" w:name="_Toc208864182"/>
      <w:bookmarkStart w:id="290" w:name="_Toc209984997"/>
      <w:bookmarkStart w:id="291" w:name="_Toc210409252"/>
      <w:bookmarkStart w:id="292" w:name="_Toc210410032"/>
      <w:bookmarkStart w:id="293" w:name="_Toc213786848"/>
      <w:bookmarkStart w:id="294" w:name="_Toc213787262"/>
      <w:bookmarkEnd w:id="283"/>
      <w:bookmarkEnd w:id="284"/>
      <w:r w:rsidRPr="006C0843">
        <w:t xml:space="preserve">Tabla </w:t>
      </w:r>
      <w:fldSimple w:instr=" STYLEREF 1 \s ">
        <w:r w:rsidR="008F7228">
          <w:rPr>
            <w:noProof/>
          </w:rPr>
          <w:t>4</w:t>
        </w:r>
      </w:fldSimple>
      <w:r w:rsidR="008F7228">
        <w:t>.</w:t>
      </w:r>
      <w:fldSimple w:instr=" SEQ Tabla \* ARABIC \s 1 ">
        <w:r w:rsidR="008F7228">
          <w:rPr>
            <w:noProof/>
          </w:rPr>
          <w:t>22</w:t>
        </w:r>
      </w:fldSimple>
      <w:r w:rsidRPr="006C0843">
        <w:t xml:space="preserve"> Caso de uso N °1.20, Creando nuevo centro de costo</w:t>
      </w:r>
      <w:bookmarkEnd w:id="285"/>
      <w:bookmarkEnd w:id="286"/>
      <w:bookmarkEnd w:id="287"/>
      <w:bookmarkEnd w:id="288"/>
      <w:bookmarkEnd w:id="289"/>
      <w:bookmarkEnd w:id="290"/>
      <w:bookmarkEnd w:id="291"/>
      <w:bookmarkEnd w:id="292"/>
      <w:bookmarkEnd w:id="293"/>
      <w:bookmarkEnd w:id="294"/>
    </w:p>
    <w:p w14:paraId="15B7092A" w14:textId="77777777" w:rsidR="00EE4435" w:rsidRPr="006C0843" w:rsidRDefault="00EE4435" w:rsidP="00EE4435">
      <w:pPr>
        <w:pStyle w:val="Sinespaciado"/>
      </w:pPr>
      <w:r w:rsidRPr="006C0843">
        <w:rPr>
          <w:noProof/>
        </w:rPr>
        <w:drawing>
          <wp:inline distT="0" distB="0" distL="0" distR="0" wp14:anchorId="157CCFD0" wp14:editId="703D243E">
            <wp:extent cx="5971540" cy="4095115"/>
            <wp:effectExtent l="0" t="0" r="0" b="635"/>
            <wp:docPr id="1619282968"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540" cy="4095115"/>
                    </a:xfrm>
                    <a:prstGeom prst="rect">
                      <a:avLst/>
                    </a:prstGeom>
                    <a:noFill/>
                    <a:ln>
                      <a:noFill/>
                    </a:ln>
                  </pic:spPr>
                </pic:pic>
              </a:graphicData>
            </a:graphic>
          </wp:inline>
        </w:drawing>
      </w:r>
    </w:p>
    <w:p w14:paraId="29E745D5" w14:textId="77777777" w:rsidR="00EE4435" w:rsidRPr="006C0843" w:rsidRDefault="00EE4435" w:rsidP="00EE4435">
      <w:pPr>
        <w:spacing w:line="278" w:lineRule="auto"/>
        <w:ind w:firstLine="0"/>
        <w:jc w:val="left"/>
      </w:pPr>
    </w:p>
    <w:p w14:paraId="286ED159" w14:textId="77777777" w:rsidR="00EE4435" w:rsidRDefault="00EE4435" w:rsidP="00EE4435">
      <w:r w:rsidRPr="006C0843">
        <w:t>Fuente: Elaborado por el estudiante de acuerdo con el proyecto</w:t>
      </w:r>
    </w:p>
    <w:p w14:paraId="3E621C6C" w14:textId="77777777" w:rsidR="00EE4435" w:rsidRDefault="00EE4435" w:rsidP="00EE4435">
      <w:pPr>
        <w:tabs>
          <w:tab w:val="left" w:pos="7125"/>
        </w:tabs>
        <w:spacing w:line="278" w:lineRule="auto"/>
        <w:ind w:firstLine="0"/>
        <w:jc w:val="left"/>
      </w:pPr>
    </w:p>
    <w:p w14:paraId="54E933F3" w14:textId="77777777" w:rsidR="00EE4435" w:rsidRDefault="00EE4435" w:rsidP="00EE4435">
      <w:pPr>
        <w:tabs>
          <w:tab w:val="left" w:pos="7125"/>
        </w:tabs>
        <w:spacing w:line="278" w:lineRule="auto"/>
        <w:ind w:firstLine="0"/>
        <w:jc w:val="left"/>
      </w:pPr>
    </w:p>
    <w:p w14:paraId="117ACD84" w14:textId="77777777" w:rsidR="00EE4435" w:rsidRDefault="00EE4435" w:rsidP="00EE4435">
      <w:pPr>
        <w:tabs>
          <w:tab w:val="left" w:pos="7125"/>
        </w:tabs>
        <w:spacing w:line="278" w:lineRule="auto"/>
        <w:ind w:firstLine="0"/>
        <w:jc w:val="left"/>
      </w:pPr>
    </w:p>
    <w:p w14:paraId="2F2B0B6F" w14:textId="77777777" w:rsidR="00EE4435" w:rsidRDefault="00EE4435" w:rsidP="00EE4435">
      <w:pPr>
        <w:tabs>
          <w:tab w:val="left" w:pos="7125"/>
        </w:tabs>
        <w:spacing w:line="278" w:lineRule="auto"/>
        <w:ind w:firstLine="0"/>
        <w:jc w:val="left"/>
      </w:pPr>
    </w:p>
    <w:p w14:paraId="216269EF" w14:textId="77777777" w:rsidR="00EE4435" w:rsidRDefault="00EE4435" w:rsidP="00EE4435">
      <w:pPr>
        <w:tabs>
          <w:tab w:val="left" w:pos="7125"/>
        </w:tabs>
        <w:spacing w:line="278" w:lineRule="auto"/>
        <w:ind w:firstLine="0"/>
        <w:jc w:val="left"/>
      </w:pPr>
    </w:p>
    <w:p w14:paraId="5786A9AC" w14:textId="169086FE" w:rsidR="00EE4435" w:rsidRPr="00627D3D" w:rsidRDefault="00EE4435" w:rsidP="00EE4435">
      <w:r w:rsidRPr="00627D3D">
        <w:lastRenderedPageBreak/>
        <w:t xml:space="preserve">En la </w:t>
      </w:r>
      <w:r w:rsidRPr="00627D3D">
        <w:rPr>
          <w:i/>
        </w:rPr>
        <w:t xml:space="preserve">Tabla </w:t>
      </w:r>
      <w:r>
        <w:rPr>
          <w:i/>
        </w:rPr>
        <w:t>4.</w:t>
      </w:r>
      <w:r w:rsidRPr="003E7C7C">
        <w:rPr>
          <w:i/>
        </w:rPr>
        <w:t xml:space="preserve"> </w:t>
      </w:r>
      <w:r w:rsidR="00835709">
        <w:rPr>
          <w:i/>
        </w:rPr>
        <w:t>23</w:t>
      </w:r>
      <w:r w:rsidRPr="00627D3D">
        <w:t xml:space="preserve"> se puede visualizar el Caso de uso N°1.21, una vez ya creado los centros de los costos se procede a crear una casilla para desactivarlo o activarlo, en caso deje de haber cumplido con los costos o se debe reincorporar a la contabilidad de los costos.</w:t>
      </w:r>
    </w:p>
    <w:p w14:paraId="64281FFF" w14:textId="77777777" w:rsidR="00EE4435" w:rsidRPr="00627D3D" w:rsidRDefault="00EE4435" w:rsidP="00EE4435">
      <w:pPr>
        <w:tabs>
          <w:tab w:val="left" w:pos="7125"/>
        </w:tabs>
        <w:spacing w:line="278" w:lineRule="auto"/>
        <w:ind w:firstLine="0"/>
        <w:jc w:val="left"/>
      </w:pPr>
    </w:p>
    <w:p w14:paraId="726064C8" w14:textId="3E241847" w:rsidR="00EE4435" w:rsidRPr="00627D3D" w:rsidRDefault="00EE4435" w:rsidP="00EE4435">
      <w:pPr>
        <w:pStyle w:val="Descripcin"/>
      </w:pPr>
      <w:bookmarkStart w:id="295" w:name="_qeesuqxapvk8"/>
      <w:bookmarkStart w:id="296" w:name="_Toc200483233"/>
      <w:bookmarkStart w:id="297" w:name="_Toc200363931"/>
      <w:bookmarkStart w:id="298" w:name="_Toc200336546"/>
      <w:bookmarkStart w:id="299" w:name="_Toc207894762"/>
      <w:bookmarkStart w:id="300" w:name="_Toc208864183"/>
      <w:bookmarkStart w:id="301" w:name="_Toc209984998"/>
      <w:bookmarkStart w:id="302" w:name="_Toc210409253"/>
      <w:bookmarkStart w:id="303" w:name="_Toc210410033"/>
      <w:bookmarkStart w:id="304" w:name="_Toc213786849"/>
      <w:bookmarkStart w:id="305" w:name="_Toc213787263"/>
      <w:bookmarkEnd w:id="295"/>
      <w:r w:rsidRPr="00627D3D">
        <w:t xml:space="preserve">Tabla </w:t>
      </w:r>
      <w:fldSimple w:instr=" STYLEREF 1 \s ">
        <w:r w:rsidR="008F7228">
          <w:rPr>
            <w:noProof/>
          </w:rPr>
          <w:t>4</w:t>
        </w:r>
      </w:fldSimple>
      <w:r w:rsidR="008F7228">
        <w:t>.</w:t>
      </w:r>
      <w:fldSimple w:instr=" SEQ Tabla \* ARABIC \s 1 ">
        <w:r w:rsidR="008F7228">
          <w:rPr>
            <w:noProof/>
          </w:rPr>
          <w:t>23</w:t>
        </w:r>
      </w:fldSimple>
      <w:r w:rsidRPr="00627D3D">
        <w:t xml:space="preserve"> Caso de uso N °1.21, cambiando estado de un centro de costo</w:t>
      </w:r>
      <w:bookmarkEnd w:id="296"/>
      <w:bookmarkEnd w:id="297"/>
      <w:bookmarkEnd w:id="298"/>
      <w:bookmarkEnd w:id="299"/>
      <w:bookmarkEnd w:id="300"/>
      <w:bookmarkEnd w:id="301"/>
      <w:bookmarkEnd w:id="302"/>
      <w:bookmarkEnd w:id="303"/>
      <w:bookmarkEnd w:id="304"/>
      <w:bookmarkEnd w:id="305"/>
    </w:p>
    <w:p w14:paraId="7707431D" w14:textId="77777777" w:rsidR="00EE4435" w:rsidRPr="00627D3D" w:rsidRDefault="00EE4435" w:rsidP="00EE4435">
      <w:pPr>
        <w:pStyle w:val="Sinespaciado"/>
      </w:pPr>
      <w:r w:rsidRPr="00627D3D">
        <w:rPr>
          <w:noProof/>
        </w:rPr>
        <w:drawing>
          <wp:inline distT="0" distB="0" distL="0" distR="0" wp14:anchorId="74A45BE0" wp14:editId="60659C3B">
            <wp:extent cx="5971540" cy="4504690"/>
            <wp:effectExtent l="0" t="0" r="0" b="0"/>
            <wp:docPr id="1887808325"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6CA6B67B" w14:textId="77777777" w:rsidR="00EE4435" w:rsidRPr="00627D3D" w:rsidRDefault="00EE4435" w:rsidP="00EE4435">
      <w:pPr>
        <w:tabs>
          <w:tab w:val="left" w:pos="7125"/>
        </w:tabs>
        <w:spacing w:line="278" w:lineRule="auto"/>
        <w:ind w:firstLine="0"/>
        <w:jc w:val="left"/>
      </w:pPr>
    </w:p>
    <w:p w14:paraId="52B36BC4" w14:textId="77777777" w:rsidR="00EE4435" w:rsidRPr="00627D3D" w:rsidRDefault="00EE4435" w:rsidP="00EE4435">
      <w:r w:rsidRPr="00627D3D">
        <w:t>Fuente: Elaborado por el estudiante de acuerdo con el proyecto</w:t>
      </w:r>
    </w:p>
    <w:p w14:paraId="483A2B60" w14:textId="77777777" w:rsidR="00EE4435" w:rsidRDefault="00EE4435" w:rsidP="00EE4435"/>
    <w:p w14:paraId="7A9ECE4C" w14:textId="77777777" w:rsidR="00EE4435" w:rsidRDefault="00EE4435" w:rsidP="00EE4435"/>
    <w:p w14:paraId="395D444D" w14:textId="77777777" w:rsidR="00EE4435" w:rsidRDefault="00EE4435" w:rsidP="00EE4435"/>
    <w:p w14:paraId="4A122034" w14:textId="77777777" w:rsidR="00EE4435" w:rsidRDefault="00EE4435" w:rsidP="00EE4435">
      <w:pPr>
        <w:ind w:firstLine="0"/>
      </w:pPr>
    </w:p>
    <w:p w14:paraId="06FCEBD4" w14:textId="0B294798" w:rsidR="00EE4435" w:rsidRDefault="00EE4435" w:rsidP="00EE4435">
      <w:bookmarkStart w:id="306" w:name="_Hlk207899726"/>
      <w:r>
        <w:lastRenderedPageBreak/>
        <w:t xml:space="preserve">En la </w:t>
      </w:r>
      <w:r>
        <w:rPr>
          <w:i/>
        </w:rPr>
        <w:t>Tabla 4.</w:t>
      </w:r>
      <w:r w:rsidR="00835709">
        <w:rPr>
          <w:i/>
        </w:rPr>
        <w:t>24</w:t>
      </w:r>
      <w:r>
        <w:t xml:space="preserve"> se puede visualizar el Caso de uso N°2.1, donde el actor accede a la pestaña ficha de empleados de informes del menú desplegable, cargando la interfaz con todas las fichas de los empleados, donde el actor presiona acción para visualizar la ficha del empleado.</w:t>
      </w:r>
    </w:p>
    <w:p w14:paraId="2FEFDC37" w14:textId="77777777" w:rsidR="00EE4435" w:rsidRDefault="00EE4435" w:rsidP="00EE4435"/>
    <w:p w14:paraId="1FDFE64D" w14:textId="5ED8269E" w:rsidR="00EE4435" w:rsidRDefault="00EE4435" w:rsidP="00EE4435">
      <w:pPr>
        <w:pStyle w:val="Descripcin"/>
        <w:keepNext/>
      </w:pPr>
      <w:bookmarkStart w:id="307" w:name="_Toc200570029"/>
      <w:bookmarkStart w:id="308" w:name="_Toc200570171"/>
      <w:bookmarkStart w:id="309" w:name="_Toc200854054"/>
      <w:bookmarkStart w:id="310" w:name="_Toc201172335"/>
      <w:bookmarkStart w:id="311" w:name="_Toc201199590"/>
      <w:bookmarkStart w:id="312" w:name="_Toc201199679"/>
      <w:bookmarkStart w:id="313" w:name="_Toc213786850"/>
      <w:bookmarkStart w:id="314" w:name="_Toc213787264"/>
      <w:r>
        <w:t xml:space="preserve">Tabla </w:t>
      </w:r>
      <w:fldSimple w:instr=" STYLEREF 1 \s ">
        <w:r w:rsidR="008F7228">
          <w:rPr>
            <w:noProof/>
          </w:rPr>
          <w:t>4</w:t>
        </w:r>
      </w:fldSimple>
      <w:r w:rsidR="008F7228">
        <w:t>.</w:t>
      </w:r>
      <w:fldSimple w:instr=" SEQ Tabla \* ARABIC \s 1 ">
        <w:r w:rsidR="008F7228">
          <w:rPr>
            <w:noProof/>
          </w:rPr>
          <w:t>24</w:t>
        </w:r>
      </w:fldSimple>
      <w:r>
        <w:t xml:space="preserve"> </w:t>
      </w:r>
      <w:r w:rsidRPr="00381A18">
        <w:t>Caso de uso N °2.1, visualizando la pestaña de ficha de empleado</w:t>
      </w:r>
      <w:bookmarkEnd w:id="307"/>
      <w:bookmarkEnd w:id="308"/>
      <w:bookmarkEnd w:id="309"/>
      <w:bookmarkEnd w:id="310"/>
      <w:r>
        <w:t>s</w:t>
      </w:r>
      <w:bookmarkEnd w:id="311"/>
      <w:bookmarkEnd w:id="312"/>
      <w:bookmarkEnd w:id="313"/>
      <w:bookmarkEnd w:id="314"/>
    </w:p>
    <w:p w14:paraId="6B92D3EA" w14:textId="77777777" w:rsidR="00EE4435" w:rsidRDefault="00EE4435" w:rsidP="00EE4435">
      <w:pPr>
        <w:pStyle w:val="Sinespaciado"/>
      </w:pPr>
      <w:r>
        <w:rPr>
          <w:noProof/>
        </w:rPr>
        <w:drawing>
          <wp:inline distT="0" distB="0" distL="0" distR="0" wp14:anchorId="7EE96AF4" wp14:editId="5BB920C7">
            <wp:extent cx="5667375" cy="4800600"/>
            <wp:effectExtent l="0" t="0" r="9525" b="0"/>
            <wp:docPr id="46257662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76626" name="Imagen 1" descr="Tabla&#10;&#10;El contenido generado por IA puede ser incorrecto."/>
                    <pic:cNvPicPr/>
                  </pic:nvPicPr>
                  <pic:blipFill>
                    <a:blip r:embed="rId41"/>
                    <a:stretch>
                      <a:fillRect/>
                    </a:stretch>
                  </pic:blipFill>
                  <pic:spPr>
                    <a:xfrm>
                      <a:off x="0" y="0"/>
                      <a:ext cx="5667375" cy="4800600"/>
                    </a:xfrm>
                    <a:prstGeom prst="rect">
                      <a:avLst/>
                    </a:prstGeom>
                  </pic:spPr>
                </pic:pic>
              </a:graphicData>
            </a:graphic>
          </wp:inline>
        </w:drawing>
      </w:r>
    </w:p>
    <w:p w14:paraId="7AD89DD5" w14:textId="77777777" w:rsidR="00EE4435" w:rsidRDefault="00EE4435" w:rsidP="00EE4435"/>
    <w:p w14:paraId="632BEEE3" w14:textId="77777777" w:rsidR="00EE4435" w:rsidRDefault="00EE4435" w:rsidP="00EE4435">
      <w:r>
        <w:t>Fuente: Elaborado por el estudiante de acuerdo con el proyecto</w:t>
      </w:r>
    </w:p>
    <w:p w14:paraId="277853B5" w14:textId="77777777" w:rsidR="00EE4435" w:rsidRDefault="00EE4435" w:rsidP="00EE4435"/>
    <w:p w14:paraId="4E30070B" w14:textId="77777777" w:rsidR="00EE4435" w:rsidRDefault="00EE4435" w:rsidP="00EE4435"/>
    <w:p w14:paraId="238B04FE" w14:textId="77777777" w:rsidR="00EE4435" w:rsidRDefault="00EE4435" w:rsidP="00EE4435">
      <w:pPr>
        <w:ind w:firstLine="0"/>
      </w:pPr>
    </w:p>
    <w:p w14:paraId="274B4F81" w14:textId="6351BB9E" w:rsidR="00EE4435" w:rsidRDefault="00EE4435" w:rsidP="00EE4435">
      <w:r>
        <w:lastRenderedPageBreak/>
        <w:t xml:space="preserve">En la </w:t>
      </w:r>
      <w:r>
        <w:rPr>
          <w:i/>
        </w:rPr>
        <w:t>Tabla 4.</w:t>
      </w:r>
      <w:r w:rsidR="00835709">
        <w:rPr>
          <w:i/>
        </w:rPr>
        <w:t>25</w:t>
      </w:r>
      <w:r>
        <w:t xml:space="preserve"> se puede visualizar el Caso de uso N°2.2, Este caso de uso es para la creación de la ficha de nuevos empleados, aplicando un formulario con los datos personales para ingresarlos al sistema.</w:t>
      </w:r>
    </w:p>
    <w:p w14:paraId="0F35C96E" w14:textId="77777777" w:rsidR="00EE4435" w:rsidRDefault="00EE4435" w:rsidP="00EE4435"/>
    <w:p w14:paraId="1D7D31F7" w14:textId="3D052DAD" w:rsidR="00EE4435" w:rsidRDefault="00EE4435" w:rsidP="00EE4435">
      <w:pPr>
        <w:pStyle w:val="Descripcin"/>
        <w:keepNext/>
      </w:pPr>
      <w:bookmarkStart w:id="315" w:name="_Toc200570030"/>
      <w:bookmarkStart w:id="316" w:name="_Toc200570172"/>
      <w:bookmarkStart w:id="317" w:name="_Toc200854055"/>
      <w:bookmarkStart w:id="318" w:name="_Toc201172336"/>
      <w:bookmarkStart w:id="319" w:name="_Toc201199591"/>
      <w:bookmarkStart w:id="320" w:name="_Toc201199680"/>
      <w:bookmarkStart w:id="321" w:name="_Toc213786851"/>
      <w:bookmarkStart w:id="322" w:name="_Toc213787265"/>
      <w:r>
        <w:t xml:space="preserve">Tabla </w:t>
      </w:r>
      <w:fldSimple w:instr=" STYLEREF 1 \s ">
        <w:r w:rsidR="008F7228">
          <w:rPr>
            <w:noProof/>
          </w:rPr>
          <w:t>4</w:t>
        </w:r>
      </w:fldSimple>
      <w:r w:rsidR="008F7228">
        <w:t>.</w:t>
      </w:r>
      <w:fldSimple w:instr=" SEQ Tabla \* ARABIC \s 1 ">
        <w:r w:rsidR="008F7228">
          <w:rPr>
            <w:noProof/>
          </w:rPr>
          <w:t>25</w:t>
        </w:r>
      </w:fldSimple>
      <w:r>
        <w:t xml:space="preserve"> </w:t>
      </w:r>
      <w:r w:rsidRPr="00EE3C37">
        <w:t>Caso de uso N°2.2, Creando nuevo empleado</w:t>
      </w:r>
      <w:bookmarkEnd w:id="315"/>
      <w:bookmarkEnd w:id="316"/>
      <w:bookmarkEnd w:id="317"/>
      <w:bookmarkEnd w:id="318"/>
      <w:bookmarkEnd w:id="319"/>
      <w:bookmarkEnd w:id="320"/>
      <w:bookmarkEnd w:id="321"/>
      <w:bookmarkEnd w:id="322"/>
    </w:p>
    <w:p w14:paraId="66F2A2A0" w14:textId="77777777" w:rsidR="00EE4435" w:rsidRDefault="00EE4435" w:rsidP="00EE4435">
      <w:pPr>
        <w:pStyle w:val="Sinespaciado"/>
      </w:pPr>
      <w:r>
        <w:rPr>
          <w:noProof/>
        </w:rPr>
        <w:drawing>
          <wp:inline distT="0" distB="0" distL="0" distR="0" wp14:anchorId="682B6229" wp14:editId="6361A000">
            <wp:extent cx="5753100" cy="5124450"/>
            <wp:effectExtent l="0" t="0" r="0" b="0"/>
            <wp:docPr id="106121964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19642" name="Imagen 1" descr="Interfaz de usuario gráfica, Tabla&#10;&#10;El contenido generado por IA puede ser incorrecto."/>
                    <pic:cNvPicPr/>
                  </pic:nvPicPr>
                  <pic:blipFill>
                    <a:blip r:embed="rId42"/>
                    <a:stretch>
                      <a:fillRect/>
                    </a:stretch>
                  </pic:blipFill>
                  <pic:spPr>
                    <a:xfrm>
                      <a:off x="0" y="0"/>
                      <a:ext cx="5753100" cy="5124450"/>
                    </a:xfrm>
                    <a:prstGeom prst="rect">
                      <a:avLst/>
                    </a:prstGeom>
                  </pic:spPr>
                </pic:pic>
              </a:graphicData>
            </a:graphic>
          </wp:inline>
        </w:drawing>
      </w:r>
    </w:p>
    <w:p w14:paraId="0555C26C" w14:textId="77777777" w:rsidR="00EE4435" w:rsidRDefault="00EE4435" w:rsidP="00EE4435"/>
    <w:p w14:paraId="46106B19" w14:textId="77777777" w:rsidR="00EE4435" w:rsidRDefault="00EE4435" w:rsidP="00EE4435">
      <w:r>
        <w:t>Fuente: Elaborado por el estudiante de acuerdo con el proyecto</w:t>
      </w:r>
    </w:p>
    <w:p w14:paraId="2EF1A2BD" w14:textId="77777777" w:rsidR="00EE4435" w:rsidRDefault="00EE4435">
      <w:pPr>
        <w:spacing w:line="278" w:lineRule="auto"/>
        <w:ind w:firstLine="0"/>
        <w:jc w:val="left"/>
      </w:pPr>
      <w:r>
        <w:br w:type="page"/>
      </w:r>
    </w:p>
    <w:p w14:paraId="5AADBD2D" w14:textId="44457A62" w:rsidR="00EE4435" w:rsidRDefault="00EE4435" w:rsidP="00EE4435">
      <w:r>
        <w:lastRenderedPageBreak/>
        <w:t xml:space="preserve">En la </w:t>
      </w:r>
      <w:r>
        <w:rPr>
          <w:i/>
        </w:rPr>
        <w:t>Tabla 4.</w:t>
      </w:r>
      <w:r w:rsidR="00835709">
        <w:rPr>
          <w:i/>
        </w:rPr>
        <w:t>26</w:t>
      </w:r>
      <w:r>
        <w:t xml:space="preserve"> se puede visualizar el Caso de uso N°2.4, el sistema entrega una lista con todos los empleados registrados, se presenta el propósito del caso de uso extendido.</w:t>
      </w:r>
    </w:p>
    <w:p w14:paraId="563F5C9C" w14:textId="77777777" w:rsidR="00EE4435" w:rsidRDefault="00EE4435" w:rsidP="00EE4435">
      <w:pPr>
        <w:pStyle w:val="Descripcin"/>
        <w:keepNext/>
        <w:jc w:val="both"/>
      </w:pPr>
    </w:p>
    <w:p w14:paraId="57D0B0C6" w14:textId="5C061AA7" w:rsidR="00EE4435" w:rsidRDefault="00EE4435" w:rsidP="00EE4435">
      <w:pPr>
        <w:pStyle w:val="Descripcin"/>
        <w:keepNext/>
      </w:pPr>
      <w:bookmarkStart w:id="323" w:name="_Toc200570031"/>
      <w:bookmarkStart w:id="324" w:name="_Toc200570173"/>
      <w:bookmarkStart w:id="325" w:name="_Toc200854056"/>
      <w:bookmarkStart w:id="326" w:name="_Toc201172337"/>
      <w:bookmarkStart w:id="327" w:name="_Toc201199592"/>
      <w:bookmarkStart w:id="328" w:name="_Toc201199681"/>
      <w:bookmarkStart w:id="329" w:name="_Toc213786852"/>
      <w:bookmarkStart w:id="330" w:name="_Toc213787266"/>
      <w:r>
        <w:t xml:space="preserve">Tabla </w:t>
      </w:r>
      <w:fldSimple w:instr=" STYLEREF 1 \s ">
        <w:r w:rsidR="008F7228">
          <w:rPr>
            <w:noProof/>
          </w:rPr>
          <w:t>4</w:t>
        </w:r>
      </w:fldSimple>
      <w:r w:rsidR="008F7228">
        <w:t>.</w:t>
      </w:r>
      <w:fldSimple w:instr=" SEQ Tabla \* ARABIC \s 1 ">
        <w:r w:rsidR="008F7228">
          <w:rPr>
            <w:noProof/>
          </w:rPr>
          <w:t>26</w:t>
        </w:r>
      </w:fldSimple>
      <w:r>
        <w:t xml:space="preserve"> </w:t>
      </w:r>
      <w:r w:rsidRPr="003B6609">
        <w:t>Caso de uso N °2.4, Mostrando lista de empleados</w:t>
      </w:r>
      <w:bookmarkEnd w:id="323"/>
      <w:bookmarkEnd w:id="324"/>
      <w:bookmarkEnd w:id="325"/>
      <w:bookmarkEnd w:id="326"/>
      <w:bookmarkEnd w:id="327"/>
      <w:bookmarkEnd w:id="328"/>
      <w:bookmarkEnd w:id="329"/>
      <w:bookmarkEnd w:id="330"/>
    </w:p>
    <w:p w14:paraId="7C1A8F8A" w14:textId="77777777" w:rsidR="00EE4435" w:rsidRDefault="00EE4435" w:rsidP="00EE4435">
      <w:pPr>
        <w:pStyle w:val="Sinespaciado"/>
      </w:pPr>
      <w:r>
        <w:rPr>
          <w:noProof/>
        </w:rPr>
        <w:drawing>
          <wp:inline distT="0" distB="0" distL="0" distR="0" wp14:anchorId="2AA3F5F1" wp14:editId="6F1EF23E">
            <wp:extent cx="5695950" cy="4495800"/>
            <wp:effectExtent l="0" t="0" r="0" b="0"/>
            <wp:docPr id="11826863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6307" name="Imagen 1" descr="Tabla&#10;&#10;El contenido generado por IA puede ser incorrecto."/>
                    <pic:cNvPicPr/>
                  </pic:nvPicPr>
                  <pic:blipFill>
                    <a:blip r:embed="rId43"/>
                    <a:stretch>
                      <a:fillRect/>
                    </a:stretch>
                  </pic:blipFill>
                  <pic:spPr>
                    <a:xfrm>
                      <a:off x="0" y="0"/>
                      <a:ext cx="5695950" cy="4495800"/>
                    </a:xfrm>
                    <a:prstGeom prst="rect">
                      <a:avLst/>
                    </a:prstGeom>
                  </pic:spPr>
                </pic:pic>
              </a:graphicData>
            </a:graphic>
          </wp:inline>
        </w:drawing>
      </w:r>
    </w:p>
    <w:p w14:paraId="2201ABC1" w14:textId="77777777" w:rsidR="00EE4435" w:rsidRDefault="00EE4435" w:rsidP="00EE4435"/>
    <w:p w14:paraId="3526C017" w14:textId="77777777" w:rsidR="00EE4435" w:rsidRDefault="00EE4435" w:rsidP="00EE4435">
      <w:r>
        <w:t>Fuente: Elaborado por el estudiante de acuerdo con el proyecto</w:t>
      </w:r>
    </w:p>
    <w:p w14:paraId="4B9860AE" w14:textId="77777777" w:rsidR="00EE4435" w:rsidRDefault="00EE4435">
      <w:pPr>
        <w:spacing w:line="278" w:lineRule="auto"/>
        <w:ind w:firstLine="0"/>
        <w:jc w:val="left"/>
      </w:pPr>
      <w:r>
        <w:br w:type="page"/>
      </w:r>
    </w:p>
    <w:p w14:paraId="346A49C0" w14:textId="0F6A09DE" w:rsidR="00EE4435" w:rsidRPr="00627D3D" w:rsidRDefault="00EE4435" w:rsidP="00EE4435">
      <w:r w:rsidRPr="00627D3D">
        <w:lastRenderedPageBreak/>
        <w:t xml:space="preserve">En la </w:t>
      </w:r>
      <w:r w:rsidRPr="00627D3D">
        <w:rPr>
          <w:i/>
        </w:rPr>
        <w:t xml:space="preserve">Tabla </w:t>
      </w:r>
      <w:r>
        <w:rPr>
          <w:i/>
        </w:rPr>
        <w:t>4.</w:t>
      </w:r>
      <w:r w:rsidR="00835709">
        <w:rPr>
          <w:i/>
        </w:rPr>
        <w:t>27</w:t>
      </w:r>
      <w:r>
        <w:rPr>
          <w:i/>
        </w:rPr>
        <w:t xml:space="preserve">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bookmarkEnd w:id="306"/>
    <w:p w14:paraId="6C9C22F0" w14:textId="77777777" w:rsidR="00EE4435" w:rsidRPr="00627D3D" w:rsidRDefault="00EE4435" w:rsidP="00EE4435"/>
    <w:p w14:paraId="3CF5495F" w14:textId="1745E851" w:rsidR="00EE4435" w:rsidRPr="00627D3D" w:rsidRDefault="00EE4435" w:rsidP="00EE4435">
      <w:pPr>
        <w:pStyle w:val="Descripcin"/>
      </w:pPr>
      <w:bookmarkStart w:id="331" w:name="_xfnrxu8zqfrp"/>
      <w:bookmarkStart w:id="332" w:name="_Toc200483236"/>
      <w:bookmarkStart w:id="333" w:name="_Toc200363934"/>
      <w:bookmarkStart w:id="334" w:name="_Toc200336549"/>
      <w:bookmarkStart w:id="335" w:name="_Toc207894743"/>
      <w:bookmarkStart w:id="336" w:name="_Toc208864184"/>
      <w:bookmarkStart w:id="337" w:name="_Toc209984999"/>
      <w:bookmarkStart w:id="338" w:name="_Toc210409254"/>
      <w:bookmarkStart w:id="339" w:name="_Toc210410034"/>
      <w:bookmarkStart w:id="340" w:name="_Toc213786853"/>
      <w:bookmarkStart w:id="341" w:name="_Toc213787267"/>
      <w:bookmarkEnd w:id="331"/>
      <w:r w:rsidRPr="00627D3D">
        <w:t xml:space="preserve">Tabla </w:t>
      </w:r>
      <w:fldSimple w:instr=" STYLEREF 1 \s ">
        <w:r w:rsidR="008F7228">
          <w:rPr>
            <w:noProof/>
          </w:rPr>
          <w:t>4</w:t>
        </w:r>
      </w:fldSimple>
      <w:r w:rsidR="008F7228">
        <w:t>.</w:t>
      </w:r>
      <w:fldSimple w:instr=" SEQ Tabla \* ARABIC \s 1 ">
        <w:r w:rsidR="008F7228">
          <w:rPr>
            <w:noProof/>
          </w:rPr>
          <w:t>27</w:t>
        </w:r>
      </w:fldSimple>
      <w:r w:rsidRPr="00627D3D">
        <w:t xml:space="preserve"> Caso de uso N°2.3, Visualizando fichas de empleados activas</w:t>
      </w:r>
      <w:bookmarkEnd w:id="332"/>
      <w:bookmarkEnd w:id="333"/>
      <w:bookmarkEnd w:id="334"/>
      <w:bookmarkEnd w:id="335"/>
      <w:bookmarkEnd w:id="336"/>
      <w:bookmarkEnd w:id="337"/>
      <w:bookmarkEnd w:id="338"/>
      <w:bookmarkEnd w:id="339"/>
      <w:bookmarkEnd w:id="340"/>
      <w:bookmarkEnd w:id="341"/>
    </w:p>
    <w:p w14:paraId="290CA8D7" w14:textId="77777777" w:rsidR="00EE4435" w:rsidRPr="00627D3D" w:rsidRDefault="00EE4435" w:rsidP="00EE4435">
      <w:pPr>
        <w:pStyle w:val="Sinespaciado"/>
      </w:pPr>
      <w:r w:rsidRPr="00627D3D">
        <w:rPr>
          <w:noProof/>
        </w:rPr>
        <w:drawing>
          <wp:inline distT="0" distB="0" distL="0" distR="0" wp14:anchorId="35276704" wp14:editId="43A7C74A">
            <wp:extent cx="5971540" cy="4504690"/>
            <wp:effectExtent l="0" t="0" r="0" b="0"/>
            <wp:docPr id="2025054328"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65B60616" w14:textId="77777777" w:rsidR="00EE4435" w:rsidRPr="00627D3D" w:rsidRDefault="00EE4435" w:rsidP="00EE4435"/>
    <w:p w14:paraId="13146CDC" w14:textId="77777777" w:rsidR="00EE4435" w:rsidRDefault="00EE4435" w:rsidP="00EE4435">
      <w:r w:rsidRPr="00627D3D">
        <w:t>Fuente: Elaborado por el estudiante de acuerdo con el proyecto</w:t>
      </w:r>
    </w:p>
    <w:p w14:paraId="11A0F8DC" w14:textId="77777777" w:rsidR="00EE4435" w:rsidRPr="006C0843" w:rsidRDefault="00EE4435" w:rsidP="00EE4435"/>
    <w:p w14:paraId="6777C797" w14:textId="77777777" w:rsidR="00EE4435" w:rsidRDefault="00EE4435" w:rsidP="00EE4435">
      <w:pPr>
        <w:spacing w:line="278" w:lineRule="auto"/>
        <w:ind w:firstLine="0"/>
        <w:jc w:val="left"/>
      </w:pPr>
    </w:p>
    <w:p w14:paraId="7930EA7B" w14:textId="77777777" w:rsidR="00EE4435" w:rsidRDefault="00EE4435" w:rsidP="00EE4435">
      <w:pPr>
        <w:spacing w:line="278" w:lineRule="auto"/>
        <w:ind w:firstLine="0"/>
        <w:jc w:val="left"/>
      </w:pPr>
    </w:p>
    <w:p w14:paraId="64A06FD6" w14:textId="5BC65094" w:rsidR="00EE4435" w:rsidRPr="006C0843" w:rsidRDefault="00EE4435" w:rsidP="00EE4435">
      <w:r w:rsidRPr="006C0843">
        <w:lastRenderedPageBreak/>
        <w:t xml:space="preserve">En la </w:t>
      </w:r>
      <w:r w:rsidRPr="006C0843">
        <w:rPr>
          <w:i/>
        </w:rPr>
        <w:t xml:space="preserve">Tabla </w:t>
      </w:r>
      <w:r>
        <w:rPr>
          <w:i/>
        </w:rPr>
        <w:t>4.</w:t>
      </w:r>
      <w:r w:rsidR="00835709">
        <w:rPr>
          <w:i/>
        </w:rPr>
        <w:t>28</w:t>
      </w:r>
      <w:r>
        <w:rPr>
          <w:i/>
        </w:rPr>
        <w:t xml:space="preserve"> </w:t>
      </w:r>
      <w:r w:rsidRPr="006C0843">
        <w:t>se puede visualizar el Caso de uso N°2.5, se crea la opción de guardar la información de los empleados, primeramente, se validan los datos del empleado y luego pasan a guardar los datos en el sistema.</w:t>
      </w:r>
    </w:p>
    <w:p w14:paraId="79EF4805" w14:textId="77777777" w:rsidR="00EE4435" w:rsidRPr="006C0843" w:rsidRDefault="00EE4435" w:rsidP="00EE4435"/>
    <w:p w14:paraId="6BAADB81" w14:textId="60865700" w:rsidR="00EE4435" w:rsidRPr="006C0843" w:rsidRDefault="00EE4435" w:rsidP="00EE4435">
      <w:pPr>
        <w:pStyle w:val="Descripcin"/>
      </w:pPr>
      <w:bookmarkStart w:id="342" w:name="_oaq31oni2vn1"/>
      <w:bookmarkStart w:id="343" w:name="_3rwid784nk8l"/>
      <w:bookmarkStart w:id="344" w:name="_Toc200483238"/>
      <w:bookmarkStart w:id="345" w:name="_Toc200363936"/>
      <w:bookmarkStart w:id="346" w:name="_Toc200336551"/>
      <w:bookmarkStart w:id="347" w:name="_Toc207894731"/>
      <w:bookmarkStart w:id="348" w:name="_Toc208864185"/>
      <w:bookmarkStart w:id="349" w:name="_Toc209985000"/>
      <w:bookmarkStart w:id="350" w:name="_Toc210409255"/>
      <w:bookmarkStart w:id="351" w:name="_Toc210410035"/>
      <w:bookmarkStart w:id="352" w:name="_Toc213786854"/>
      <w:bookmarkStart w:id="353" w:name="_Toc213787268"/>
      <w:bookmarkEnd w:id="342"/>
      <w:bookmarkEnd w:id="343"/>
      <w:r w:rsidRPr="006C0843">
        <w:t xml:space="preserve">Tabla </w:t>
      </w:r>
      <w:fldSimple w:instr=" STYLEREF 1 \s ">
        <w:r w:rsidR="008F7228">
          <w:rPr>
            <w:noProof/>
          </w:rPr>
          <w:t>4</w:t>
        </w:r>
      </w:fldSimple>
      <w:r w:rsidR="008F7228">
        <w:t>.</w:t>
      </w:r>
      <w:fldSimple w:instr=" SEQ Tabla \* ARABIC \s 1 ">
        <w:r w:rsidR="008F7228">
          <w:rPr>
            <w:noProof/>
          </w:rPr>
          <w:t>28</w:t>
        </w:r>
      </w:fldSimple>
      <w:r w:rsidRPr="006C0843">
        <w:t xml:space="preserve"> Caso de uso N °2.5, Guardando datos de empleado</w:t>
      </w:r>
      <w:bookmarkEnd w:id="344"/>
      <w:bookmarkEnd w:id="345"/>
      <w:bookmarkEnd w:id="346"/>
      <w:bookmarkEnd w:id="347"/>
      <w:bookmarkEnd w:id="348"/>
      <w:bookmarkEnd w:id="349"/>
      <w:bookmarkEnd w:id="350"/>
      <w:bookmarkEnd w:id="351"/>
      <w:bookmarkEnd w:id="352"/>
      <w:bookmarkEnd w:id="353"/>
    </w:p>
    <w:p w14:paraId="14B3CF17" w14:textId="77777777" w:rsidR="00EE4435" w:rsidRPr="006C0843" w:rsidRDefault="00EE4435" w:rsidP="00EE4435">
      <w:pPr>
        <w:pStyle w:val="Sinespaciado"/>
      </w:pPr>
      <w:r w:rsidRPr="006C0843">
        <w:rPr>
          <w:noProof/>
        </w:rPr>
        <w:drawing>
          <wp:inline distT="0" distB="0" distL="0" distR="0" wp14:anchorId="16953CA0" wp14:editId="76437853">
            <wp:extent cx="5971540" cy="4885690"/>
            <wp:effectExtent l="0" t="0" r="0" b="0"/>
            <wp:docPr id="592797248"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511C5622" w14:textId="77777777" w:rsidR="00EE4435" w:rsidRPr="006C0843" w:rsidRDefault="00EE4435" w:rsidP="00EE4435"/>
    <w:p w14:paraId="472139B5" w14:textId="77777777" w:rsidR="00EE4435" w:rsidRDefault="00EE4435" w:rsidP="00EE4435">
      <w:r w:rsidRPr="006C0843">
        <w:t>Fuente: Elaborado por el estudiante de acuerdo con el proyecto</w:t>
      </w:r>
    </w:p>
    <w:p w14:paraId="60AFA90C" w14:textId="77777777" w:rsidR="00EE4435" w:rsidRDefault="00EE4435" w:rsidP="00EE4435"/>
    <w:p w14:paraId="4DF51876" w14:textId="77777777" w:rsidR="00EE4435" w:rsidRDefault="00EE4435" w:rsidP="00EE4435"/>
    <w:p w14:paraId="4EB83E4F" w14:textId="42C9059C" w:rsidR="00EE4435" w:rsidRPr="00627D3D" w:rsidRDefault="00EE4435" w:rsidP="00EE4435">
      <w:r w:rsidRPr="00627D3D">
        <w:lastRenderedPageBreak/>
        <w:t xml:space="preserve">En la </w:t>
      </w:r>
      <w:r w:rsidRPr="00627D3D">
        <w:rPr>
          <w:i/>
        </w:rPr>
        <w:t xml:space="preserve">Tabla </w:t>
      </w:r>
      <w:r>
        <w:rPr>
          <w:i/>
        </w:rPr>
        <w:t>4.</w:t>
      </w:r>
      <w:r w:rsidR="00835709">
        <w:rPr>
          <w:i/>
        </w:rPr>
        <w:t>29</w:t>
      </w:r>
      <w:r w:rsidRPr="00627D3D">
        <w:t xml:space="preserve"> se puede visualizar el Caso de uso N°2.6.1, el sistema permite imprimir una ficha de empleado en formato PDF para el administrador/RRHH.</w:t>
      </w:r>
    </w:p>
    <w:p w14:paraId="0D3B3591" w14:textId="77777777" w:rsidR="00EE4435" w:rsidRPr="00627D3D" w:rsidRDefault="00EE4435" w:rsidP="00EE4435"/>
    <w:p w14:paraId="3382BF7D" w14:textId="7E916D72" w:rsidR="00EE4435" w:rsidRPr="00627D3D" w:rsidRDefault="00EE4435" w:rsidP="00EE4435">
      <w:pPr>
        <w:pStyle w:val="Descripcin"/>
      </w:pPr>
      <w:bookmarkStart w:id="354" w:name="_Toc200336552"/>
      <w:bookmarkStart w:id="355" w:name="_Toc200363937"/>
      <w:bookmarkStart w:id="356" w:name="_Toc200483239"/>
      <w:bookmarkStart w:id="357" w:name="_Toc207894744"/>
      <w:bookmarkStart w:id="358" w:name="_Toc208864186"/>
      <w:bookmarkStart w:id="359" w:name="_Toc209985001"/>
      <w:bookmarkStart w:id="360" w:name="_Toc210409256"/>
      <w:bookmarkStart w:id="361" w:name="_Toc210410036"/>
      <w:bookmarkStart w:id="362" w:name="_Toc213786855"/>
      <w:bookmarkStart w:id="363" w:name="_Toc213787269"/>
      <w:r w:rsidRPr="00627D3D">
        <w:t xml:space="preserve">Tabla </w:t>
      </w:r>
      <w:fldSimple w:instr=" STYLEREF 1 \s ">
        <w:r w:rsidR="008F7228">
          <w:rPr>
            <w:noProof/>
          </w:rPr>
          <w:t>4</w:t>
        </w:r>
      </w:fldSimple>
      <w:r w:rsidR="008F7228">
        <w:t>.</w:t>
      </w:r>
      <w:fldSimple w:instr=" SEQ Tabla \* ARABIC \s 1 ">
        <w:r w:rsidR="008F7228">
          <w:rPr>
            <w:noProof/>
          </w:rPr>
          <w:t>29</w:t>
        </w:r>
      </w:fldSimple>
      <w:r w:rsidRPr="00627D3D">
        <w:t xml:space="preserve"> Caso de uso N °2.6.1, Imprimiendo</w:t>
      </w:r>
      <w:bookmarkEnd w:id="354"/>
      <w:bookmarkEnd w:id="355"/>
      <w:bookmarkEnd w:id="356"/>
      <w:r>
        <w:t xml:space="preserve"> ficha de empleado</w:t>
      </w:r>
      <w:bookmarkEnd w:id="357"/>
      <w:bookmarkEnd w:id="358"/>
      <w:bookmarkEnd w:id="359"/>
      <w:bookmarkEnd w:id="360"/>
      <w:bookmarkEnd w:id="361"/>
      <w:bookmarkEnd w:id="362"/>
      <w:bookmarkEnd w:id="363"/>
    </w:p>
    <w:p w14:paraId="39F8E0A6" w14:textId="77777777" w:rsidR="00EE4435" w:rsidRPr="00627D3D" w:rsidRDefault="00EE4435" w:rsidP="00EE4435">
      <w:pPr>
        <w:pStyle w:val="Sinespaciado"/>
      </w:pPr>
      <w:r w:rsidRPr="00627D3D">
        <w:rPr>
          <w:noProof/>
        </w:rPr>
        <w:drawing>
          <wp:inline distT="0" distB="0" distL="0" distR="0" wp14:anchorId="156BFCD2" wp14:editId="6ACEB0B8">
            <wp:extent cx="5971540" cy="4609465"/>
            <wp:effectExtent l="0" t="0" r="0" b="635"/>
            <wp:docPr id="51390606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4609465"/>
                    </a:xfrm>
                    <a:prstGeom prst="rect">
                      <a:avLst/>
                    </a:prstGeom>
                    <a:noFill/>
                    <a:ln>
                      <a:noFill/>
                    </a:ln>
                  </pic:spPr>
                </pic:pic>
              </a:graphicData>
            </a:graphic>
          </wp:inline>
        </w:drawing>
      </w:r>
    </w:p>
    <w:p w14:paraId="1BCF09A9" w14:textId="77777777" w:rsidR="00EE4435" w:rsidRPr="00627D3D" w:rsidRDefault="00EE4435" w:rsidP="00EE4435">
      <w:pPr>
        <w:ind w:firstLine="0"/>
      </w:pPr>
    </w:p>
    <w:p w14:paraId="70B26B90" w14:textId="77777777" w:rsidR="00EE4435" w:rsidRDefault="00EE4435" w:rsidP="00EE4435">
      <w:r w:rsidRPr="00627D3D">
        <w:t>Fuente: Elaborado por el estudiante de acuerdo con el proyecto</w:t>
      </w:r>
    </w:p>
    <w:p w14:paraId="07D564FC" w14:textId="77777777" w:rsidR="00EE4435" w:rsidRDefault="00EE4435" w:rsidP="00EE4435"/>
    <w:p w14:paraId="208FB9CB" w14:textId="77777777" w:rsidR="00EE4435" w:rsidRDefault="00EE4435" w:rsidP="00EE4435"/>
    <w:p w14:paraId="44D75499" w14:textId="77777777" w:rsidR="00EE4435" w:rsidRPr="00627D3D" w:rsidRDefault="00EE4435" w:rsidP="00EE4435"/>
    <w:p w14:paraId="13D53FBC" w14:textId="55542995" w:rsidR="00EE4435" w:rsidRPr="00627D3D" w:rsidRDefault="00EE4435" w:rsidP="00EE4435">
      <w:r w:rsidRPr="00627D3D">
        <w:lastRenderedPageBreak/>
        <w:t xml:space="preserve">En la </w:t>
      </w:r>
      <w:r w:rsidRPr="00627D3D">
        <w:rPr>
          <w:i/>
        </w:rPr>
        <w:t xml:space="preserve">Tabla </w:t>
      </w:r>
      <w:r>
        <w:rPr>
          <w:i/>
        </w:rPr>
        <w:t>4.</w:t>
      </w:r>
      <w:r w:rsidR="00835709">
        <w:rPr>
          <w:i/>
        </w:rPr>
        <w:t>30</w:t>
      </w:r>
      <w:r w:rsidRPr="00627D3D">
        <w:t xml:space="preserve"> se puede visualizar el Caso de uso N°2.6.2, el sistema permite imprimir múltiples tipos de archivo en formato PDF para el administrador/RRHH.</w:t>
      </w:r>
    </w:p>
    <w:p w14:paraId="76FAD414" w14:textId="77777777" w:rsidR="00EE4435" w:rsidRPr="00627D3D" w:rsidRDefault="00EE4435" w:rsidP="00EE4435"/>
    <w:p w14:paraId="0FA6F9BB" w14:textId="4F2384A7" w:rsidR="00EE4435" w:rsidRPr="00627D3D" w:rsidRDefault="00EE4435" w:rsidP="00EE4435">
      <w:pPr>
        <w:pStyle w:val="Descripcin"/>
      </w:pPr>
      <w:bookmarkStart w:id="364" w:name="_z982a1nz72mx"/>
      <w:bookmarkStart w:id="365" w:name="_Toc200483240"/>
      <w:bookmarkStart w:id="366" w:name="_Toc200363938"/>
      <w:bookmarkStart w:id="367" w:name="_Toc200336553"/>
      <w:bookmarkStart w:id="368" w:name="_Toc207894745"/>
      <w:bookmarkStart w:id="369" w:name="_Toc208864187"/>
      <w:bookmarkStart w:id="370" w:name="_Toc209985002"/>
      <w:bookmarkStart w:id="371" w:name="_Toc210409257"/>
      <w:bookmarkStart w:id="372" w:name="_Toc210410037"/>
      <w:bookmarkStart w:id="373" w:name="_Toc213786856"/>
      <w:bookmarkStart w:id="374" w:name="_Toc213787270"/>
      <w:bookmarkEnd w:id="364"/>
      <w:r w:rsidRPr="00627D3D">
        <w:t xml:space="preserve">Tabla </w:t>
      </w:r>
      <w:fldSimple w:instr=" STYLEREF 1 \s ">
        <w:r w:rsidR="008F7228">
          <w:rPr>
            <w:noProof/>
          </w:rPr>
          <w:t>4</w:t>
        </w:r>
      </w:fldSimple>
      <w:r w:rsidR="008F7228">
        <w:t>.</w:t>
      </w:r>
      <w:fldSimple w:instr=" SEQ Tabla \* ARABIC \s 1 ">
        <w:r w:rsidR="008F7228">
          <w:rPr>
            <w:noProof/>
          </w:rPr>
          <w:t>30</w:t>
        </w:r>
      </w:fldSimple>
      <w:r w:rsidRPr="00627D3D">
        <w:t xml:space="preserve"> Caso de uso N °2.6.2, Imprimiendo múltiples fichas de empleado</w:t>
      </w:r>
      <w:bookmarkEnd w:id="365"/>
      <w:bookmarkEnd w:id="366"/>
      <w:bookmarkEnd w:id="367"/>
      <w:bookmarkEnd w:id="368"/>
      <w:bookmarkEnd w:id="369"/>
      <w:bookmarkEnd w:id="370"/>
      <w:bookmarkEnd w:id="371"/>
      <w:bookmarkEnd w:id="372"/>
      <w:bookmarkEnd w:id="373"/>
      <w:bookmarkEnd w:id="374"/>
    </w:p>
    <w:p w14:paraId="13C73528" w14:textId="77777777" w:rsidR="00EE4435" w:rsidRPr="00627D3D" w:rsidRDefault="00EE4435" w:rsidP="00EE4435">
      <w:pPr>
        <w:pStyle w:val="Sinespaciado"/>
      </w:pPr>
      <w:r w:rsidRPr="00627D3D">
        <w:rPr>
          <w:noProof/>
        </w:rPr>
        <w:drawing>
          <wp:inline distT="0" distB="0" distL="0" distR="0" wp14:anchorId="165E7809" wp14:editId="412FA80B">
            <wp:extent cx="5971540" cy="4857115"/>
            <wp:effectExtent l="0" t="0" r="0" b="635"/>
            <wp:docPr id="442520801"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5C4EF82D" w14:textId="77777777" w:rsidR="00EE4435" w:rsidRPr="00627D3D" w:rsidRDefault="00EE4435" w:rsidP="00EE4435"/>
    <w:p w14:paraId="5C93BC79" w14:textId="77777777" w:rsidR="00EE4435" w:rsidRPr="00627D3D" w:rsidRDefault="00EE4435" w:rsidP="00EE4435"/>
    <w:p w14:paraId="2AB25DE7" w14:textId="77777777" w:rsidR="00EE4435" w:rsidRDefault="00EE4435" w:rsidP="00EE4435">
      <w:r w:rsidRPr="00627D3D">
        <w:t>Fuente: Elaborado por el estudiante de acuerdo con el proyecto</w:t>
      </w:r>
    </w:p>
    <w:p w14:paraId="17C928A2" w14:textId="77777777" w:rsidR="00EE4435" w:rsidRPr="006C0843" w:rsidRDefault="00EE4435" w:rsidP="00EE4435"/>
    <w:p w14:paraId="1B288DCB" w14:textId="77777777" w:rsidR="00EE4435" w:rsidRPr="006C0843" w:rsidRDefault="00EE4435" w:rsidP="00EE4435"/>
    <w:p w14:paraId="7DD46E66" w14:textId="6AAF86DB" w:rsidR="00EE4435" w:rsidRPr="006C0843" w:rsidRDefault="00EE4435" w:rsidP="00EE4435">
      <w:r w:rsidRPr="006C0843">
        <w:lastRenderedPageBreak/>
        <w:t xml:space="preserve">En la </w:t>
      </w:r>
      <w:r w:rsidRPr="006C0843">
        <w:rPr>
          <w:i/>
        </w:rPr>
        <w:t xml:space="preserve">Tabla </w:t>
      </w:r>
      <w:r>
        <w:rPr>
          <w:i/>
        </w:rPr>
        <w:t>4.</w:t>
      </w:r>
      <w:r w:rsidR="00835709">
        <w:rPr>
          <w:i/>
        </w:rPr>
        <w:t>3</w:t>
      </w:r>
      <w:r>
        <w:rPr>
          <w:i/>
        </w:rPr>
        <w:t xml:space="preserve">1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599C2E19" w14:textId="77777777" w:rsidR="00EE4435" w:rsidRPr="006C0843" w:rsidRDefault="00EE4435" w:rsidP="00EE4435"/>
    <w:p w14:paraId="57A1566A" w14:textId="789FA4DA" w:rsidR="00EE4435" w:rsidRPr="006C0843" w:rsidRDefault="00EE4435" w:rsidP="00EE4435">
      <w:pPr>
        <w:pStyle w:val="Descripcin"/>
      </w:pPr>
      <w:bookmarkStart w:id="375" w:name="_Toc200336554"/>
      <w:bookmarkStart w:id="376" w:name="_Toc200363939"/>
      <w:bookmarkStart w:id="377" w:name="_Toc200483241"/>
      <w:bookmarkStart w:id="378" w:name="_Toc207894732"/>
      <w:bookmarkStart w:id="379" w:name="_Toc208864188"/>
      <w:bookmarkStart w:id="380" w:name="_Toc209985003"/>
      <w:bookmarkStart w:id="381" w:name="_Toc210409258"/>
      <w:bookmarkStart w:id="382" w:name="_Toc210410038"/>
      <w:bookmarkStart w:id="383" w:name="_Toc213786857"/>
      <w:bookmarkStart w:id="384" w:name="_Toc213787271"/>
      <w:r w:rsidRPr="006C0843">
        <w:t xml:space="preserve">Tabla </w:t>
      </w:r>
      <w:fldSimple w:instr=" STYLEREF 1 \s ">
        <w:r w:rsidR="008F7228">
          <w:rPr>
            <w:noProof/>
          </w:rPr>
          <w:t>4</w:t>
        </w:r>
      </w:fldSimple>
      <w:r w:rsidR="008F7228">
        <w:t>.</w:t>
      </w:r>
      <w:fldSimple w:instr=" SEQ Tabla \* ARABIC \s 1 ">
        <w:r w:rsidR="008F7228">
          <w:rPr>
            <w:noProof/>
          </w:rPr>
          <w:t>31</w:t>
        </w:r>
      </w:fldSimple>
      <w:r w:rsidRPr="006C0843">
        <w:t xml:space="preserve"> Caso de uso N °3.1.1, Asignando vacaciones</w:t>
      </w:r>
      <w:bookmarkEnd w:id="375"/>
      <w:bookmarkEnd w:id="376"/>
      <w:bookmarkEnd w:id="377"/>
      <w:bookmarkEnd w:id="378"/>
      <w:bookmarkEnd w:id="379"/>
      <w:bookmarkEnd w:id="380"/>
      <w:bookmarkEnd w:id="381"/>
      <w:bookmarkEnd w:id="382"/>
      <w:bookmarkEnd w:id="383"/>
      <w:bookmarkEnd w:id="384"/>
    </w:p>
    <w:p w14:paraId="637CF879" w14:textId="77777777" w:rsidR="00EE4435" w:rsidRPr="006C0843" w:rsidRDefault="00EE4435" w:rsidP="00EE4435">
      <w:pPr>
        <w:pStyle w:val="Sinespaciado"/>
      </w:pPr>
      <w:r w:rsidRPr="006C0843">
        <w:rPr>
          <w:noProof/>
        </w:rPr>
        <w:drawing>
          <wp:inline distT="0" distB="0" distL="0" distR="0" wp14:anchorId="5C4E7F5E" wp14:editId="4A791D07">
            <wp:extent cx="5971540" cy="5028565"/>
            <wp:effectExtent l="0" t="0" r="0" b="635"/>
            <wp:docPr id="1675275407"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1540" cy="5028565"/>
                    </a:xfrm>
                    <a:prstGeom prst="rect">
                      <a:avLst/>
                    </a:prstGeom>
                    <a:noFill/>
                    <a:ln>
                      <a:noFill/>
                    </a:ln>
                  </pic:spPr>
                </pic:pic>
              </a:graphicData>
            </a:graphic>
          </wp:inline>
        </w:drawing>
      </w:r>
    </w:p>
    <w:p w14:paraId="4C551D3D" w14:textId="77777777" w:rsidR="00EE4435" w:rsidRPr="006C0843" w:rsidRDefault="00EE4435" w:rsidP="00EE4435"/>
    <w:p w14:paraId="784F7A7C" w14:textId="77777777" w:rsidR="00EE4435" w:rsidRDefault="00EE4435" w:rsidP="00EE4435">
      <w:r w:rsidRPr="006C0843">
        <w:t>Fuente: Elaborado por el estudiante de acuerdo con el proyecto</w:t>
      </w:r>
    </w:p>
    <w:p w14:paraId="1C1AD246" w14:textId="77777777" w:rsidR="00EE4435" w:rsidRPr="006C0843" w:rsidRDefault="00EE4435" w:rsidP="00EE4435"/>
    <w:p w14:paraId="4C017835" w14:textId="17A23AE8" w:rsidR="00EE4435" w:rsidRPr="006C0843" w:rsidRDefault="00EE4435" w:rsidP="00EE4435">
      <w:r w:rsidRPr="006C0843">
        <w:lastRenderedPageBreak/>
        <w:t xml:space="preserve">En la </w:t>
      </w:r>
      <w:r w:rsidRPr="006C0843">
        <w:rPr>
          <w:i/>
        </w:rPr>
        <w:t xml:space="preserve">Tabla </w:t>
      </w:r>
      <w:r>
        <w:rPr>
          <w:i/>
        </w:rPr>
        <w:t>4.</w:t>
      </w:r>
      <w:r w:rsidR="00835709">
        <w:rPr>
          <w:i/>
        </w:rPr>
        <w:t>3</w:t>
      </w:r>
      <w:r>
        <w:rPr>
          <w:i/>
        </w:rPr>
        <w:t>2</w:t>
      </w:r>
      <w:r w:rsidRPr="006C0843">
        <w:t xml:space="preserve"> se puede visualizar el Caso de uso N°3.1.2, El sistema debe permitir al administrador editar las fechas de vacaciones para los empleados, para eso se crea una pestaña especial con los datos de los empleados para la asignación de las vacaciones.</w:t>
      </w:r>
    </w:p>
    <w:p w14:paraId="6F6D6C9B" w14:textId="77777777" w:rsidR="00EE4435" w:rsidRPr="006C0843" w:rsidRDefault="00EE4435" w:rsidP="00EE4435"/>
    <w:p w14:paraId="53EC70F7" w14:textId="4B6D2039" w:rsidR="00EE4435" w:rsidRPr="006C0843" w:rsidRDefault="00EE4435" w:rsidP="00EE4435">
      <w:pPr>
        <w:pStyle w:val="Descripcin"/>
      </w:pPr>
      <w:bookmarkStart w:id="385" w:name="_gm1o8kxfwmzx"/>
      <w:bookmarkStart w:id="386" w:name="_Toc200483242"/>
      <w:bookmarkStart w:id="387" w:name="_Toc200363940"/>
      <w:bookmarkStart w:id="388" w:name="_Toc200336555"/>
      <w:bookmarkStart w:id="389" w:name="_Toc207894733"/>
      <w:bookmarkStart w:id="390" w:name="_Toc208864189"/>
      <w:bookmarkStart w:id="391" w:name="_Toc209985004"/>
      <w:bookmarkStart w:id="392" w:name="_Toc210409259"/>
      <w:bookmarkStart w:id="393" w:name="_Toc210410039"/>
      <w:bookmarkStart w:id="394" w:name="_Toc213786858"/>
      <w:bookmarkStart w:id="395" w:name="_Toc213787272"/>
      <w:bookmarkEnd w:id="385"/>
      <w:r w:rsidRPr="006C0843">
        <w:t xml:space="preserve">Tabla </w:t>
      </w:r>
      <w:fldSimple w:instr=" STYLEREF 1 \s ">
        <w:r w:rsidR="008F7228">
          <w:rPr>
            <w:noProof/>
          </w:rPr>
          <w:t>4</w:t>
        </w:r>
      </w:fldSimple>
      <w:r w:rsidR="008F7228">
        <w:t>.</w:t>
      </w:r>
      <w:fldSimple w:instr=" SEQ Tabla \* ARABIC \s 1 ">
        <w:r w:rsidR="008F7228">
          <w:rPr>
            <w:noProof/>
          </w:rPr>
          <w:t>32</w:t>
        </w:r>
      </w:fldSimple>
      <w:r w:rsidRPr="006C0843">
        <w:t xml:space="preserve"> Caso de uso N °3.1.2, editando vacaciones</w:t>
      </w:r>
      <w:bookmarkEnd w:id="386"/>
      <w:bookmarkEnd w:id="387"/>
      <w:bookmarkEnd w:id="388"/>
      <w:bookmarkEnd w:id="389"/>
      <w:bookmarkEnd w:id="390"/>
      <w:bookmarkEnd w:id="391"/>
      <w:bookmarkEnd w:id="392"/>
      <w:bookmarkEnd w:id="393"/>
      <w:bookmarkEnd w:id="394"/>
      <w:bookmarkEnd w:id="395"/>
    </w:p>
    <w:p w14:paraId="30B69AE8" w14:textId="77777777" w:rsidR="00EE4435" w:rsidRPr="006C0843" w:rsidRDefault="00EE4435" w:rsidP="00EE4435">
      <w:pPr>
        <w:pStyle w:val="Sinespaciado"/>
      </w:pPr>
      <w:r w:rsidRPr="006C0843">
        <w:rPr>
          <w:noProof/>
        </w:rPr>
        <w:drawing>
          <wp:inline distT="0" distB="0" distL="0" distR="0" wp14:anchorId="235B7441" wp14:editId="0687ABDF">
            <wp:extent cx="5971540" cy="5304790"/>
            <wp:effectExtent l="0" t="0" r="0" b="0"/>
            <wp:docPr id="1120516228"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686194B0" w14:textId="77777777" w:rsidR="00EE4435" w:rsidRPr="006C0843" w:rsidRDefault="00EE4435" w:rsidP="00EE4435"/>
    <w:p w14:paraId="02921F0C" w14:textId="77777777" w:rsidR="00EE4435" w:rsidRDefault="00EE4435" w:rsidP="00EE4435">
      <w:r w:rsidRPr="006C0843">
        <w:t>Fuente: Elaborado por el estudiante de acuerdo con el proyecto</w:t>
      </w:r>
    </w:p>
    <w:p w14:paraId="3ABDD38B" w14:textId="77777777" w:rsidR="00EE4435" w:rsidRDefault="00EE4435" w:rsidP="00EE4435"/>
    <w:p w14:paraId="1F696094" w14:textId="2442FB1C" w:rsidR="00EE4435" w:rsidRPr="00627D3D" w:rsidRDefault="00EE4435" w:rsidP="00EE4435">
      <w:r w:rsidRPr="00627D3D">
        <w:lastRenderedPageBreak/>
        <w:t xml:space="preserve">En la </w:t>
      </w:r>
      <w:r w:rsidRPr="00627D3D">
        <w:rPr>
          <w:i/>
        </w:rPr>
        <w:t xml:space="preserve">Tabla </w:t>
      </w:r>
      <w:r>
        <w:rPr>
          <w:i/>
        </w:rPr>
        <w:t>4.</w:t>
      </w:r>
      <w:r w:rsidR="00835709">
        <w:rPr>
          <w:i/>
        </w:rPr>
        <w:t>3</w:t>
      </w:r>
      <w:r>
        <w:rPr>
          <w:i/>
        </w:rPr>
        <w:t xml:space="preserve">3 </w:t>
      </w:r>
      <w:r w:rsidRPr="00627D3D">
        <w:t>se puede visualizar el Caso de uso N°3.2, Este apartado permite que se cree una casilla de selección para posible asignación o edición.</w:t>
      </w:r>
    </w:p>
    <w:p w14:paraId="28AAD985" w14:textId="77777777" w:rsidR="00EE4435" w:rsidRPr="00627D3D" w:rsidRDefault="00EE4435" w:rsidP="00EE4435"/>
    <w:p w14:paraId="3D678F4B" w14:textId="45CBF821" w:rsidR="00EE4435" w:rsidRPr="00627D3D" w:rsidRDefault="00EE4435" w:rsidP="00EE4435">
      <w:pPr>
        <w:pStyle w:val="Descripcin"/>
      </w:pPr>
      <w:bookmarkStart w:id="396" w:name="_v3wawfap05n6"/>
      <w:bookmarkStart w:id="397" w:name="_u1at16f9bj89"/>
      <w:bookmarkStart w:id="398" w:name="_Toc200483243"/>
      <w:bookmarkStart w:id="399" w:name="_Toc200363941"/>
      <w:bookmarkStart w:id="400" w:name="_Toc200336556"/>
      <w:bookmarkStart w:id="401" w:name="_Toc207894746"/>
      <w:bookmarkStart w:id="402" w:name="_Toc208864190"/>
      <w:bookmarkStart w:id="403" w:name="_Toc209985005"/>
      <w:bookmarkStart w:id="404" w:name="_Toc210409260"/>
      <w:bookmarkStart w:id="405" w:name="_Toc210410040"/>
      <w:bookmarkStart w:id="406" w:name="_Toc213786859"/>
      <w:bookmarkStart w:id="407" w:name="_Toc213787273"/>
      <w:bookmarkEnd w:id="396"/>
      <w:bookmarkEnd w:id="397"/>
      <w:r w:rsidRPr="00627D3D">
        <w:t xml:space="preserve">Tabla </w:t>
      </w:r>
      <w:fldSimple w:instr=" STYLEREF 1 \s ">
        <w:r w:rsidR="008F7228">
          <w:rPr>
            <w:noProof/>
          </w:rPr>
          <w:t>4</w:t>
        </w:r>
      </w:fldSimple>
      <w:r w:rsidR="008F7228">
        <w:t>.</w:t>
      </w:r>
      <w:fldSimple w:instr=" SEQ Tabla \* ARABIC \s 1 ">
        <w:r w:rsidR="008F7228">
          <w:rPr>
            <w:noProof/>
          </w:rPr>
          <w:t>33</w:t>
        </w:r>
      </w:fldSimple>
      <w:r w:rsidRPr="00627D3D">
        <w:t xml:space="preserve"> Caso de uso N °3.2, Visualizando lista de empleados para asignar vacaciones</w:t>
      </w:r>
      <w:bookmarkEnd w:id="398"/>
      <w:bookmarkEnd w:id="399"/>
      <w:bookmarkEnd w:id="400"/>
      <w:bookmarkEnd w:id="401"/>
      <w:bookmarkEnd w:id="402"/>
      <w:bookmarkEnd w:id="403"/>
      <w:bookmarkEnd w:id="404"/>
      <w:bookmarkEnd w:id="405"/>
      <w:bookmarkEnd w:id="406"/>
      <w:bookmarkEnd w:id="407"/>
    </w:p>
    <w:p w14:paraId="48F11121" w14:textId="77777777" w:rsidR="00EE4435" w:rsidRPr="00627D3D" w:rsidRDefault="00EE4435" w:rsidP="00EE4435">
      <w:pPr>
        <w:pStyle w:val="Sinespaciado"/>
      </w:pPr>
      <w:r w:rsidRPr="00627D3D">
        <w:rPr>
          <w:noProof/>
        </w:rPr>
        <w:drawing>
          <wp:inline distT="0" distB="0" distL="0" distR="0" wp14:anchorId="1DD93DB7" wp14:editId="322155B2">
            <wp:extent cx="5971540" cy="4438015"/>
            <wp:effectExtent l="0" t="0" r="0" b="635"/>
            <wp:docPr id="1003178186"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632AF381" w14:textId="77777777" w:rsidR="00EE4435" w:rsidRPr="00627D3D" w:rsidRDefault="00EE4435" w:rsidP="00EE4435"/>
    <w:p w14:paraId="01CC97E0" w14:textId="77777777" w:rsidR="00EE4435" w:rsidRDefault="00EE4435" w:rsidP="00EE4435">
      <w:r w:rsidRPr="00627D3D">
        <w:t>Fuente: Elaborado por el estudiante de acuerdo con el proyecto</w:t>
      </w:r>
    </w:p>
    <w:p w14:paraId="20EB1118" w14:textId="77777777" w:rsidR="00EE4435" w:rsidRDefault="00EE4435" w:rsidP="00EE4435"/>
    <w:p w14:paraId="74FB7958" w14:textId="77777777" w:rsidR="00EE4435" w:rsidRPr="00627D3D" w:rsidRDefault="00EE4435" w:rsidP="00EE4435"/>
    <w:p w14:paraId="6E6B1B94" w14:textId="77777777" w:rsidR="00EE4435" w:rsidRPr="00627D3D" w:rsidRDefault="00EE4435" w:rsidP="00EE4435"/>
    <w:p w14:paraId="1E0DEB4A" w14:textId="27770493" w:rsidR="00EE4435" w:rsidRPr="00627D3D" w:rsidRDefault="00EE4435" w:rsidP="00EE4435">
      <w:r w:rsidRPr="00627D3D">
        <w:lastRenderedPageBreak/>
        <w:t xml:space="preserve">En la </w:t>
      </w:r>
      <w:r w:rsidRPr="00627D3D">
        <w:rPr>
          <w:i/>
        </w:rPr>
        <w:t xml:space="preserve">Tabla </w:t>
      </w:r>
      <w:r>
        <w:rPr>
          <w:i/>
        </w:rPr>
        <w:t>4.</w:t>
      </w:r>
      <w:r w:rsidR="00835709">
        <w:rPr>
          <w:i/>
        </w:rPr>
        <w:t>3</w:t>
      </w:r>
      <w:r>
        <w:rPr>
          <w:i/>
        </w:rPr>
        <w:t>4</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1708265D" w14:textId="77777777" w:rsidR="00EE4435" w:rsidRPr="00627D3D" w:rsidRDefault="00EE4435" w:rsidP="00EE4435"/>
    <w:p w14:paraId="2EB48545" w14:textId="52850492" w:rsidR="00EE4435" w:rsidRPr="00627D3D" w:rsidRDefault="00EE4435" w:rsidP="00EE4435">
      <w:pPr>
        <w:pStyle w:val="Descripcin"/>
      </w:pPr>
      <w:bookmarkStart w:id="408" w:name="_t6060kjfaie9"/>
      <w:bookmarkStart w:id="409" w:name="_t7i7qkamqegy"/>
      <w:bookmarkStart w:id="410" w:name="_Toc200483244"/>
      <w:bookmarkStart w:id="411" w:name="_Toc200363942"/>
      <w:bookmarkStart w:id="412" w:name="_Toc200336557"/>
      <w:bookmarkStart w:id="413" w:name="_Toc207894747"/>
      <w:bookmarkStart w:id="414" w:name="_Toc208864191"/>
      <w:bookmarkStart w:id="415" w:name="_Toc209985006"/>
      <w:bookmarkStart w:id="416" w:name="_Toc210409261"/>
      <w:bookmarkStart w:id="417" w:name="_Toc210410041"/>
      <w:bookmarkStart w:id="418" w:name="_Toc213786860"/>
      <w:bookmarkStart w:id="419" w:name="_Toc213787274"/>
      <w:bookmarkEnd w:id="408"/>
      <w:bookmarkEnd w:id="409"/>
      <w:r w:rsidRPr="00627D3D">
        <w:t xml:space="preserve">Tabla </w:t>
      </w:r>
      <w:fldSimple w:instr=" STYLEREF 1 \s ">
        <w:r w:rsidR="008F7228">
          <w:rPr>
            <w:noProof/>
          </w:rPr>
          <w:t>4</w:t>
        </w:r>
      </w:fldSimple>
      <w:r w:rsidR="008F7228">
        <w:t>.</w:t>
      </w:r>
      <w:fldSimple w:instr=" SEQ Tabla \* ARABIC \s 1 ">
        <w:r w:rsidR="008F7228">
          <w:rPr>
            <w:noProof/>
          </w:rPr>
          <w:t>34</w:t>
        </w:r>
      </w:fldSimple>
      <w:r w:rsidRPr="00627D3D">
        <w:t xml:space="preserve"> Caso de uso N°3.3, Definiendo días a otorgar para vacaciones</w:t>
      </w:r>
      <w:bookmarkEnd w:id="410"/>
      <w:bookmarkEnd w:id="411"/>
      <w:bookmarkEnd w:id="412"/>
      <w:bookmarkEnd w:id="413"/>
      <w:bookmarkEnd w:id="414"/>
      <w:bookmarkEnd w:id="415"/>
      <w:bookmarkEnd w:id="416"/>
      <w:bookmarkEnd w:id="417"/>
      <w:bookmarkEnd w:id="418"/>
      <w:bookmarkEnd w:id="419"/>
    </w:p>
    <w:p w14:paraId="5E69667B" w14:textId="77777777" w:rsidR="00EE4435" w:rsidRPr="00627D3D" w:rsidRDefault="00EE4435" w:rsidP="00EE4435">
      <w:pPr>
        <w:pStyle w:val="Sinespaciado"/>
      </w:pPr>
      <w:r w:rsidRPr="00627D3D">
        <w:rPr>
          <w:noProof/>
        </w:rPr>
        <w:drawing>
          <wp:inline distT="0" distB="0" distL="0" distR="0" wp14:anchorId="43E15AB1" wp14:editId="376107A7">
            <wp:extent cx="5971540" cy="4904740"/>
            <wp:effectExtent l="0" t="0" r="0" b="0"/>
            <wp:docPr id="753136455"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0C8D624A" w14:textId="77777777" w:rsidR="00EE4435" w:rsidRPr="00627D3D" w:rsidRDefault="00EE4435" w:rsidP="00EE4435"/>
    <w:p w14:paraId="2700700D" w14:textId="77777777" w:rsidR="00EE4435" w:rsidRPr="00627D3D" w:rsidRDefault="00EE4435" w:rsidP="00EE4435">
      <w:r w:rsidRPr="00627D3D">
        <w:t>Fuente: Elaborado por el estudiante de acuerdo con el proyecto</w:t>
      </w:r>
    </w:p>
    <w:p w14:paraId="56D75AEB" w14:textId="77777777" w:rsidR="00EE4435" w:rsidRPr="00627D3D" w:rsidRDefault="00EE4435" w:rsidP="00EE4435"/>
    <w:p w14:paraId="1EC7CC0E" w14:textId="7A49004C" w:rsidR="00EE4435" w:rsidRPr="00627D3D" w:rsidRDefault="00EE4435" w:rsidP="00EE4435">
      <w:r w:rsidRPr="00627D3D">
        <w:lastRenderedPageBreak/>
        <w:t xml:space="preserve">En la </w:t>
      </w:r>
      <w:r w:rsidRPr="00627D3D">
        <w:rPr>
          <w:i/>
        </w:rPr>
        <w:t xml:space="preserve">Tabla </w:t>
      </w:r>
      <w:r>
        <w:rPr>
          <w:i/>
        </w:rPr>
        <w:t>4.</w:t>
      </w:r>
      <w:r w:rsidR="00835709">
        <w:rPr>
          <w:i/>
        </w:rPr>
        <w:t>3</w:t>
      </w:r>
      <w:r>
        <w:rPr>
          <w:i/>
        </w:rPr>
        <w:t xml:space="preserve">5 </w:t>
      </w:r>
      <w:r w:rsidRPr="00627D3D">
        <w:t>se puede visualizar el Caso de uso N°3.4. donde se permite visualizar una lista con los empleados además con sus respectivas características como nombre, días, fecha de inicio, fecha final y casilla de selección.</w:t>
      </w:r>
    </w:p>
    <w:p w14:paraId="71EBF107" w14:textId="77777777" w:rsidR="00EE4435" w:rsidRPr="00627D3D" w:rsidRDefault="00EE4435" w:rsidP="00EE4435">
      <w:pPr>
        <w:spacing w:line="278" w:lineRule="auto"/>
        <w:ind w:firstLine="0"/>
        <w:jc w:val="left"/>
      </w:pPr>
    </w:p>
    <w:p w14:paraId="038A7F60" w14:textId="3F21B78C" w:rsidR="00EE4435" w:rsidRPr="00627D3D" w:rsidRDefault="00EE4435" w:rsidP="00EE4435">
      <w:pPr>
        <w:pStyle w:val="Descripcin"/>
      </w:pPr>
      <w:bookmarkStart w:id="420" w:name="_qbjamy3xwdgg"/>
      <w:bookmarkStart w:id="421" w:name="_hbyluau613gh"/>
      <w:bookmarkStart w:id="422" w:name="_Toc200483245"/>
      <w:bookmarkStart w:id="423" w:name="_Toc200363943"/>
      <w:bookmarkStart w:id="424" w:name="_Toc200336558"/>
      <w:bookmarkStart w:id="425" w:name="_Toc207894748"/>
      <w:bookmarkStart w:id="426" w:name="_Toc208864192"/>
      <w:bookmarkStart w:id="427" w:name="_Toc209985007"/>
      <w:bookmarkStart w:id="428" w:name="_Toc210409262"/>
      <w:bookmarkStart w:id="429" w:name="_Toc210410042"/>
      <w:bookmarkStart w:id="430" w:name="_Toc213786861"/>
      <w:bookmarkStart w:id="431" w:name="_Toc213787275"/>
      <w:bookmarkEnd w:id="420"/>
      <w:bookmarkEnd w:id="421"/>
      <w:r w:rsidRPr="00627D3D">
        <w:t xml:space="preserve">Tabla </w:t>
      </w:r>
      <w:fldSimple w:instr=" STYLEREF 1 \s ">
        <w:r w:rsidR="008F7228">
          <w:rPr>
            <w:noProof/>
          </w:rPr>
          <w:t>4</w:t>
        </w:r>
      </w:fldSimple>
      <w:r w:rsidR="008F7228">
        <w:t>.</w:t>
      </w:r>
      <w:fldSimple w:instr=" SEQ Tabla \* ARABIC \s 1 ">
        <w:r w:rsidR="008F7228">
          <w:rPr>
            <w:noProof/>
          </w:rPr>
          <w:t>35</w:t>
        </w:r>
      </w:fldSimple>
      <w:r w:rsidRPr="00627D3D">
        <w:t xml:space="preserve"> Caso de uso N°3.4, Visualizando listado de empleados de vacaciones</w:t>
      </w:r>
      <w:bookmarkEnd w:id="422"/>
      <w:bookmarkEnd w:id="423"/>
      <w:bookmarkEnd w:id="424"/>
      <w:bookmarkEnd w:id="425"/>
      <w:bookmarkEnd w:id="426"/>
      <w:bookmarkEnd w:id="427"/>
      <w:bookmarkEnd w:id="428"/>
      <w:bookmarkEnd w:id="429"/>
      <w:bookmarkEnd w:id="430"/>
      <w:bookmarkEnd w:id="431"/>
    </w:p>
    <w:p w14:paraId="734533A7" w14:textId="77777777" w:rsidR="00EE4435" w:rsidRPr="00627D3D" w:rsidRDefault="00EE4435" w:rsidP="00EE4435">
      <w:pPr>
        <w:pStyle w:val="Sinespaciado"/>
      </w:pPr>
      <w:r w:rsidRPr="00627D3D">
        <w:rPr>
          <w:noProof/>
        </w:rPr>
        <w:drawing>
          <wp:inline distT="0" distB="0" distL="0" distR="0" wp14:anchorId="206F52DC" wp14:editId="69CA7672">
            <wp:extent cx="5971540" cy="5038090"/>
            <wp:effectExtent l="0" t="0" r="0" b="0"/>
            <wp:docPr id="1902405465"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40DB8D32" w14:textId="77777777" w:rsidR="00EE4435" w:rsidRPr="00627D3D" w:rsidRDefault="00EE4435" w:rsidP="00EE4435">
      <w:pPr>
        <w:spacing w:line="278" w:lineRule="auto"/>
        <w:ind w:firstLine="0"/>
        <w:jc w:val="left"/>
      </w:pPr>
    </w:p>
    <w:p w14:paraId="41C496FF" w14:textId="77777777" w:rsidR="00EE4435" w:rsidRPr="00627D3D" w:rsidRDefault="00EE4435" w:rsidP="00EE4435">
      <w:r w:rsidRPr="00627D3D">
        <w:t>Fuente: Elaborado por el estudiante de acuerdo con el proyecto</w:t>
      </w:r>
    </w:p>
    <w:p w14:paraId="2DE19AB1" w14:textId="77777777" w:rsidR="00EE4435" w:rsidRDefault="00EE4435" w:rsidP="00EE4435">
      <w:pPr>
        <w:spacing w:line="278" w:lineRule="auto"/>
        <w:ind w:firstLine="0"/>
        <w:jc w:val="left"/>
      </w:pPr>
    </w:p>
    <w:p w14:paraId="42F83AEA" w14:textId="77777777" w:rsidR="00EE4435" w:rsidRDefault="00EE4435" w:rsidP="00EE4435">
      <w:pPr>
        <w:spacing w:line="278" w:lineRule="auto"/>
        <w:ind w:firstLine="0"/>
        <w:jc w:val="left"/>
      </w:pPr>
    </w:p>
    <w:p w14:paraId="47F8E8D7" w14:textId="778CD104" w:rsidR="00EE4435" w:rsidRPr="00627D3D" w:rsidRDefault="00EE4435" w:rsidP="00EE4435">
      <w:r w:rsidRPr="00627D3D">
        <w:lastRenderedPageBreak/>
        <w:t xml:space="preserve">En la </w:t>
      </w:r>
      <w:r w:rsidRPr="00627D3D">
        <w:rPr>
          <w:i/>
        </w:rPr>
        <w:t xml:space="preserve">Tabla </w:t>
      </w:r>
      <w:r>
        <w:rPr>
          <w:i/>
        </w:rPr>
        <w:t>4.</w:t>
      </w:r>
      <w:r w:rsidR="00835709">
        <w:rPr>
          <w:i/>
        </w:rPr>
        <w:t>3</w:t>
      </w:r>
      <w:r>
        <w:rPr>
          <w:i/>
        </w:rPr>
        <w:t>6</w:t>
      </w:r>
      <w:r w:rsidRPr="00627D3D">
        <w:t xml:space="preserve"> se puede visualizar el Caso de uso N°3.5, por este lado se guardan los registros de las vacaciones de los empleados.</w:t>
      </w:r>
    </w:p>
    <w:p w14:paraId="33096509" w14:textId="77777777" w:rsidR="00EE4435" w:rsidRPr="00627D3D" w:rsidRDefault="00EE4435" w:rsidP="00EE4435">
      <w:pPr>
        <w:spacing w:line="278" w:lineRule="auto"/>
        <w:ind w:firstLine="0"/>
        <w:jc w:val="left"/>
      </w:pPr>
    </w:p>
    <w:p w14:paraId="0A75D773" w14:textId="4ADEF28A" w:rsidR="00EE4435" w:rsidRPr="00627D3D" w:rsidRDefault="00EE4435" w:rsidP="00EE4435">
      <w:pPr>
        <w:pStyle w:val="Descripcin"/>
      </w:pPr>
      <w:bookmarkStart w:id="432" w:name="_g1buf92e8mlx"/>
      <w:bookmarkStart w:id="433" w:name="_Toc200483246"/>
      <w:bookmarkStart w:id="434" w:name="_Toc200363944"/>
      <w:bookmarkStart w:id="435" w:name="_Toc200336559"/>
      <w:bookmarkStart w:id="436" w:name="_Toc207894749"/>
      <w:bookmarkStart w:id="437" w:name="_Toc208864193"/>
      <w:bookmarkStart w:id="438" w:name="_Toc209985008"/>
      <w:bookmarkStart w:id="439" w:name="_Toc210409263"/>
      <w:bookmarkStart w:id="440" w:name="_Toc210410043"/>
      <w:bookmarkStart w:id="441" w:name="_Toc213786862"/>
      <w:bookmarkStart w:id="442" w:name="_Toc213787276"/>
      <w:bookmarkEnd w:id="432"/>
      <w:r w:rsidRPr="00627D3D">
        <w:t xml:space="preserve">Tabla </w:t>
      </w:r>
      <w:fldSimple w:instr=" STYLEREF 1 \s ">
        <w:r w:rsidR="008F7228">
          <w:rPr>
            <w:noProof/>
          </w:rPr>
          <w:t>4</w:t>
        </w:r>
      </w:fldSimple>
      <w:r w:rsidR="008F7228">
        <w:t>.</w:t>
      </w:r>
      <w:fldSimple w:instr=" SEQ Tabla \* ARABIC \s 1 ">
        <w:r w:rsidR="008F7228">
          <w:rPr>
            <w:noProof/>
          </w:rPr>
          <w:t>36</w:t>
        </w:r>
      </w:fldSimple>
      <w:r w:rsidRPr="00627D3D">
        <w:t xml:space="preserve"> Caso de uso N°3.5, Guardando cambios de vacaciones</w:t>
      </w:r>
      <w:bookmarkEnd w:id="433"/>
      <w:bookmarkEnd w:id="434"/>
      <w:bookmarkEnd w:id="435"/>
      <w:bookmarkEnd w:id="436"/>
      <w:bookmarkEnd w:id="437"/>
      <w:bookmarkEnd w:id="438"/>
      <w:bookmarkEnd w:id="439"/>
      <w:bookmarkEnd w:id="440"/>
      <w:bookmarkEnd w:id="441"/>
      <w:bookmarkEnd w:id="442"/>
    </w:p>
    <w:p w14:paraId="65D70DB3" w14:textId="77777777" w:rsidR="00EE4435" w:rsidRPr="00627D3D" w:rsidRDefault="00EE4435" w:rsidP="00EE4435">
      <w:pPr>
        <w:pStyle w:val="Sinespaciado"/>
      </w:pPr>
      <w:r w:rsidRPr="00627D3D">
        <w:rPr>
          <w:noProof/>
        </w:rPr>
        <w:drawing>
          <wp:inline distT="0" distB="0" distL="0" distR="0" wp14:anchorId="172ED9EB" wp14:editId="7B6AD26D">
            <wp:extent cx="5971540" cy="5247640"/>
            <wp:effectExtent l="0" t="0" r="0" b="0"/>
            <wp:docPr id="1529262467"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06356B57" w14:textId="77777777" w:rsidR="00EE4435" w:rsidRPr="00627D3D" w:rsidRDefault="00EE4435" w:rsidP="00EE4435">
      <w:pPr>
        <w:spacing w:line="278" w:lineRule="auto"/>
        <w:ind w:firstLine="0"/>
        <w:jc w:val="left"/>
      </w:pPr>
    </w:p>
    <w:p w14:paraId="4A639DE1" w14:textId="77777777" w:rsidR="00EE4435" w:rsidRPr="00627D3D" w:rsidRDefault="00EE4435" w:rsidP="00EE4435">
      <w:r w:rsidRPr="00627D3D">
        <w:t>Fuente: Elaborado por el estudiante de acuerdo con el proyecto</w:t>
      </w:r>
    </w:p>
    <w:p w14:paraId="6AACA032" w14:textId="77777777" w:rsidR="00EE4435" w:rsidRDefault="00EE4435" w:rsidP="00EE4435">
      <w:pPr>
        <w:spacing w:line="278" w:lineRule="auto"/>
        <w:ind w:firstLine="0"/>
        <w:jc w:val="left"/>
      </w:pPr>
    </w:p>
    <w:p w14:paraId="7B8A87BC" w14:textId="77777777" w:rsidR="00EE4435" w:rsidRDefault="00EE4435" w:rsidP="00EE4435">
      <w:pPr>
        <w:spacing w:line="278" w:lineRule="auto"/>
        <w:ind w:firstLine="0"/>
        <w:jc w:val="left"/>
      </w:pPr>
    </w:p>
    <w:p w14:paraId="0C8634E1" w14:textId="36C38B8A" w:rsidR="00EE4435" w:rsidRPr="00627D3D" w:rsidRDefault="00EE4435" w:rsidP="00EE4435">
      <w:r w:rsidRPr="00627D3D">
        <w:lastRenderedPageBreak/>
        <w:t xml:space="preserve">En la </w:t>
      </w:r>
      <w:r w:rsidRPr="00627D3D">
        <w:rPr>
          <w:i/>
        </w:rPr>
        <w:t xml:space="preserve">Tabla </w:t>
      </w:r>
      <w:r>
        <w:rPr>
          <w:i/>
        </w:rPr>
        <w:t>4.</w:t>
      </w:r>
      <w:r w:rsidR="00835709">
        <w:rPr>
          <w:i/>
        </w:rPr>
        <w:t>3</w:t>
      </w:r>
      <w:r>
        <w:rPr>
          <w:i/>
        </w:rPr>
        <w:t xml:space="preserve">7 </w:t>
      </w:r>
      <w:r w:rsidRPr="00627D3D">
        <w:t>se puede visualizar el Caso de uso N°3.6. Este caso de uso es para imprimir un listado completo con todos los empleados de vacaciones.</w:t>
      </w:r>
    </w:p>
    <w:p w14:paraId="13A75FB4" w14:textId="77777777" w:rsidR="00EE4435" w:rsidRPr="00627D3D" w:rsidRDefault="00EE4435" w:rsidP="00EE4435">
      <w:pPr>
        <w:spacing w:line="278" w:lineRule="auto"/>
        <w:ind w:firstLine="0"/>
        <w:jc w:val="left"/>
      </w:pPr>
    </w:p>
    <w:p w14:paraId="170F2634" w14:textId="56DB7505" w:rsidR="00EE4435" w:rsidRPr="00627D3D" w:rsidRDefault="00EE4435" w:rsidP="00EE4435">
      <w:pPr>
        <w:pStyle w:val="Descripcin"/>
      </w:pPr>
      <w:bookmarkStart w:id="443" w:name="_fvnr7vfwwafp"/>
      <w:bookmarkStart w:id="444" w:name="_Toc200483247"/>
      <w:bookmarkStart w:id="445" w:name="_Toc200363945"/>
      <w:bookmarkStart w:id="446" w:name="_Toc200336560"/>
      <w:bookmarkStart w:id="447" w:name="_Toc207894750"/>
      <w:bookmarkStart w:id="448" w:name="_Toc208864194"/>
      <w:bookmarkStart w:id="449" w:name="_Toc209985009"/>
      <w:bookmarkStart w:id="450" w:name="_Toc210409264"/>
      <w:bookmarkStart w:id="451" w:name="_Toc210410044"/>
      <w:bookmarkStart w:id="452" w:name="_Toc213786863"/>
      <w:bookmarkStart w:id="453" w:name="_Toc213787277"/>
      <w:bookmarkEnd w:id="443"/>
      <w:r w:rsidRPr="00627D3D">
        <w:t xml:space="preserve">Tabla </w:t>
      </w:r>
      <w:fldSimple w:instr=" STYLEREF 1 \s ">
        <w:r w:rsidR="008F7228">
          <w:rPr>
            <w:noProof/>
          </w:rPr>
          <w:t>4</w:t>
        </w:r>
      </w:fldSimple>
      <w:r w:rsidR="008F7228">
        <w:t>.</w:t>
      </w:r>
      <w:fldSimple w:instr=" SEQ Tabla \* ARABIC \s 1 ">
        <w:r w:rsidR="008F7228">
          <w:rPr>
            <w:noProof/>
          </w:rPr>
          <w:t>37</w:t>
        </w:r>
      </w:fldSimple>
      <w:r w:rsidRPr="00627D3D">
        <w:t xml:space="preserve"> Caso de uso N°3.6, Imprimiendo vacaciones de empleado</w:t>
      </w:r>
      <w:bookmarkEnd w:id="444"/>
      <w:bookmarkEnd w:id="445"/>
      <w:bookmarkEnd w:id="446"/>
      <w:bookmarkEnd w:id="447"/>
      <w:bookmarkEnd w:id="448"/>
      <w:bookmarkEnd w:id="449"/>
      <w:bookmarkEnd w:id="450"/>
      <w:bookmarkEnd w:id="451"/>
      <w:bookmarkEnd w:id="452"/>
      <w:bookmarkEnd w:id="453"/>
    </w:p>
    <w:p w14:paraId="3B395A01" w14:textId="77777777" w:rsidR="00EE4435" w:rsidRPr="00627D3D" w:rsidRDefault="00EE4435" w:rsidP="00EE4435">
      <w:pPr>
        <w:pStyle w:val="Sinespaciado"/>
      </w:pPr>
      <w:r w:rsidRPr="00627D3D">
        <w:rPr>
          <w:noProof/>
        </w:rPr>
        <w:drawing>
          <wp:inline distT="0" distB="0" distL="0" distR="0" wp14:anchorId="4C17996E" wp14:editId="4065F84A">
            <wp:extent cx="5971540" cy="4237990"/>
            <wp:effectExtent l="0" t="0" r="0" b="0"/>
            <wp:docPr id="2120060185"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223EAC49" w14:textId="77777777" w:rsidR="00EE4435" w:rsidRPr="00627D3D" w:rsidRDefault="00EE4435" w:rsidP="00EE4435">
      <w:pPr>
        <w:spacing w:line="278" w:lineRule="auto"/>
        <w:ind w:firstLine="0"/>
        <w:jc w:val="left"/>
      </w:pPr>
    </w:p>
    <w:p w14:paraId="596430C7" w14:textId="77777777" w:rsidR="00EE4435" w:rsidRDefault="00EE4435" w:rsidP="00EE4435">
      <w:r w:rsidRPr="00627D3D">
        <w:t>Fuente: Elaborado por el estudiante de acuerdo con el proyecto</w:t>
      </w:r>
    </w:p>
    <w:p w14:paraId="73B02E56" w14:textId="77777777" w:rsidR="00EE4435" w:rsidRDefault="00EE4435" w:rsidP="00EE4435">
      <w:pPr>
        <w:spacing w:line="278" w:lineRule="auto"/>
        <w:ind w:firstLine="0"/>
        <w:jc w:val="left"/>
      </w:pPr>
    </w:p>
    <w:p w14:paraId="48EE9699" w14:textId="77777777" w:rsidR="00EE4435" w:rsidRDefault="00EE4435" w:rsidP="00EE4435">
      <w:pPr>
        <w:spacing w:line="278" w:lineRule="auto"/>
        <w:ind w:firstLine="0"/>
        <w:jc w:val="left"/>
      </w:pPr>
    </w:p>
    <w:p w14:paraId="04144114" w14:textId="77777777" w:rsidR="00EE4435" w:rsidRDefault="00EE4435" w:rsidP="00EE4435">
      <w:pPr>
        <w:spacing w:line="278" w:lineRule="auto"/>
        <w:ind w:firstLine="0"/>
        <w:jc w:val="left"/>
      </w:pPr>
    </w:p>
    <w:p w14:paraId="18115969" w14:textId="77777777" w:rsidR="00EE4435" w:rsidRDefault="00EE4435" w:rsidP="00EE4435">
      <w:pPr>
        <w:spacing w:line="278" w:lineRule="auto"/>
        <w:ind w:firstLine="0"/>
        <w:jc w:val="left"/>
      </w:pPr>
    </w:p>
    <w:p w14:paraId="6C9FCD03" w14:textId="77777777" w:rsidR="00EE4435" w:rsidRPr="00627D3D" w:rsidRDefault="00EE4435" w:rsidP="00EE4435">
      <w:pPr>
        <w:spacing w:line="278" w:lineRule="auto"/>
        <w:ind w:firstLine="0"/>
        <w:jc w:val="left"/>
      </w:pPr>
    </w:p>
    <w:p w14:paraId="4988CAF3" w14:textId="77777777" w:rsidR="00EE4435" w:rsidRDefault="00EE4435" w:rsidP="00EE4435">
      <w:pPr>
        <w:spacing w:line="278" w:lineRule="auto"/>
        <w:ind w:firstLine="0"/>
        <w:jc w:val="left"/>
      </w:pPr>
    </w:p>
    <w:p w14:paraId="1FDEA49F" w14:textId="02B3CE95" w:rsidR="00EE4435" w:rsidRPr="00627D3D" w:rsidRDefault="00EE4435" w:rsidP="00EE4435">
      <w:r w:rsidRPr="00627D3D">
        <w:lastRenderedPageBreak/>
        <w:t xml:space="preserve">En la </w:t>
      </w:r>
      <w:r w:rsidRPr="00627D3D">
        <w:rPr>
          <w:i/>
        </w:rPr>
        <w:t xml:space="preserve">Tabla </w:t>
      </w:r>
      <w:r>
        <w:rPr>
          <w:i/>
        </w:rPr>
        <w:t>4.</w:t>
      </w:r>
      <w:r w:rsidR="00835709">
        <w:rPr>
          <w:i/>
        </w:rPr>
        <w:t>3</w:t>
      </w:r>
      <w:r>
        <w:rPr>
          <w:i/>
        </w:rPr>
        <w:t xml:space="preserve">8 </w:t>
      </w:r>
      <w:r w:rsidRPr="00627D3D">
        <w:t>se puede visualizar el Caso de uso N°3.7, Para este caso de uso, se agrega la opción de eliminar las vacaciones, en caso de que sea requerido.</w:t>
      </w:r>
    </w:p>
    <w:p w14:paraId="3B5E2128" w14:textId="77777777" w:rsidR="00EE4435" w:rsidRPr="00627D3D" w:rsidRDefault="00EE4435" w:rsidP="00EE4435">
      <w:pPr>
        <w:spacing w:line="278" w:lineRule="auto"/>
        <w:ind w:firstLine="0"/>
        <w:jc w:val="left"/>
      </w:pPr>
    </w:p>
    <w:p w14:paraId="252ADA9E" w14:textId="74630323" w:rsidR="00EE4435" w:rsidRPr="00627D3D" w:rsidRDefault="00EE4435" w:rsidP="00EE4435">
      <w:pPr>
        <w:pStyle w:val="Descripcin"/>
      </w:pPr>
      <w:bookmarkStart w:id="454" w:name="_36mjqqpope7x"/>
      <w:bookmarkStart w:id="455" w:name="_Toc200483248"/>
      <w:bookmarkStart w:id="456" w:name="_Toc200363946"/>
      <w:bookmarkStart w:id="457" w:name="_Toc200336561"/>
      <w:bookmarkStart w:id="458" w:name="_Toc207894751"/>
      <w:bookmarkStart w:id="459" w:name="_Toc208864195"/>
      <w:bookmarkStart w:id="460" w:name="_Toc209985010"/>
      <w:bookmarkStart w:id="461" w:name="_Toc210409265"/>
      <w:bookmarkStart w:id="462" w:name="_Toc210410045"/>
      <w:bookmarkStart w:id="463" w:name="_Toc213786864"/>
      <w:bookmarkStart w:id="464" w:name="_Toc213787278"/>
      <w:bookmarkEnd w:id="454"/>
      <w:r w:rsidRPr="00627D3D">
        <w:t xml:space="preserve">Tabla </w:t>
      </w:r>
      <w:fldSimple w:instr=" STYLEREF 1 \s ">
        <w:r w:rsidR="008F7228">
          <w:rPr>
            <w:noProof/>
          </w:rPr>
          <w:t>4</w:t>
        </w:r>
      </w:fldSimple>
      <w:r w:rsidR="008F7228">
        <w:t>.</w:t>
      </w:r>
      <w:fldSimple w:instr=" SEQ Tabla \* ARABIC \s 1 ">
        <w:r w:rsidR="008F7228">
          <w:rPr>
            <w:noProof/>
          </w:rPr>
          <w:t>38</w:t>
        </w:r>
      </w:fldSimple>
      <w:r w:rsidRPr="00627D3D">
        <w:t xml:space="preserve"> Caso de uso N°3.7, Eliminando vacaciones asignadas</w:t>
      </w:r>
      <w:bookmarkEnd w:id="455"/>
      <w:bookmarkEnd w:id="456"/>
      <w:bookmarkEnd w:id="457"/>
      <w:bookmarkEnd w:id="458"/>
      <w:bookmarkEnd w:id="459"/>
      <w:bookmarkEnd w:id="460"/>
      <w:bookmarkEnd w:id="461"/>
      <w:bookmarkEnd w:id="462"/>
      <w:bookmarkEnd w:id="463"/>
      <w:bookmarkEnd w:id="464"/>
    </w:p>
    <w:p w14:paraId="7811A621" w14:textId="77777777" w:rsidR="00EE4435" w:rsidRPr="00627D3D" w:rsidRDefault="00EE4435" w:rsidP="00EE4435">
      <w:pPr>
        <w:pStyle w:val="Sinespaciado"/>
      </w:pPr>
      <w:r w:rsidRPr="00627D3D">
        <w:rPr>
          <w:noProof/>
        </w:rPr>
        <w:drawing>
          <wp:inline distT="0" distB="0" distL="0" distR="0" wp14:anchorId="22F2F4DE" wp14:editId="5DA8B526">
            <wp:extent cx="5971540" cy="4476115"/>
            <wp:effectExtent l="0" t="0" r="0" b="635"/>
            <wp:docPr id="1309276194"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581F2BCF" w14:textId="77777777" w:rsidR="00EE4435" w:rsidRPr="00627D3D" w:rsidRDefault="00EE4435" w:rsidP="00EE4435">
      <w:pPr>
        <w:spacing w:line="278" w:lineRule="auto"/>
        <w:ind w:firstLine="0"/>
        <w:jc w:val="left"/>
      </w:pPr>
    </w:p>
    <w:p w14:paraId="3EE08CB9" w14:textId="77777777" w:rsidR="00EE4435" w:rsidRDefault="00EE4435" w:rsidP="00EE4435">
      <w:r w:rsidRPr="00627D3D">
        <w:t>Fuente: Elaborado por el estudiante de acuerdo con el proyecto</w:t>
      </w:r>
    </w:p>
    <w:p w14:paraId="47837DF5" w14:textId="77777777" w:rsidR="00EE4435" w:rsidRDefault="00EE4435" w:rsidP="00EE4435"/>
    <w:p w14:paraId="1A83F74C" w14:textId="77777777" w:rsidR="00EE4435" w:rsidRDefault="00EE4435" w:rsidP="00EE4435"/>
    <w:p w14:paraId="53B2E989" w14:textId="77777777" w:rsidR="00EE4435" w:rsidRDefault="00EE4435" w:rsidP="00EE4435"/>
    <w:p w14:paraId="11B61F30" w14:textId="77777777" w:rsidR="00EE4435" w:rsidRPr="006C0843" w:rsidRDefault="00EE4435" w:rsidP="00EE4435"/>
    <w:p w14:paraId="12D735EE" w14:textId="386FA8E6" w:rsidR="00EE4435" w:rsidRPr="006C0843" w:rsidRDefault="00EE4435" w:rsidP="00EE4435">
      <w:r w:rsidRPr="006C0843">
        <w:lastRenderedPageBreak/>
        <w:t xml:space="preserve">En la </w:t>
      </w:r>
      <w:r w:rsidRPr="006C0843">
        <w:rPr>
          <w:i/>
        </w:rPr>
        <w:t xml:space="preserve">Tabla </w:t>
      </w:r>
      <w:r>
        <w:rPr>
          <w:i/>
        </w:rPr>
        <w:t>4.</w:t>
      </w:r>
      <w:r w:rsidR="00835709">
        <w:rPr>
          <w:i/>
        </w:rPr>
        <w:t>3</w:t>
      </w:r>
      <w:r>
        <w:rPr>
          <w:i/>
        </w:rPr>
        <w:t xml:space="preserve">9 </w:t>
      </w:r>
      <w:r w:rsidRPr="006C0843">
        <w:t>se puede visualizar el Caso de uso N°4.1.1 el sistema despliega una pestaña que permite al usuario crear los turnos.</w:t>
      </w:r>
    </w:p>
    <w:p w14:paraId="653C957E" w14:textId="77777777" w:rsidR="00EE4435" w:rsidRPr="006C0843" w:rsidRDefault="00EE4435" w:rsidP="00EE4435"/>
    <w:p w14:paraId="603FFF27" w14:textId="718C77BB" w:rsidR="00EE4435" w:rsidRPr="006C0843" w:rsidRDefault="00EE4435" w:rsidP="00EE4435">
      <w:pPr>
        <w:pStyle w:val="Descripcin"/>
      </w:pPr>
      <w:bookmarkStart w:id="465" w:name="_Toc200336562"/>
      <w:bookmarkStart w:id="466" w:name="_Toc200363947"/>
      <w:bookmarkStart w:id="467" w:name="_Toc200483249"/>
      <w:bookmarkStart w:id="468" w:name="_Toc207894734"/>
      <w:bookmarkStart w:id="469" w:name="_Toc208864196"/>
      <w:bookmarkStart w:id="470" w:name="_Toc209985011"/>
      <w:bookmarkStart w:id="471" w:name="_Toc210409266"/>
      <w:bookmarkStart w:id="472" w:name="_Toc210410046"/>
      <w:bookmarkStart w:id="473" w:name="_Toc213786865"/>
      <w:bookmarkStart w:id="474" w:name="_Toc213787279"/>
      <w:r w:rsidRPr="006C0843">
        <w:t xml:space="preserve">Tabla </w:t>
      </w:r>
      <w:fldSimple w:instr=" STYLEREF 1 \s ">
        <w:r w:rsidR="008F7228">
          <w:rPr>
            <w:noProof/>
          </w:rPr>
          <w:t>4</w:t>
        </w:r>
      </w:fldSimple>
      <w:r w:rsidR="008F7228">
        <w:t>.</w:t>
      </w:r>
      <w:fldSimple w:instr=" SEQ Tabla \* ARABIC \s 1 ">
        <w:r w:rsidR="008F7228">
          <w:rPr>
            <w:noProof/>
          </w:rPr>
          <w:t>39</w:t>
        </w:r>
      </w:fldSimple>
      <w:r w:rsidRPr="006C0843">
        <w:t xml:space="preserve"> Caso de uso N°</w:t>
      </w:r>
      <w:r>
        <w:t>4.1.1</w:t>
      </w:r>
      <w:r w:rsidRPr="006C0843">
        <w:t xml:space="preserve">, Creando turnos con campos </w:t>
      </w:r>
      <w:r w:rsidRPr="00564CBC">
        <w:t>obligatorios</w:t>
      </w:r>
      <w:bookmarkEnd w:id="465"/>
      <w:bookmarkEnd w:id="466"/>
      <w:bookmarkEnd w:id="467"/>
      <w:bookmarkEnd w:id="468"/>
      <w:bookmarkEnd w:id="469"/>
      <w:bookmarkEnd w:id="470"/>
      <w:bookmarkEnd w:id="471"/>
      <w:bookmarkEnd w:id="472"/>
      <w:bookmarkEnd w:id="473"/>
      <w:bookmarkEnd w:id="474"/>
    </w:p>
    <w:p w14:paraId="122C6917" w14:textId="77777777" w:rsidR="00EE4435" w:rsidRPr="006C0843" w:rsidRDefault="00EE4435" w:rsidP="00EE4435">
      <w:pPr>
        <w:pStyle w:val="Sinespaciado"/>
      </w:pPr>
      <w:r>
        <w:rPr>
          <w:noProof/>
        </w:rPr>
        <w:drawing>
          <wp:inline distT="0" distB="0" distL="0" distR="0" wp14:anchorId="2C3A5E1B" wp14:editId="5638E97B">
            <wp:extent cx="5971540" cy="5017770"/>
            <wp:effectExtent l="0" t="0" r="0" b="0"/>
            <wp:docPr id="36289585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56"/>
                    <a:stretch>
                      <a:fillRect/>
                    </a:stretch>
                  </pic:blipFill>
                  <pic:spPr>
                    <a:xfrm>
                      <a:off x="0" y="0"/>
                      <a:ext cx="5971540" cy="5017770"/>
                    </a:xfrm>
                    <a:prstGeom prst="rect">
                      <a:avLst/>
                    </a:prstGeom>
                  </pic:spPr>
                </pic:pic>
              </a:graphicData>
            </a:graphic>
          </wp:inline>
        </w:drawing>
      </w:r>
    </w:p>
    <w:p w14:paraId="4CC85CBD" w14:textId="77777777" w:rsidR="00EE4435" w:rsidRPr="006C0843" w:rsidRDefault="00EE4435" w:rsidP="00EE4435"/>
    <w:p w14:paraId="3D9AA024" w14:textId="77777777" w:rsidR="00EE4435" w:rsidRDefault="00EE4435" w:rsidP="00EE4435">
      <w:r w:rsidRPr="006C0843">
        <w:t>Fuente: Elaborado por el estudiante de acuerdo con el proyecto</w:t>
      </w:r>
    </w:p>
    <w:p w14:paraId="6FFE6AFA" w14:textId="77777777" w:rsidR="00EE4435" w:rsidRDefault="00EE4435" w:rsidP="00EE4435"/>
    <w:p w14:paraId="0E5AFA3A" w14:textId="77777777" w:rsidR="00EE4435" w:rsidRDefault="00EE4435" w:rsidP="00EE4435"/>
    <w:p w14:paraId="533E2ADB" w14:textId="77777777" w:rsidR="00EE4435" w:rsidRPr="006C0843" w:rsidRDefault="00EE4435" w:rsidP="00EE4435">
      <w:pPr>
        <w:ind w:firstLine="0"/>
      </w:pPr>
    </w:p>
    <w:p w14:paraId="12FEFEB6" w14:textId="18C5E0B3" w:rsidR="00EE4435" w:rsidRPr="00627D3D" w:rsidRDefault="00EE4435" w:rsidP="00EE4435">
      <w:r w:rsidRPr="00627D3D">
        <w:lastRenderedPageBreak/>
        <w:t xml:space="preserve">En la </w:t>
      </w:r>
      <w:r w:rsidRPr="00627D3D">
        <w:rPr>
          <w:i/>
        </w:rPr>
        <w:t xml:space="preserve">Tabla </w:t>
      </w:r>
      <w:r>
        <w:rPr>
          <w:i/>
        </w:rPr>
        <w:t>4.</w:t>
      </w:r>
      <w:r w:rsidR="00835709">
        <w:rPr>
          <w:i/>
        </w:rPr>
        <w:t>4</w:t>
      </w:r>
      <w:r>
        <w:rPr>
          <w:i/>
        </w:rPr>
        <w:t xml:space="preserve">0 </w:t>
      </w:r>
      <w:r w:rsidRPr="00627D3D">
        <w:t>se puede visualizar el Caso de uso N°4.1.2 el sistema despliega una pestaña que permite al usuario seleccionar un turno para luego editarlo.</w:t>
      </w:r>
    </w:p>
    <w:p w14:paraId="5B7E35DA" w14:textId="77777777" w:rsidR="00EE4435" w:rsidRPr="00627D3D" w:rsidRDefault="00EE4435" w:rsidP="00EE4435">
      <w:pPr>
        <w:spacing w:line="278" w:lineRule="auto"/>
        <w:ind w:firstLine="0"/>
        <w:jc w:val="left"/>
      </w:pPr>
    </w:p>
    <w:p w14:paraId="13E4CCB5" w14:textId="2A74D57F" w:rsidR="00EE4435" w:rsidRPr="00627D3D" w:rsidRDefault="00EE4435" w:rsidP="00EE4435">
      <w:pPr>
        <w:pStyle w:val="Descripcin"/>
      </w:pPr>
      <w:bookmarkStart w:id="475" w:name="_wmjtjqpmm42h"/>
      <w:bookmarkStart w:id="476" w:name="_Toc208864197"/>
      <w:bookmarkStart w:id="477" w:name="_Toc209985012"/>
      <w:bookmarkStart w:id="478" w:name="_Toc210409267"/>
      <w:bookmarkStart w:id="479" w:name="_Toc210410047"/>
      <w:bookmarkStart w:id="480" w:name="_Toc213786866"/>
      <w:bookmarkStart w:id="481" w:name="_Toc213787280"/>
      <w:bookmarkEnd w:id="475"/>
      <w:r>
        <w:t xml:space="preserve">Tabla </w:t>
      </w:r>
      <w:fldSimple w:instr=" STYLEREF 1 \s ">
        <w:r w:rsidR="008F7228">
          <w:rPr>
            <w:noProof/>
          </w:rPr>
          <w:t>4</w:t>
        </w:r>
      </w:fldSimple>
      <w:r w:rsidR="008F7228">
        <w:t>.</w:t>
      </w:r>
      <w:fldSimple w:instr=" SEQ Tabla \* ARABIC \s 1 ">
        <w:r w:rsidR="008F7228">
          <w:rPr>
            <w:noProof/>
          </w:rPr>
          <w:t>40</w:t>
        </w:r>
      </w:fldSimple>
      <w:r>
        <w:t xml:space="preserve"> </w:t>
      </w:r>
      <w:r w:rsidRPr="00627D3D">
        <w:t>Caso de uso N°4.1.2, editando turnos con campos obligatorios</w:t>
      </w:r>
      <w:bookmarkEnd w:id="476"/>
      <w:bookmarkEnd w:id="477"/>
      <w:bookmarkEnd w:id="478"/>
      <w:bookmarkEnd w:id="479"/>
      <w:bookmarkEnd w:id="480"/>
      <w:bookmarkEnd w:id="481"/>
    </w:p>
    <w:p w14:paraId="4B8DED6E" w14:textId="77777777" w:rsidR="00EE4435" w:rsidRPr="00627D3D" w:rsidRDefault="00EE4435" w:rsidP="00EE4435">
      <w:pPr>
        <w:pStyle w:val="Sinespaciado"/>
      </w:pPr>
      <w:r w:rsidRPr="00627D3D">
        <w:rPr>
          <w:noProof/>
        </w:rPr>
        <w:drawing>
          <wp:inline distT="0" distB="0" distL="0" distR="0" wp14:anchorId="6061EBF3" wp14:editId="27A5A212">
            <wp:extent cx="5971540" cy="4438015"/>
            <wp:effectExtent l="0" t="0" r="0" b="635"/>
            <wp:docPr id="399875985"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1EDA7F36" w14:textId="77777777" w:rsidR="00EE4435" w:rsidRPr="00627D3D" w:rsidRDefault="00EE4435" w:rsidP="00EE4435">
      <w:pPr>
        <w:spacing w:line="278" w:lineRule="auto"/>
        <w:ind w:firstLine="0"/>
        <w:jc w:val="left"/>
      </w:pPr>
    </w:p>
    <w:p w14:paraId="3F4F03D3" w14:textId="77777777" w:rsidR="00EE4435" w:rsidRDefault="00EE4435" w:rsidP="00EE4435">
      <w:r w:rsidRPr="00627D3D">
        <w:t>Fuente: Elaborado por el estudiante de acuerdo con el proyecto</w:t>
      </w:r>
    </w:p>
    <w:p w14:paraId="55527AE3" w14:textId="77777777" w:rsidR="00EE4435" w:rsidRDefault="00EE4435" w:rsidP="00EE4435"/>
    <w:p w14:paraId="58412A02" w14:textId="77777777" w:rsidR="00EE4435" w:rsidRDefault="00EE4435" w:rsidP="00EE4435"/>
    <w:p w14:paraId="56F57CDF" w14:textId="77777777" w:rsidR="00EE4435" w:rsidRPr="00627D3D" w:rsidRDefault="00EE4435" w:rsidP="00EE4435"/>
    <w:p w14:paraId="22C4514D" w14:textId="04A8E029" w:rsidR="00EE4435" w:rsidRPr="006C0843" w:rsidRDefault="00EE4435" w:rsidP="00EE4435">
      <w:r w:rsidRPr="006C0843">
        <w:lastRenderedPageBreak/>
        <w:t xml:space="preserve">En la </w:t>
      </w:r>
      <w:r w:rsidRPr="006C0843">
        <w:rPr>
          <w:i/>
        </w:rPr>
        <w:t xml:space="preserve">Tabla </w:t>
      </w:r>
      <w:r>
        <w:rPr>
          <w:i/>
        </w:rPr>
        <w:t>4.</w:t>
      </w:r>
      <w:r w:rsidR="00835709">
        <w:rPr>
          <w:i/>
        </w:rPr>
        <w:t>4</w:t>
      </w:r>
      <w:r>
        <w:rPr>
          <w:i/>
        </w:rPr>
        <w:t>1</w:t>
      </w:r>
      <w:r w:rsidRPr="006C0843">
        <w:t xml:space="preserve"> se puede visualizar el Caso de uso N°4.2, El sistema permite la creación de nuevos turnos, presentando el formulario con sus respectivas características listas para ser definidas.</w:t>
      </w:r>
    </w:p>
    <w:p w14:paraId="606FCC17" w14:textId="77777777" w:rsidR="00EE4435" w:rsidRPr="006C0843" w:rsidRDefault="00EE4435" w:rsidP="00EE4435"/>
    <w:p w14:paraId="3BF57562" w14:textId="6BBA0CD2" w:rsidR="00EE4435" w:rsidRPr="006C0843" w:rsidRDefault="00EE4435" w:rsidP="00EE4435">
      <w:pPr>
        <w:pStyle w:val="Descripcin"/>
      </w:pPr>
      <w:bookmarkStart w:id="482" w:name="_m10431i12uln"/>
      <w:bookmarkStart w:id="483" w:name="_Toc200483251"/>
      <w:bookmarkStart w:id="484" w:name="_Toc200363949"/>
      <w:bookmarkStart w:id="485" w:name="_Toc200336564"/>
      <w:bookmarkStart w:id="486" w:name="_Toc207894735"/>
      <w:bookmarkStart w:id="487" w:name="_Toc208864198"/>
      <w:bookmarkStart w:id="488" w:name="_Toc209985013"/>
      <w:bookmarkStart w:id="489" w:name="_Toc210409268"/>
      <w:bookmarkStart w:id="490" w:name="_Toc210410048"/>
      <w:bookmarkStart w:id="491" w:name="_Toc213786867"/>
      <w:bookmarkStart w:id="492" w:name="_Toc213787281"/>
      <w:bookmarkEnd w:id="482"/>
      <w:r w:rsidRPr="006C0843">
        <w:t xml:space="preserve">Tabla </w:t>
      </w:r>
      <w:fldSimple w:instr=" STYLEREF 1 \s ">
        <w:r w:rsidR="008F7228">
          <w:rPr>
            <w:noProof/>
          </w:rPr>
          <w:t>4</w:t>
        </w:r>
      </w:fldSimple>
      <w:r w:rsidR="008F7228">
        <w:t>.</w:t>
      </w:r>
      <w:fldSimple w:instr=" SEQ Tabla \* ARABIC \s 1 ">
        <w:r w:rsidR="008F7228">
          <w:rPr>
            <w:noProof/>
          </w:rPr>
          <w:t>41</w:t>
        </w:r>
      </w:fldSimple>
      <w:r w:rsidRPr="006C0843">
        <w:t xml:space="preserve"> Caso de uso N°4.2, Generando nuevo turno</w:t>
      </w:r>
      <w:bookmarkEnd w:id="483"/>
      <w:bookmarkEnd w:id="484"/>
      <w:bookmarkEnd w:id="485"/>
      <w:bookmarkEnd w:id="486"/>
      <w:bookmarkEnd w:id="487"/>
      <w:bookmarkEnd w:id="488"/>
      <w:bookmarkEnd w:id="489"/>
      <w:bookmarkEnd w:id="490"/>
      <w:bookmarkEnd w:id="491"/>
      <w:bookmarkEnd w:id="492"/>
    </w:p>
    <w:p w14:paraId="52A50113" w14:textId="77777777" w:rsidR="00EE4435" w:rsidRPr="006C0843" w:rsidRDefault="00EE4435" w:rsidP="00EE4435">
      <w:pPr>
        <w:pStyle w:val="Sinespaciado"/>
      </w:pPr>
      <w:r w:rsidRPr="006C0843">
        <w:rPr>
          <w:noProof/>
        </w:rPr>
        <w:drawing>
          <wp:inline distT="0" distB="0" distL="0" distR="0" wp14:anchorId="18474962" wp14:editId="01D6FAF7">
            <wp:extent cx="5971540" cy="4885690"/>
            <wp:effectExtent l="0" t="0" r="0" b="0"/>
            <wp:docPr id="1906730954"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1F2712E4" w14:textId="77777777" w:rsidR="00EE4435" w:rsidRPr="006C0843" w:rsidRDefault="00EE4435" w:rsidP="00EE4435"/>
    <w:p w14:paraId="390C7844" w14:textId="77777777" w:rsidR="00EE4435" w:rsidRDefault="00EE4435" w:rsidP="00EE4435">
      <w:r w:rsidRPr="006C0843">
        <w:t>Fuente: Elaborado por el estudiante de acuerdo con el proyecto</w:t>
      </w:r>
    </w:p>
    <w:p w14:paraId="2E6E8E76" w14:textId="77777777" w:rsidR="00EE4435" w:rsidRDefault="00EE4435" w:rsidP="00EE4435"/>
    <w:p w14:paraId="625C22D3" w14:textId="77777777" w:rsidR="00EE4435" w:rsidRDefault="00EE4435" w:rsidP="00EE4435"/>
    <w:p w14:paraId="03B0F051" w14:textId="77777777" w:rsidR="00EE4435" w:rsidRDefault="00EE4435" w:rsidP="00EE4435">
      <w:pPr>
        <w:spacing w:line="278" w:lineRule="auto"/>
        <w:ind w:firstLine="0"/>
        <w:jc w:val="left"/>
      </w:pPr>
    </w:p>
    <w:p w14:paraId="360009F9" w14:textId="35C4461D" w:rsidR="00EE4435" w:rsidRPr="006C0843" w:rsidRDefault="00EE4435" w:rsidP="00EE4435">
      <w:r w:rsidRPr="006C0843">
        <w:lastRenderedPageBreak/>
        <w:t xml:space="preserve">En la </w:t>
      </w:r>
      <w:r w:rsidRPr="006C0843">
        <w:rPr>
          <w:i/>
        </w:rPr>
        <w:t xml:space="preserve">Tabla </w:t>
      </w:r>
      <w:r>
        <w:rPr>
          <w:i/>
        </w:rPr>
        <w:t>4.</w:t>
      </w:r>
      <w:r w:rsidR="00835709">
        <w:rPr>
          <w:i/>
        </w:rPr>
        <w:t>4</w:t>
      </w:r>
      <w:r>
        <w:rPr>
          <w:i/>
        </w:rPr>
        <w:t>2</w:t>
      </w:r>
      <w:r w:rsidRPr="006C0843">
        <w:t xml:space="preserve"> se puede visualizar el Caso de uso N°4.3, se agrega la opción de guardar los cambios de los turnos.</w:t>
      </w:r>
    </w:p>
    <w:p w14:paraId="3A8B784A" w14:textId="77777777" w:rsidR="00EE4435" w:rsidRPr="006C0843" w:rsidRDefault="00EE4435" w:rsidP="00EE4435"/>
    <w:p w14:paraId="139278C4" w14:textId="665E6652" w:rsidR="00EE4435" w:rsidRPr="006C0843" w:rsidRDefault="00EE4435" w:rsidP="00EE4435">
      <w:pPr>
        <w:pStyle w:val="Descripcin"/>
      </w:pPr>
      <w:bookmarkStart w:id="493" w:name="_m6p1tqstxoz0"/>
      <w:bookmarkStart w:id="494" w:name="_Toc200483252"/>
      <w:bookmarkStart w:id="495" w:name="_Toc200363950"/>
      <w:bookmarkStart w:id="496" w:name="_Toc200336565"/>
      <w:bookmarkStart w:id="497" w:name="_Toc207894736"/>
      <w:bookmarkStart w:id="498" w:name="_Toc208864199"/>
      <w:bookmarkStart w:id="499" w:name="_Toc209985014"/>
      <w:bookmarkStart w:id="500" w:name="_Toc210409269"/>
      <w:bookmarkStart w:id="501" w:name="_Toc210410049"/>
      <w:bookmarkStart w:id="502" w:name="_Toc213786868"/>
      <w:bookmarkStart w:id="503" w:name="_Toc213787282"/>
      <w:bookmarkEnd w:id="493"/>
      <w:r w:rsidRPr="006C0843">
        <w:t xml:space="preserve">Tabla </w:t>
      </w:r>
      <w:fldSimple w:instr=" STYLEREF 1 \s ">
        <w:r w:rsidR="008F7228">
          <w:rPr>
            <w:noProof/>
          </w:rPr>
          <w:t>4</w:t>
        </w:r>
      </w:fldSimple>
      <w:r w:rsidR="008F7228">
        <w:t>.</w:t>
      </w:r>
      <w:fldSimple w:instr=" SEQ Tabla \* ARABIC \s 1 ">
        <w:r w:rsidR="008F7228">
          <w:rPr>
            <w:noProof/>
          </w:rPr>
          <w:t>42</w:t>
        </w:r>
      </w:fldSimple>
      <w:r w:rsidRPr="006C0843">
        <w:t xml:space="preserve"> Caso de uso N°4.3, Guardando cambios en los turnos</w:t>
      </w:r>
      <w:bookmarkEnd w:id="494"/>
      <w:bookmarkEnd w:id="495"/>
      <w:bookmarkEnd w:id="496"/>
      <w:bookmarkEnd w:id="497"/>
      <w:bookmarkEnd w:id="498"/>
      <w:bookmarkEnd w:id="499"/>
      <w:bookmarkEnd w:id="500"/>
      <w:bookmarkEnd w:id="501"/>
      <w:bookmarkEnd w:id="502"/>
      <w:bookmarkEnd w:id="503"/>
    </w:p>
    <w:p w14:paraId="752FAE6C" w14:textId="77777777" w:rsidR="00EE4435" w:rsidRPr="006C0843" w:rsidRDefault="00EE4435" w:rsidP="00EE4435">
      <w:pPr>
        <w:pStyle w:val="Sinespaciado"/>
      </w:pPr>
      <w:r w:rsidRPr="006C0843">
        <w:rPr>
          <w:noProof/>
        </w:rPr>
        <w:drawing>
          <wp:inline distT="0" distB="0" distL="0" distR="0" wp14:anchorId="2F667859" wp14:editId="0923C508">
            <wp:extent cx="5971540" cy="5019040"/>
            <wp:effectExtent l="0" t="0" r="0" b="0"/>
            <wp:docPr id="260147937"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4143606B" w14:textId="77777777" w:rsidR="00EE4435" w:rsidRPr="006C0843" w:rsidRDefault="00EE4435" w:rsidP="00EE4435"/>
    <w:p w14:paraId="50D6B406" w14:textId="77777777" w:rsidR="00EE4435" w:rsidRPr="006C0843" w:rsidRDefault="00EE4435" w:rsidP="00EE4435">
      <w:r w:rsidRPr="006C0843">
        <w:t>Fuente: Elaborado por el estudiante de acuerdo con el proyecto</w:t>
      </w:r>
    </w:p>
    <w:p w14:paraId="57C52B23" w14:textId="77777777" w:rsidR="00EE4435" w:rsidRPr="006C0843" w:rsidRDefault="00EE4435" w:rsidP="00EE4435"/>
    <w:p w14:paraId="4214B934" w14:textId="77777777" w:rsidR="00EE4435" w:rsidRPr="006C0843" w:rsidRDefault="00EE4435" w:rsidP="00EE4435">
      <w:pPr>
        <w:spacing w:line="278" w:lineRule="auto"/>
        <w:ind w:firstLine="0"/>
        <w:jc w:val="left"/>
      </w:pPr>
    </w:p>
    <w:p w14:paraId="3011D16A" w14:textId="52CF3FBE" w:rsidR="00EE4435" w:rsidRPr="006C0843" w:rsidRDefault="00EE4435" w:rsidP="00EE4435">
      <w:r>
        <w:br w:type="page"/>
      </w:r>
      <w:r w:rsidRPr="006C0843">
        <w:lastRenderedPageBreak/>
        <w:t xml:space="preserve">En la </w:t>
      </w:r>
      <w:r w:rsidRPr="006C0843">
        <w:rPr>
          <w:i/>
        </w:rPr>
        <w:t xml:space="preserve">Tabla </w:t>
      </w:r>
      <w:r>
        <w:rPr>
          <w:i/>
        </w:rPr>
        <w:t>4.</w:t>
      </w:r>
      <w:r w:rsidR="00835709">
        <w:rPr>
          <w:i/>
        </w:rPr>
        <w:t>4</w:t>
      </w:r>
      <w:r>
        <w:rPr>
          <w:i/>
        </w:rPr>
        <w:t xml:space="preserve">3 </w:t>
      </w:r>
      <w:r w:rsidRPr="006C0843">
        <w:t>se puede visualizar el Caso de uso N°4.4, el sistema debe permitir al administrador eliminar cualquier tipo de turno.</w:t>
      </w:r>
    </w:p>
    <w:p w14:paraId="369B9AF6" w14:textId="77777777" w:rsidR="00EE4435" w:rsidRPr="006C0843" w:rsidRDefault="00EE4435" w:rsidP="00EE4435">
      <w:pPr>
        <w:spacing w:line="278" w:lineRule="auto"/>
        <w:ind w:firstLine="0"/>
        <w:jc w:val="left"/>
      </w:pPr>
    </w:p>
    <w:p w14:paraId="0A94A5D7" w14:textId="0DF342A9" w:rsidR="00EE4435" w:rsidRPr="006C0843" w:rsidRDefault="00EE4435" w:rsidP="00EE4435">
      <w:pPr>
        <w:pStyle w:val="Descripcin"/>
      </w:pPr>
      <w:bookmarkStart w:id="504" w:name="_38i7eqd4a7i1"/>
      <w:bookmarkStart w:id="505" w:name="_Toc200483253"/>
      <w:bookmarkStart w:id="506" w:name="_Toc200363951"/>
      <w:bookmarkStart w:id="507" w:name="_Toc200336566"/>
      <w:bookmarkStart w:id="508" w:name="_Toc207894737"/>
      <w:bookmarkStart w:id="509" w:name="_Toc208864200"/>
      <w:bookmarkStart w:id="510" w:name="_Toc209985015"/>
      <w:bookmarkStart w:id="511" w:name="_Toc210409270"/>
      <w:bookmarkStart w:id="512" w:name="_Toc210410050"/>
      <w:bookmarkStart w:id="513" w:name="_Toc213786869"/>
      <w:bookmarkStart w:id="514" w:name="_Toc213787283"/>
      <w:bookmarkEnd w:id="504"/>
      <w:r w:rsidRPr="006C0843">
        <w:t xml:space="preserve">Tabla </w:t>
      </w:r>
      <w:fldSimple w:instr=" STYLEREF 1 \s ">
        <w:r w:rsidR="008F7228">
          <w:rPr>
            <w:noProof/>
          </w:rPr>
          <w:t>4</w:t>
        </w:r>
      </w:fldSimple>
      <w:r w:rsidR="008F7228">
        <w:t>.</w:t>
      </w:r>
      <w:fldSimple w:instr=" SEQ Tabla \* ARABIC \s 1 ">
        <w:r w:rsidR="008F7228">
          <w:rPr>
            <w:noProof/>
          </w:rPr>
          <w:t>43</w:t>
        </w:r>
      </w:fldSimple>
      <w:r w:rsidRPr="006C0843">
        <w:t xml:space="preserve"> Caso de uso N°4.4, Eliminando turnos</w:t>
      </w:r>
      <w:bookmarkEnd w:id="505"/>
      <w:bookmarkEnd w:id="506"/>
      <w:bookmarkEnd w:id="507"/>
      <w:bookmarkEnd w:id="508"/>
      <w:bookmarkEnd w:id="509"/>
      <w:bookmarkEnd w:id="510"/>
      <w:bookmarkEnd w:id="511"/>
      <w:bookmarkEnd w:id="512"/>
      <w:bookmarkEnd w:id="513"/>
      <w:bookmarkEnd w:id="514"/>
    </w:p>
    <w:p w14:paraId="03AACDC0" w14:textId="77777777" w:rsidR="00EE4435" w:rsidRPr="006C0843" w:rsidRDefault="00EE4435" w:rsidP="00EE4435">
      <w:pPr>
        <w:pStyle w:val="Sinespaciado"/>
      </w:pPr>
      <w:r w:rsidRPr="006C0843">
        <w:rPr>
          <w:noProof/>
        </w:rPr>
        <w:drawing>
          <wp:inline distT="0" distB="0" distL="0" distR="0" wp14:anchorId="3C4A6E17" wp14:editId="0E6E4C50">
            <wp:extent cx="5971540" cy="4685665"/>
            <wp:effectExtent l="0" t="0" r="0" b="635"/>
            <wp:docPr id="246706914"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71540" cy="4685665"/>
                    </a:xfrm>
                    <a:prstGeom prst="rect">
                      <a:avLst/>
                    </a:prstGeom>
                    <a:noFill/>
                    <a:ln>
                      <a:noFill/>
                    </a:ln>
                  </pic:spPr>
                </pic:pic>
              </a:graphicData>
            </a:graphic>
          </wp:inline>
        </w:drawing>
      </w:r>
    </w:p>
    <w:p w14:paraId="4AA3EB68" w14:textId="77777777" w:rsidR="00EE4435" w:rsidRPr="006C0843" w:rsidRDefault="00EE4435" w:rsidP="00EE4435">
      <w:pPr>
        <w:spacing w:line="278" w:lineRule="auto"/>
        <w:ind w:firstLine="0"/>
        <w:jc w:val="left"/>
      </w:pPr>
    </w:p>
    <w:p w14:paraId="0D8AD884" w14:textId="77777777" w:rsidR="00EE4435" w:rsidRDefault="00EE4435" w:rsidP="00EE4435">
      <w:r w:rsidRPr="006C0843">
        <w:t>Fuente: Elaborado por el estudiante de acuerdo con el proyecto</w:t>
      </w:r>
    </w:p>
    <w:p w14:paraId="22A0EA5D" w14:textId="77777777" w:rsidR="00EE4435" w:rsidRDefault="00EE4435" w:rsidP="00EE4435"/>
    <w:p w14:paraId="124BC449" w14:textId="77777777" w:rsidR="00EE4435" w:rsidRDefault="00EE4435" w:rsidP="00EE4435">
      <w:pPr>
        <w:spacing w:line="278" w:lineRule="auto"/>
        <w:ind w:firstLine="0"/>
        <w:jc w:val="left"/>
      </w:pPr>
    </w:p>
    <w:p w14:paraId="7FB5D778" w14:textId="77777777" w:rsidR="00EE4435" w:rsidRDefault="00EE4435" w:rsidP="00EE4435">
      <w:pPr>
        <w:spacing w:line="278" w:lineRule="auto"/>
        <w:ind w:firstLine="0"/>
        <w:jc w:val="left"/>
      </w:pPr>
    </w:p>
    <w:p w14:paraId="7E180436" w14:textId="77777777" w:rsidR="00EE4435" w:rsidRPr="006C0843" w:rsidRDefault="00EE4435" w:rsidP="00EE4435">
      <w:pPr>
        <w:spacing w:line="278" w:lineRule="auto"/>
        <w:ind w:firstLine="0"/>
        <w:jc w:val="left"/>
      </w:pPr>
    </w:p>
    <w:p w14:paraId="27F95E32" w14:textId="77777777" w:rsidR="00835709" w:rsidRDefault="00835709">
      <w:pPr>
        <w:spacing w:line="278" w:lineRule="auto"/>
        <w:ind w:firstLine="0"/>
        <w:jc w:val="left"/>
      </w:pPr>
      <w:r>
        <w:br w:type="page"/>
      </w:r>
    </w:p>
    <w:p w14:paraId="20441F1F" w14:textId="4C2B62DF" w:rsidR="00835709" w:rsidRDefault="00835709" w:rsidP="00835709">
      <w:r>
        <w:lastRenderedPageBreak/>
        <w:t xml:space="preserve">En la </w:t>
      </w:r>
      <w:r>
        <w:rPr>
          <w:i/>
        </w:rPr>
        <w:t>Tabla 4.44</w:t>
      </w:r>
      <w:r>
        <w:t xml:space="preserve"> se puede visualizar el Caso de uso N°4.5, el sistema visualiza un listado con todos los turnos creados y agregados a los empleados por el administrador.</w:t>
      </w:r>
    </w:p>
    <w:p w14:paraId="706AA88C" w14:textId="77777777" w:rsidR="00835709" w:rsidRDefault="00835709" w:rsidP="00835709"/>
    <w:p w14:paraId="46D0FD38" w14:textId="6A4F4300" w:rsidR="00835709" w:rsidRDefault="00835709" w:rsidP="00835709">
      <w:pPr>
        <w:pStyle w:val="Descripcin"/>
        <w:keepNext/>
      </w:pPr>
      <w:bookmarkStart w:id="515" w:name="_Toc200570032"/>
      <w:bookmarkStart w:id="516" w:name="_Toc200570174"/>
      <w:bookmarkStart w:id="517" w:name="_Toc200854057"/>
      <w:bookmarkStart w:id="518" w:name="_Toc201172338"/>
      <w:bookmarkStart w:id="519" w:name="_Toc201199593"/>
      <w:bookmarkStart w:id="520" w:name="_Toc201199682"/>
      <w:bookmarkStart w:id="521" w:name="_Toc213786870"/>
      <w:bookmarkStart w:id="522" w:name="_Toc213787284"/>
      <w:r>
        <w:t xml:space="preserve">Tabla </w:t>
      </w:r>
      <w:fldSimple w:instr=" STYLEREF 1 \s ">
        <w:r w:rsidR="008F7228">
          <w:rPr>
            <w:noProof/>
          </w:rPr>
          <w:t>4</w:t>
        </w:r>
      </w:fldSimple>
      <w:r w:rsidR="008F7228">
        <w:t>.</w:t>
      </w:r>
      <w:fldSimple w:instr=" SEQ Tabla \* ARABIC \s 1 ">
        <w:r w:rsidR="008F7228">
          <w:rPr>
            <w:noProof/>
          </w:rPr>
          <w:t>44</w:t>
        </w:r>
      </w:fldSimple>
      <w:r>
        <w:t xml:space="preserve"> </w:t>
      </w:r>
      <w:r w:rsidRPr="00714EA4">
        <w:t>Caso de uso N°4.5, visualizando el listado de turnos</w:t>
      </w:r>
      <w:bookmarkEnd w:id="515"/>
      <w:bookmarkEnd w:id="516"/>
      <w:bookmarkEnd w:id="517"/>
      <w:bookmarkEnd w:id="518"/>
      <w:bookmarkEnd w:id="519"/>
      <w:bookmarkEnd w:id="520"/>
      <w:bookmarkEnd w:id="521"/>
      <w:bookmarkEnd w:id="522"/>
    </w:p>
    <w:p w14:paraId="5A8F18A5" w14:textId="77777777" w:rsidR="00835709" w:rsidRDefault="00835709" w:rsidP="00835709">
      <w:pPr>
        <w:pStyle w:val="Sinespaciado"/>
      </w:pPr>
      <w:r>
        <w:rPr>
          <w:noProof/>
        </w:rPr>
        <w:drawing>
          <wp:inline distT="0" distB="0" distL="0" distR="0" wp14:anchorId="0773FF7D" wp14:editId="081D0BBF">
            <wp:extent cx="5971540" cy="4446905"/>
            <wp:effectExtent l="0" t="0" r="0" b="0"/>
            <wp:docPr id="13033100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61"/>
                    <a:stretch>
                      <a:fillRect/>
                    </a:stretch>
                  </pic:blipFill>
                  <pic:spPr>
                    <a:xfrm>
                      <a:off x="0" y="0"/>
                      <a:ext cx="5971540" cy="4446905"/>
                    </a:xfrm>
                    <a:prstGeom prst="rect">
                      <a:avLst/>
                    </a:prstGeom>
                  </pic:spPr>
                </pic:pic>
              </a:graphicData>
            </a:graphic>
          </wp:inline>
        </w:drawing>
      </w:r>
    </w:p>
    <w:p w14:paraId="3EB160D6" w14:textId="77777777" w:rsidR="00835709" w:rsidRDefault="00835709" w:rsidP="00835709"/>
    <w:p w14:paraId="35DCC4FD" w14:textId="77777777" w:rsidR="00835709" w:rsidRDefault="00835709" w:rsidP="00835709">
      <w:r>
        <w:t>Fuente: Elaborado por el estudiante de acuerdo con el proyecto</w:t>
      </w:r>
    </w:p>
    <w:p w14:paraId="717DF02E" w14:textId="77777777" w:rsidR="00835709" w:rsidRDefault="00835709" w:rsidP="00835709"/>
    <w:p w14:paraId="12FA1D56" w14:textId="77777777" w:rsidR="00835709" w:rsidRDefault="00835709">
      <w:pPr>
        <w:spacing w:line="278" w:lineRule="auto"/>
        <w:ind w:firstLine="0"/>
        <w:jc w:val="left"/>
      </w:pPr>
      <w:r>
        <w:br w:type="page"/>
      </w:r>
    </w:p>
    <w:p w14:paraId="7A6681ED" w14:textId="282002FC" w:rsidR="00EE4435" w:rsidRPr="00627D3D" w:rsidRDefault="00EE4435" w:rsidP="00EE4435">
      <w:r w:rsidRPr="00627D3D">
        <w:lastRenderedPageBreak/>
        <w:t xml:space="preserve">En la </w:t>
      </w:r>
      <w:r w:rsidRPr="00627D3D">
        <w:rPr>
          <w:i/>
        </w:rPr>
        <w:t xml:space="preserve">Tabla </w:t>
      </w:r>
      <w:r>
        <w:rPr>
          <w:i/>
        </w:rPr>
        <w:t>4.</w:t>
      </w:r>
      <w:r w:rsidR="00835709">
        <w:rPr>
          <w:i/>
        </w:rPr>
        <w:t>45</w:t>
      </w:r>
      <w:r w:rsidRPr="00627D3D">
        <w:t xml:space="preserve"> se puede visualizar el Caso de uso N°4.6 el sistema permite definir los horarios de trabajo y estimar la hora de salida exacta según su hora de ingreso de los trabajadores.</w:t>
      </w:r>
    </w:p>
    <w:p w14:paraId="49935A1B" w14:textId="77777777" w:rsidR="00EE4435" w:rsidRPr="00627D3D" w:rsidRDefault="00EE4435" w:rsidP="00EE4435">
      <w:pPr>
        <w:spacing w:line="278" w:lineRule="auto"/>
        <w:ind w:firstLine="0"/>
        <w:jc w:val="left"/>
      </w:pPr>
    </w:p>
    <w:p w14:paraId="34F4A523" w14:textId="4B315C45" w:rsidR="00EE4435" w:rsidRPr="00627D3D" w:rsidRDefault="00EE4435" w:rsidP="00EE4435">
      <w:pPr>
        <w:pStyle w:val="Descripcin"/>
      </w:pPr>
      <w:bookmarkStart w:id="523" w:name="_kn6ib9luirjx"/>
      <w:bookmarkStart w:id="524" w:name="_Toc200483255"/>
      <w:bookmarkStart w:id="525" w:name="_Toc200363953"/>
      <w:bookmarkStart w:id="526" w:name="_Toc200336568"/>
      <w:bookmarkStart w:id="527" w:name="_Toc207894738"/>
      <w:bookmarkStart w:id="528" w:name="_Toc208864201"/>
      <w:bookmarkStart w:id="529" w:name="_Toc209985016"/>
      <w:bookmarkStart w:id="530" w:name="_Toc210409271"/>
      <w:bookmarkStart w:id="531" w:name="_Toc210410051"/>
      <w:bookmarkStart w:id="532" w:name="_Toc213786871"/>
      <w:bookmarkStart w:id="533" w:name="_Toc213787285"/>
      <w:bookmarkEnd w:id="523"/>
      <w:r w:rsidRPr="00627D3D">
        <w:t xml:space="preserve">Tabla </w:t>
      </w:r>
      <w:fldSimple w:instr=" STYLEREF 1 \s ">
        <w:r w:rsidR="008F7228">
          <w:rPr>
            <w:noProof/>
          </w:rPr>
          <w:t>4</w:t>
        </w:r>
      </w:fldSimple>
      <w:r w:rsidR="008F7228">
        <w:t>.</w:t>
      </w:r>
      <w:fldSimple w:instr=" SEQ Tabla \* ARABIC \s 1 ">
        <w:r w:rsidR="008F7228">
          <w:rPr>
            <w:noProof/>
          </w:rPr>
          <w:t>45</w:t>
        </w:r>
      </w:fldSimple>
      <w:r w:rsidRPr="00627D3D">
        <w:t xml:space="preserve"> Caso de uso N°4.6, Definiendo horario de trabajo</w:t>
      </w:r>
      <w:bookmarkEnd w:id="524"/>
      <w:bookmarkEnd w:id="525"/>
      <w:bookmarkEnd w:id="526"/>
      <w:bookmarkEnd w:id="527"/>
      <w:bookmarkEnd w:id="528"/>
      <w:bookmarkEnd w:id="529"/>
      <w:bookmarkEnd w:id="530"/>
      <w:bookmarkEnd w:id="531"/>
      <w:bookmarkEnd w:id="532"/>
      <w:bookmarkEnd w:id="533"/>
    </w:p>
    <w:p w14:paraId="286FF5B3" w14:textId="77777777" w:rsidR="00EE4435" w:rsidRPr="00627D3D" w:rsidRDefault="00EE4435" w:rsidP="00EE4435">
      <w:pPr>
        <w:pStyle w:val="Sinespaciado"/>
      </w:pPr>
      <w:r w:rsidRPr="00B45140">
        <w:rPr>
          <w:noProof/>
        </w:rPr>
        <w:drawing>
          <wp:inline distT="0" distB="0" distL="0" distR="0" wp14:anchorId="38725861" wp14:editId="15B54760">
            <wp:extent cx="5971540" cy="6314440"/>
            <wp:effectExtent l="0" t="0" r="0" b="0"/>
            <wp:docPr id="218910986"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71540" cy="6314440"/>
                    </a:xfrm>
                    <a:prstGeom prst="rect">
                      <a:avLst/>
                    </a:prstGeom>
                    <a:noFill/>
                    <a:ln>
                      <a:noFill/>
                    </a:ln>
                  </pic:spPr>
                </pic:pic>
              </a:graphicData>
            </a:graphic>
          </wp:inline>
        </w:drawing>
      </w:r>
    </w:p>
    <w:p w14:paraId="6A31A087" w14:textId="77777777" w:rsidR="00EE4435" w:rsidRPr="00627D3D" w:rsidRDefault="00EE4435" w:rsidP="00EE4435">
      <w:pPr>
        <w:spacing w:line="278" w:lineRule="auto"/>
        <w:ind w:firstLine="0"/>
        <w:jc w:val="left"/>
      </w:pPr>
    </w:p>
    <w:p w14:paraId="0CE84658" w14:textId="77777777" w:rsidR="00EE4435" w:rsidRPr="00627D3D" w:rsidRDefault="00EE4435" w:rsidP="00EE4435">
      <w:r w:rsidRPr="00627D3D">
        <w:t>Fuente: Elaborado por el estudiante de acuerdo con el proyecto</w:t>
      </w:r>
    </w:p>
    <w:p w14:paraId="45DF55A4" w14:textId="58714C41" w:rsidR="00EE4435" w:rsidRPr="00627D3D" w:rsidRDefault="00EE4435" w:rsidP="00EE4435">
      <w:r w:rsidRPr="00627D3D">
        <w:lastRenderedPageBreak/>
        <w:t xml:space="preserve">En la </w:t>
      </w:r>
      <w:r w:rsidRPr="00627D3D">
        <w:rPr>
          <w:i/>
        </w:rPr>
        <w:t xml:space="preserve">Tabla </w:t>
      </w:r>
      <w:r>
        <w:rPr>
          <w:i/>
        </w:rPr>
        <w:t>4.</w:t>
      </w:r>
      <w:r w:rsidR="00835709">
        <w:rPr>
          <w:i/>
        </w:rPr>
        <w:t>46</w:t>
      </w:r>
      <w:r w:rsidRPr="00627D3D">
        <w:t xml:space="preserve"> se puede visualizar el Caso de uso N°4.7 para este apartado el sistema muestra una lista de resumen de los turnos con los datos del horario ya ingresados.</w:t>
      </w:r>
    </w:p>
    <w:p w14:paraId="23E54CD8" w14:textId="77777777" w:rsidR="00EE4435" w:rsidRPr="00627D3D" w:rsidRDefault="00EE4435" w:rsidP="00EE4435">
      <w:pPr>
        <w:spacing w:line="278" w:lineRule="auto"/>
        <w:ind w:firstLine="0"/>
        <w:jc w:val="left"/>
      </w:pPr>
    </w:p>
    <w:p w14:paraId="2EC1D343" w14:textId="5699477D" w:rsidR="00EE4435" w:rsidRPr="00627D3D" w:rsidRDefault="00EE4435" w:rsidP="00EE4435">
      <w:pPr>
        <w:pStyle w:val="Descripcin"/>
      </w:pPr>
      <w:bookmarkStart w:id="534" w:name="_x6z5evijwr7y"/>
      <w:bookmarkStart w:id="535" w:name="_btctii9idizx"/>
      <w:bookmarkStart w:id="536" w:name="_Toc200483256"/>
      <w:bookmarkStart w:id="537" w:name="_Toc200363954"/>
      <w:bookmarkStart w:id="538" w:name="_Toc200336569"/>
      <w:bookmarkStart w:id="539" w:name="_Toc207894739"/>
      <w:bookmarkStart w:id="540" w:name="_Toc208864202"/>
      <w:bookmarkStart w:id="541" w:name="_Toc209985017"/>
      <w:bookmarkStart w:id="542" w:name="_Toc210409272"/>
      <w:bookmarkStart w:id="543" w:name="_Toc210410052"/>
      <w:bookmarkStart w:id="544" w:name="_Toc213786872"/>
      <w:bookmarkStart w:id="545" w:name="_Toc213787286"/>
      <w:bookmarkEnd w:id="534"/>
      <w:bookmarkEnd w:id="535"/>
      <w:r w:rsidRPr="00627D3D">
        <w:t xml:space="preserve">Tabla </w:t>
      </w:r>
      <w:fldSimple w:instr=" STYLEREF 1 \s ">
        <w:r w:rsidR="008F7228">
          <w:rPr>
            <w:noProof/>
          </w:rPr>
          <w:t>4</w:t>
        </w:r>
      </w:fldSimple>
      <w:r w:rsidR="008F7228">
        <w:t>.</w:t>
      </w:r>
      <w:fldSimple w:instr=" SEQ Tabla \* ARABIC \s 1 ">
        <w:r w:rsidR="008F7228">
          <w:rPr>
            <w:noProof/>
          </w:rPr>
          <w:t>46</w:t>
        </w:r>
      </w:fldSimple>
      <w:r w:rsidRPr="00627D3D">
        <w:t xml:space="preserve"> Caso de uso N°4.7, generando un resumen de registro de horario</w:t>
      </w:r>
      <w:bookmarkEnd w:id="536"/>
      <w:bookmarkEnd w:id="537"/>
      <w:bookmarkEnd w:id="538"/>
      <w:bookmarkEnd w:id="539"/>
      <w:bookmarkEnd w:id="540"/>
      <w:bookmarkEnd w:id="541"/>
      <w:bookmarkEnd w:id="542"/>
      <w:bookmarkEnd w:id="543"/>
      <w:bookmarkEnd w:id="544"/>
      <w:bookmarkEnd w:id="545"/>
    </w:p>
    <w:p w14:paraId="5CD26E2E" w14:textId="77777777" w:rsidR="00EE4435" w:rsidRPr="00627D3D" w:rsidRDefault="00EE4435" w:rsidP="00EE4435">
      <w:pPr>
        <w:pStyle w:val="Sinespaciado"/>
      </w:pPr>
      <w:r w:rsidRPr="00627D3D">
        <w:rPr>
          <w:noProof/>
        </w:rPr>
        <w:drawing>
          <wp:inline distT="0" distB="0" distL="0" distR="0" wp14:anchorId="667FE1F3" wp14:editId="530C0A55">
            <wp:extent cx="5971540" cy="5323840"/>
            <wp:effectExtent l="0" t="0" r="0" b="0"/>
            <wp:docPr id="863779787"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71540" cy="5323840"/>
                    </a:xfrm>
                    <a:prstGeom prst="rect">
                      <a:avLst/>
                    </a:prstGeom>
                    <a:noFill/>
                    <a:ln>
                      <a:noFill/>
                    </a:ln>
                  </pic:spPr>
                </pic:pic>
              </a:graphicData>
            </a:graphic>
          </wp:inline>
        </w:drawing>
      </w:r>
    </w:p>
    <w:p w14:paraId="0FD9C76F" w14:textId="77777777" w:rsidR="00EE4435" w:rsidRPr="00627D3D" w:rsidRDefault="00EE4435" w:rsidP="00EE4435">
      <w:pPr>
        <w:spacing w:line="278" w:lineRule="auto"/>
        <w:ind w:firstLine="0"/>
        <w:jc w:val="left"/>
      </w:pPr>
    </w:p>
    <w:p w14:paraId="30C4B64E" w14:textId="77777777" w:rsidR="00EE4435" w:rsidRPr="00627D3D" w:rsidRDefault="00EE4435" w:rsidP="00EE4435">
      <w:r w:rsidRPr="00627D3D">
        <w:t>Fuente: Elaborado por el estudiante de acuerdo con el proyecto</w:t>
      </w:r>
    </w:p>
    <w:p w14:paraId="0592A508" w14:textId="77777777" w:rsidR="00EE4435" w:rsidRPr="006C0843" w:rsidRDefault="00EE4435" w:rsidP="00EE4435">
      <w:pPr>
        <w:spacing w:line="278" w:lineRule="auto"/>
        <w:ind w:firstLine="0"/>
        <w:jc w:val="left"/>
      </w:pPr>
    </w:p>
    <w:p w14:paraId="65D1DD73" w14:textId="76A67A19" w:rsidR="00EE4435" w:rsidRPr="00627D3D" w:rsidRDefault="00EE4435" w:rsidP="00EE4435">
      <w:r w:rsidRPr="00627D3D">
        <w:lastRenderedPageBreak/>
        <w:t xml:space="preserve">En la </w:t>
      </w:r>
      <w:r w:rsidRPr="00627D3D">
        <w:rPr>
          <w:i/>
        </w:rPr>
        <w:t xml:space="preserve">Tabla </w:t>
      </w:r>
      <w:r>
        <w:rPr>
          <w:i/>
        </w:rPr>
        <w:t>4.</w:t>
      </w:r>
      <w:r w:rsidR="00835709">
        <w:rPr>
          <w:i/>
        </w:rPr>
        <w:t>47</w:t>
      </w:r>
      <w:r w:rsidRPr="00627D3D">
        <w:t xml:space="preserve"> se puede visualizar el Caso de uso N°5.1, se crea una pestaña que muestre el reporte de asistencia de todos los empleados, esta búsqueda puede ser de asistencia general o filtrada por empleado.</w:t>
      </w:r>
    </w:p>
    <w:p w14:paraId="3F2971CC" w14:textId="77777777" w:rsidR="00EE4435" w:rsidRPr="00627D3D" w:rsidRDefault="00EE4435" w:rsidP="00EE4435">
      <w:pPr>
        <w:spacing w:line="278" w:lineRule="auto"/>
        <w:ind w:firstLine="0"/>
        <w:jc w:val="left"/>
      </w:pPr>
    </w:p>
    <w:p w14:paraId="33FF83F7" w14:textId="058E1D21" w:rsidR="00EE4435" w:rsidRPr="00627D3D" w:rsidRDefault="00EE4435" w:rsidP="00EE4435">
      <w:pPr>
        <w:pStyle w:val="Descripcin"/>
      </w:pPr>
      <w:bookmarkStart w:id="546" w:name="_hqthg8kpxeoi"/>
      <w:bookmarkStart w:id="547" w:name="_kt6ixzqe6ylo"/>
      <w:bookmarkStart w:id="548" w:name="_Toc200483257"/>
      <w:bookmarkStart w:id="549" w:name="_Toc200363955"/>
      <w:bookmarkStart w:id="550" w:name="_Toc200336570"/>
      <w:bookmarkStart w:id="551" w:name="_Toc207894740"/>
      <w:bookmarkStart w:id="552" w:name="_Toc208864203"/>
      <w:bookmarkStart w:id="553" w:name="_Toc209985018"/>
      <w:bookmarkStart w:id="554" w:name="_Toc210409273"/>
      <w:bookmarkStart w:id="555" w:name="_Toc210410053"/>
      <w:bookmarkStart w:id="556" w:name="_Toc213786873"/>
      <w:bookmarkStart w:id="557" w:name="_Toc213787287"/>
      <w:bookmarkEnd w:id="546"/>
      <w:bookmarkEnd w:id="547"/>
      <w:r w:rsidRPr="00627D3D">
        <w:t xml:space="preserve">Tabla </w:t>
      </w:r>
      <w:fldSimple w:instr=" STYLEREF 1 \s ">
        <w:r w:rsidR="008F7228">
          <w:rPr>
            <w:noProof/>
          </w:rPr>
          <w:t>4</w:t>
        </w:r>
      </w:fldSimple>
      <w:r w:rsidR="008F7228">
        <w:t>.</w:t>
      </w:r>
      <w:fldSimple w:instr=" SEQ Tabla \* ARABIC \s 1 ">
        <w:r w:rsidR="008F7228">
          <w:rPr>
            <w:noProof/>
          </w:rPr>
          <w:t>47</w:t>
        </w:r>
      </w:fldSimple>
      <w:r w:rsidRPr="00627D3D">
        <w:t xml:space="preserve"> Caso de uso N°5.1, revisando informes de asistencia</w:t>
      </w:r>
      <w:bookmarkEnd w:id="548"/>
      <w:bookmarkEnd w:id="549"/>
      <w:bookmarkEnd w:id="550"/>
      <w:bookmarkEnd w:id="551"/>
      <w:bookmarkEnd w:id="552"/>
      <w:bookmarkEnd w:id="553"/>
      <w:bookmarkEnd w:id="554"/>
      <w:bookmarkEnd w:id="555"/>
      <w:bookmarkEnd w:id="556"/>
      <w:bookmarkEnd w:id="557"/>
    </w:p>
    <w:p w14:paraId="6C7660F0" w14:textId="77777777" w:rsidR="00EE4435" w:rsidRPr="00627D3D" w:rsidRDefault="00EE4435" w:rsidP="00EE4435">
      <w:pPr>
        <w:pStyle w:val="Sinespaciado"/>
      </w:pPr>
      <w:r w:rsidRPr="00B45140">
        <w:rPr>
          <w:noProof/>
        </w:rPr>
        <w:drawing>
          <wp:inline distT="0" distB="0" distL="0" distR="0" wp14:anchorId="0FF53DAB" wp14:editId="4E4B73FB">
            <wp:extent cx="5971540" cy="5476240"/>
            <wp:effectExtent l="0" t="0" r="0" b="0"/>
            <wp:docPr id="127795883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1471B899" w14:textId="77777777" w:rsidR="00EE4435" w:rsidRPr="00627D3D" w:rsidRDefault="00EE4435" w:rsidP="00EE4435">
      <w:pPr>
        <w:spacing w:line="278" w:lineRule="auto"/>
        <w:ind w:firstLine="0"/>
        <w:jc w:val="left"/>
      </w:pPr>
    </w:p>
    <w:p w14:paraId="69C37E27" w14:textId="77777777" w:rsidR="00EE4435" w:rsidRDefault="00EE4435" w:rsidP="00EE4435">
      <w:r w:rsidRPr="00627D3D">
        <w:t>Fuente: Elaborado por el estudiante de acuerdo con el proyecto</w:t>
      </w:r>
    </w:p>
    <w:p w14:paraId="0BCB7D55" w14:textId="77777777" w:rsidR="00EE4435" w:rsidRDefault="00EE4435" w:rsidP="00EE4435"/>
    <w:p w14:paraId="1893CD38" w14:textId="77AF7A76" w:rsidR="00EE4435" w:rsidRPr="00627D3D" w:rsidRDefault="00EE4435" w:rsidP="00EE4435">
      <w:r w:rsidRPr="00627D3D">
        <w:lastRenderedPageBreak/>
        <w:t xml:space="preserve">En la </w:t>
      </w:r>
      <w:r w:rsidRPr="00627D3D">
        <w:rPr>
          <w:i/>
        </w:rPr>
        <w:t xml:space="preserve">Tabla </w:t>
      </w:r>
      <w:r>
        <w:rPr>
          <w:i/>
        </w:rPr>
        <w:t>4.</w:t>
      </w:r>
      <w:r w:rsidR="00835709">
        <w:rPr>
          <w:i/>
        </w:rPr>
        <w:t>48</w:t>
      </w:r>
      <w:r w:rsidRPr="00627D3D">
        <w:t xml:space="preserve"> se puede visualizar el Caso de uso N°5.2, el sistema permite al usuario filtrar informes de asistencia por fecha, para obtener la asistencia total de un mes en específico. </w:t>
      </w:r>
    </w:p>
    <w:p w14:paraId="79349EAE" w14:textId="77777777" w:rsidR="00EE4435" w:rsidRPr="00627D3D" w:rsidRDefault="00EE4435" w:rsidP="00EE4435">
      <w:pPr>
        <w:tabs>
          <w:tab w:val="left" w:pos="7125"/>
        </w:tabs>
        <w:spacing w:line="278" w:lineRule="auto"/>
        <w:ind w:firstLine="0"/>
        <w:jc w:val="left"/>
      </w:pPr>
    </w:p>
    <w:p w14:paraId="72B86208" w14:textId="429B6881" w:rsidR="00EE4435" w:rsidRPr="00627D3D" w:rsidRDefault="00EE4435" w:rsidP="00EE4435">
      <w:pPr>
        <w:pStyle w:val="Descripcin"/>
      </w:pPr>
      <w:bookmarkStart w:id="558" w:name="_ae1zb5bibpzw"/>
      <w:bookmarkStart w:id="559" w:name="_nzijowvqo7en"/>
      <w:bookmarkStart w:id="560" w:name="_Toc200483258"/>
      <w:bookmarkStart w:id="561" w:name="_Toc200363956"/>
      <w:bookmarkStart w:id="562" w:name="_Toc200336571"/>
      <w:bookmarkStart w:id="563" w:name="_Toc207894763"/>
      <w:bookmarkStart w:id="564" w:name="_Toc208864204"/>
      <w:bookmarkStart w:id="565" w:name="_Toc209985019"/>
      <w:bookmarkStart w:id="566" w:name="_Toc210409274"/>
      <w:bookmarkStart w:id="567" w:name="_Toc210410054"/>
      <w:bookmarkStart w:id="568" w:name="_Toc213786874"/>
      <w:bookmarkStart w:id="569" w:name="_Toc213787288"/>
      <w:bookmarkEnd w:id="558"/>
      <w:bookmarkEnd w:id="559"/>
      <w:r w:rsidRPr="00627D3D">
        <w:t xml:space="preserve">Tabla </w:t>
      </w:r>
      <w:fldSimple w:instr=" STYLEREF 1 \s ">
        <w:r w:rsidR="008F7228">
          <w:rPr>
            <w:noProof/>
          </w:rPr>
          <w:t>4</w:t>
        </w:r>
      </w:fldSimple>
      <w:r w:rsidR="008F7228">
        <w:t>.</w:t>
      </w:r>
      <w:fldSimple w:instr=" SEQ Tabla \* ARABIC \s 1 ">
        <w:r w:rsidR="008F7228">
          <w:rPr>
            <w:noProof/>
          </w:rPr>
          <w:t>48</w:t>
        </w:r>
      </w:fldSimple>
      <w:r w:rsidRPr="00627D3D">
        <w:t xml:space="preserve"> Caso de uso N°5.2, Filtrando informes por fechas específica</w:t>
      </w:r>
      <w:bookmarkEnd w:id="560"/>
      <w:bookmarkEnd w:id="561"/>
      <w:bookmarkEnd w:id="562"/>
      <w:bookmarkEnd w:id="563"/>
      <w:bookmarkEnd w:id="564"/>
      <w:bookmarkEnd w:id="565"/>
      <w:bookmarkEnd w:id="566"/>
      <w:bookmarkEnd w:id="567"/>
      <w:bookmarkEnd w:id="568"/>
      <w:bookmarkEnd w:id="569"/>
    </w:p>
    <w:p w14:paraId="2695D19B" w14:textId="77777777" w:rsidR="00EE4435" w:rsidRPr="00627D3D" w:rsidRDefault="00EE4435" w:rsidP="00EE4435">
      <w:pPr>
        <w:pStyle w:val="Sinespaciado"/>
      </w:pPr>
      <w:r w:rsidRPr="00627D3D">
        <w:rPr>
          <w:noProof/>
        </w:rPr>
        <w:drawing>
          <wp:inline distT="0" distB="0" distL="0" distR="0" wp14:anchorId="3FAD3A20" wp14:editId="739BC493">
            <wp:extent cx="5971540" cy="5676265"/>
            <wp:effectExtent l="0" t="0" r="0" b="635"/>
            <wp:docPr id="2101091572"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5C96F528" w14:textId="77777777" w:rsidR="00EE4435" w:rsidRPr="00627D3D" w:rsidRDefault="00EE4435" w:rsidP="00EE4435">
      <w:pPr>
        <w:tabs>
          <w:tab w:val="left" w:pos="7125"/>
        </w:tabs>
        <w:spacing w:line="278" w:lineRule="auto"/>
        <w:ind w:firstLine="0"/>
        <w:jc w:val="left"/>
      </w:pPr>
    </w:p>
    <w:p w14:paraId="2647F52C" w14:textId="77777777" w:rsidR="00EE4435" w:rsidRPr="00627D3D" w:rsidRDefault="00EE4435" w:rsidP="00EE4435">
      <w:r w:rsidRPr="00627D3D">
        <w:t>Fuente: Elaborado por el estudiante de acuerdo con el proyecto</w:t>
      </w:r>
    </w:p>
    <w:p w14:paraId="31955334" w14:textId="77777777" w:rsidR="00EE4435" w:rsidRDefault="00EE4435" w:rsidP="00EE4435">
      <w:pPr>
        <w:ind w:firstLine="0"/>
      </w:pPr>
    </w:p>
    <w:p w14:paraId="48A5D0E6" w14:textId="38A9DD30" w:rsidR="00EE4435" w:rsidRPr="00627D3D" w:rsidRDefault="00EE4435" w:rsidP="00EE4435">
      <w:r w:rsidRPr="00627D3D">
        <w:lastRenderedPageBreak/>
        <w:t xml:space="preserve">En la </w:t>
      </w:r>
      <w:r w:rsidRPr="00627D3D">
        <w:rPr>
          <w:i/>
        </w:rPr>
        <w:t xml:space="preserve">Tabla </w:t>
      </w:r>
      <w:r>
        <w:rPr>
          <w:i/>
        </w:rPr>
        <w:t>4.</w:t>
      </w:r>
      <w:r w:rsidR="00835709">
        <w:rPr>
          <w:i/>
        </w:rPr>
        <w:t xml:space="preserve">49 </w:t>
      </w:r>
      <w:r w:rsidRPr="00627D3D">
        <w:t>se puede visualizar el Caso de uso N°5.3, se crean casillas de filtrado para la búsqueda de la asistencia.</w:t>
      </w:r>
    </w:p>
    <w:p w14:paraId="1C4BEDAF" w14:textId="77777777" w:rsidR="00EE4435" w:rsidRPr="00627D3D" w:rsidRDefault="00EE4435" w:rsidP="00EE4435">
      <w:pPr>
        <w:spacing w:line="278" w:lineRule="auto"/>
        <w:ind w:firstLine="0"/>
        <w:jc w:val="left"/>
      </w:pPr>
    </w:p>
    <w:p w14:paraId="27EA1C28" w14:textId="24A67F35" w:rsidR="00EE4435" w:rsidRPr="00627D3D" w:rsidRDefault="00EE4435" w:rsidP="00EE4435">
      <w:pPr>
        <w:pStyle w:val="Descripcin"/>
      </w:pPr>
      <w:bookmarkStart w:id="570" w:name="_crpkr586e6zy"/>
      <w:bookmarkStart w:id="571" w:name="_Toc200483259"/>
      <w:bookmarkStart w:id="572" w:name="_Toc200363957"/>
      <w:bookmarkStart w:id="573" w:name="_Toc200336572"/>
      <w:bookmarkStart w:id="574" w:name="_Toc207894764"/>
      <w:bookmarkStart w:id="575" w:name="_Toc208864205"/>
      <w:bookmarkStart w:id="576" w:name="_Toc209985020"/>
      <w:bookmarkStart w:id="577" w:name="_Toc210409275"/>
      <w:bookmarkStart w:id="578" w:name="_Toc210410055"/>
      <w:bookmarkStart w:id="579" w:name="_Toc213786875"/>
      <w:bookmarkStart w:id="580" w:name="_Toc213787289"/>
      <w:bookmarkEnd w:id="570"/>
      <w:r w:rsidRPr="00627D3D">
        <w:t xml:space="preserve">Tabla </w:t>
      </w:r>
      <w:fldSimple w:instr=" STYLEREF 1 \s ">
        <w:r w:rsidR="008F7228">
          <w:rPr>
            <w:noProof/>
          </w:rPr>
          <w:t>4</w:t>
        </w:r>
      </w:fldSimple>
      <w:r w:rsidR="008F7228">
        <w:t>.</w:t>
      </w:r>
      <w:fldSimple w:instr=" SEQ Tabla \* ARABIC \s 1 ">
        <w:r w:rsidR="008F7228">
          <w:rPr>
            <w:noProof/>
          </w:rPr>
          <w:t>49</w:t>
        </w:r>
      </w:fldSimple>
      <w:r w:rsidRPr="00627D3D">
        <w:t xml:space="preserve"> Caso de uso N°5.3, creando casilla para filtro de búsqueda</w:t>
      </w:r>
      <w:bookmarkEnd w:id="571"/>
      <w:bookmarkEnd w:id="572"/>
      <w:bookmarkEnd w:id="573"/>
      <w:bookmarkEnd w:id="574"/>
      <w:bookmarkEnd w:id="575"/>
      <w:bookmarkEnd w:id="576"/>
      <w:bookmarkEnd w:id="577"/>
      <w:bookmarkEnd w:id="578"/>
      <w:bookmarkEnd w:id="579"/>
      <w:bookmarkEnd w:id="580"/>
    </w:p>
    <w:p w14:paraId="5B46EC3E" w14:textId="77777777" w:rsidR="00EE4435" w:rsidRPr="00627D3D" w:rsidRDefault="00EE4435" w:rsidP="00EE4435">
      <w:pPr>
        <w:pStyle w:val="Sinespaciado"/>
      </w:pPr>
      <w:r w:rsidRPr="00627D3D">
        <w:rPr>
          <w:noProof/>
        </w:rPr>
        <w:drawing>
          <wp:inline distT="0" distB="0" distL="0" distR="0" wp14:anchorId="39D12B45" wp14:editId="2875D740">
            <wp:extent cx="5971540" cy="4447540"/>
            <wp:effectExtent l="0" t="0" r="0" b="0"/>
            <wp:docPr id="1684004574"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4AE1EBD3" w14:textId="77777777" w:rsidR="00EE4435" w:rsidRPr="00627D3D" w:rsidRDefault="00EE4435" w:rsidP="00EE4435">
      <w:pPr>
        <w:spacing w:line="278" w:lineRule="auto"/>
        <w:ind w:firstLine="0"/>
        <w:jc w:val="left"/>
      </w:pPr>
    </w:p>
    <w:p w14:paraId="5820EDAB" w14:textId="77777777" w:rsidR="00EE4435" w:rsidRDefault="00EE4435" w:rsidP="00EE4435">
      <w:r w:rsidRPr="00627D3D">
        <w:t>Fuente: Elaborado por el estudiante de acuerdo con el proyecto</w:t>
      </w:r>
    </w:p>
    <w:p w14:paraId="024AA82B" w14:textId="77777777" w:rsidR="00EE4435" w:rsidRDefault="00EE4435" w:rsidP="00EE4435">
      <w:pPr>
        <w:spacing w:line="278" w:lineRule="auto"/>
        <w:ind w:firstLine="0"/>
        <w:jc w:val="left"/>
      </w:pPr>
    </w:p>
    <w:p w14:paraId="05223472" w14:textId="77777777" w:rsidR="00EE4435" w:rsidRDefault="00EE4435" w:rsidP="00EE4435">
      <w:pPr>
        <w:spacing w:line="278" w:lineRule="auto"/>
        <w:ind w:firstLine="0"/>
        <w:jc w:val="left"/>
      </w:pPr>
    </w:p>
    <w:p w14:paraId="0C429D16" w14:textId="77777777" w:rsidR="00EE4435" w:rsidRDefault="00EE4435" w:rsidP="00EE4435">
      <w:pPr>
        <w:spacing w:line="278" w:lineRule="auto"/>
        <w:ind w:firstLine="0"/>
        <w:jc w:val="left"/>
      </w:pPr>
    </w:p>
    <w:p w14:paraId="72910AC7" w14:textId="77777777" w:rsidR="00EE4435" w:rsidRDefault="00EE4435" w:rsidP="00EE4435">
      <w:pPr>
        <w:spacing w:line="278" w:lineRule="auto"/>
        <w:ind w:firstLine="0"/>
        <w:jc w:val="left"/>
      </w:pPr>
    </w:p>
    <w:p w14:paraId="41577546" w14:textId="77777777" w:rsidR="00EE4435" w:rsidRPr="00627D3D" w:rsidRDefault="00EE4435" w:rsidP="00EE4435">
      <w:pPr>
        <w:spacing w:line="278" w:lineRule="auto"/>
        <w:ind w:firstLine="0"/>
        <w:jc w:val="left"/>
      </w:pPr>
    </w:p>
    <w:p w14:paraId="533AD07A" w14:textId="36CB2196" w:rsidR="00EE4435" w:rsidRPr="00627D3D" w:rsidRDefault="00EE4435" w:rsidP="00EE4435">
      <w:r w:rsidRPr="00627D3D">
        <w:lastRenderedPageBreak/>
        <w:t xml:space="preserve">En la </w:t>
      </w:r>
      <w:r w:rsidRPr="00627D3D">
        <w:rPr>
          <w:i/>
        </w:rPr>
        <w:t xml:space="preserve">Tabla </w:t>
      </w:r>
      <w:r>
        <w:rPr>
          <w:i/>
        </w:rPr>
        <w:t>4.</w:t>
      </w:r>
      <w:r w:rsidR="00835709">
        <w:rPr>
          <w:i/>
        </w:rPr>
        <w:t xml:space="preserve">50 </w:t>
      </w:r>
      <w:r w:rsidRPr="00627D3D">
        <w:t>se puede visualizar el Caso de uso N°5.4 Se crea una barra de búsqueda que permite buscar al usuario cualquier tipo de información deseada.</w:t>
      </w:r>
    </w:p>
    <w:p w14:paraId="125CAE31" w14:textId="77777777" w:rsidR="00EE4435" w:rsidRPr="00627D3D" w:rsidRDefault="00EE4435" w:rsidP="00EE4435">
      <w:pPr>
        <w:spacing w:line="278" w:lineRule="auto"/>
        <w:ind w:firstLine="0"/>
        <w:jc w:val="left"/>
      </w:pPr>
    </w:p>
    <w:p w14:paraId="0893476D" w14:textId="3DB85B5C" w:rsidR="00EE4435" w:rsidRPr="00627D3D" w:rsidRDefault="00EE4435" w:rsidP="00EE4435">
      <w:pPr>
        <w:pStyle w:val="Descripcin"/>
      </w:pPr>
      <w:bookmarkStart w:id="581" w:name="_2x05qvnufrgy"/>
      <w:bookmarkStart w:id="582" w:name="_Toc200483260"/>
      <w:bookmarkStart w:id="583" w:name="_Toc200363958"/>
      <w:bookmarkStart w:id="584" w:name="_Toc200336573"/>
      <w:bookmarkStart w:id="585" w:name="_Toc207894765"/>
      <w:bookmarkStart w:id="586" w:name="_Toc208864206"/>
      <w:bookmarkStart w:id="587" w:name="_Toc209985021"/>
      <w:bookmarkStart w:id="588" w:name="_Toc210409276"/>
      <w:bookmarkStart w:id="589" w:name="_Toc210410056"/>
      <w:bookmarkStart w:id="590" w:name="_Toc213786876"/>
      <w:bookmarkStart w:id="591" w:name="_Toc213787290"/>
      <w:bookmarkEnd w:id="581"/>
      <w:r w:rsidRPr="00627D3D">
        <w:t xml:space="preserve">Tabla </w:t>
      </w:r>
      <w:fldSimple w:instr=" STYLEREF 1 \s ">
        <w:r w:rsidR="008F7228">
          <w:rPr>
            <w:noProof/>
          </w:rPr>
          <w:t>4</w:t>
        </w:r>
      </w:fldSimple>
      <w:r w:rsidR="008F7228">
        <w:t>.</w:t>
      </w:r>
      <w:fldSimple w:instr=" SEQ Tabla \* ARABIC \s 1 ">
        <w:r w:rsidR="008F7228">
          <w:rPr>
            <w:noProof/>
          </w:rPr>
          <w:t>50</w:t>
        </w:r>
      </w:fldSimple>
      <w:r w:rsidRPr="00627D3D">
        <w:t xml:space="preserve"> Caso de uso N°5.4, filtrando informe de asistencia</w:t>
      </w:r>
      <w:bookmarkEnd w:id="582"/>
      <w:bookmarkEnd w:id="583"/>
      <w:bookmarkEnd w:id="584"/>
      <w:bookmarkEnd w:id="585"/>
      <w:bookmarkEnd w:id="586"/>
      <w:bookmarkEnd w:id="587"/>
      <w:bookmarkEnd w:id="588"/>
      <w:bookmarkEnd w:id="589"/>
      <w:bookmarkEnd w:id="590"/>
      <w:bookmarkEnd w:id="591"/>
    </w:p>
    <w:p w14:paraId="1527C7DD" w14:textId="77777777" w:rsidR="00EE4435" w:rsidRPr="00627D3D" w:rsidRDefault="00EE4435" w:rsidP="00EE4435">
      <w:pPr>
        <w:pStyle w:val="Sinespaciado"/>
      </w:pPr>
      <w:r w:rsidRPr="00627D3D">
        <w:rPr>
          <w:noProof/>
        </w:rPr>
        <w:drawing>
          <wp:inline distT="0" distB="0" distL="0" distR="0" wp14:anchorId="4BCF7C47" wp14:editId="71DF9B50">
            <wp:extent cx="5971540" cy="5085715"/>
            <wp:effectExtent l="0" t="0" r="0" b="635"/>
            <wp:docPr id="1207105752"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322B23A8" w14:textId="77777777" w:rsidR="00EE4435" w:rsidRPr="00627D3D" w:rsidRDefault="00EE4435" w:rsidP="00EE4435">
      <w:pPr>
        <w:spacing w:line="278" w:lineRule="auto"/>
        <w:ind w:firstLine="0"/>
        <w:jc w:val="left"/>
      </w:pPr>
    </w:p>
    <w:p w14:paraId="3C03AA9D" w14:textId="77777777" w:rsidR="00EE4435" w:rsidRDefault="00EE4435" w:rsidP="00EE4435">
      <w:r w:rsidRPr="00627D3D">
        <w:t>Fuente: Elaborado por el estudiante de acuerdo con el proyecto</w:t>
      </w:r>
    </w:p>
    <w:p w14:paraId="73B526EB" w14:textId="77777777" w:rsidR="00EE4435" w:rsidRDefault="00EE4435" w:rsidP="00EE4435"/>
    <w:p w14:paraId="07A2F611" w14:textId="77777777" w:rsidR="00EE4435" w:rsidRDefault="00EE4435" w:rsidP="00EE4435"/>
    <w:p w14:paraId="11C6A4D9" w14:textId="3789FEB6" w:rsidR="00EE4435" w:rsidRPr="00627D3D" w:rsidRDefault="00EE4435" w:rsidP="00EE4435">
      <w:r w:rsidRPr="00627D3D">
        <w:lastRenderedPageBreak/>
        <w:t xml:space="preserve">En la </w:t>
      </w:r>
      <w:r w:rsidRPr="00627D3D">
        <w:rPr>
          <w:i/>
        </w:rPr>
        <w:t xml:space="preserve">Tabla </w:t>
      </w:r>
      <w:r>
        <w:rPr>
          <w:i/>
        </w:rPr>
        <w:t>4.</w:t>
      </w:r>
      <w:r w:rsidR="00835709">
        <w:rPr>
          <w:i/>
        </w:rPr>
        <w:t>51</w:t>
      </w:r>
      <w:r w:rsidRPr="00627D3D">
        <w:t xml:space="preserve"> se puede visualizar el Caso de uso N°5.5, el sistema permite al usuario crear un nuevo informe de asistencia, para prevenir casos en los que exista un marcaje incorrecto y sea necesario crear uno desde 0 de un día en específico.</w:t>
      </w:r>
    </w:p>
    <w:p w14:paraId="0CAED4EE" w14:textId="77777777" w:rsidR="00EE4435" w:rsidRPr="00627D3D" w:rsidRDefault="00EE4435" w:rsidP="00EE4435">
      <w:pPr>
        <w:spacing w:line="278" w:lineRule="auto"/>
        <w:ind w:firstLine="0"/>
        <w:jc w:val="left"/>
      </w:pPr>
    </w:p>
    <w:p w14:paraId="2A2B5580" w14:textId="424AD89C" w:rsidR="00EE4435" w:rsidRPr="00627D3D" w:rsidRDefault="00EE4435" w:rsidP="00EE4435">
      <w:pPr>
        <w:pStyle w:val="Descripcin"/>
      </w:pPr>
      <w:bookmarkStart w:id="592" w:name="_4dtnfgcjiy5"/>
      <w:bookmarkStart w:id="593" w:name="_Toc200483261"/>
      <w:bookmarkStart w:id="594" w:name="_Toc200363959"/>
      <w:bookmarkStart w:id="595" w:name="_Toc200336574"/>
      <w:bookmarkStart w:id="596" w:name="_Toc207894753"/>
      <w:bookmarkStart w:id="597" w:name="_Toc208864207"/>
      <w:bookmarkStart w:id="598" w:name="_Toc209985022"/>
      <w:bookmarkStart w:id="599" w:name="_Toc210409277"/>
      <w:bookmarkStart w:id="600" w:name="_Toc210410057"/>
      <w:bookmarkStart w:id="601" w:name="_Toc213786877"/>
      <w:bookmarkStart w:id="602" w:name="_Toc213787291"/>
      <w:bookmarkEnd w:id="592"/>
      <w:r w:rsidRPr="00627D3D">
        <w:t xml:space="preserve">Tabla </w:t>
      </w:r>
      <w:fldSimple w:instr=" STYLEREF 1 \s ">
        <w:r w:rsidR="008F7228">
          <w:rPr>
            <w:noProof/>
          </w:rPr>
          <w:t>4</w:t>
        </w:r>
      </w:fldSimple>
      <w:r w:rsidR="008F7228">
        <w:t>.</w:t>
      </w:r>
      <w:fldSimple w:instr=" SEQ Tabla \* ARABIC \s 1 ">
        <w:r w:rsidR="008F7228">
          <w:rPr>
            <w:noProof/>
          </w:rPr>
          <w:t>51</w:t>
        </w:r>
      </w:fldSimple>
      <w:r w:rsidRPr="00627D3D">
        <w:t xml:space="preserve"> Caso de uso N°5.5, Generando nuevo informe de asistencia</w:t>
      </w:r>
      <w:bookmarkEnd w:id="593"/>
      <w:bookmarkEnd w:id="594"/>
      <w:bookmarkEnd w:id="595"/>
      <w:bookmarkEnd w:id="596"/>
      <w:bookmarkEnd w:id="597"/>
      <w:bookmarkEnd w:id="598"/>
      <w:bookmarkEnd w:id="599"/>
      <w:bookmarkEnd w:id="600"/>
      <w:bookmarkEnd w:id="601"/>
      <w:bookmarkEnd w:id="602"/>
    </w:p>
    <w:p w14:paraId="5B7BDB53" w14:textId="77777777" w:rsidR="00EE4435" w:rsidRPr="00627D3D" w:rsidRDefault="00EE4435" w:rsidP="00EE4435">
      <w:pPr>
        <w:pStyle w:val="Sinespaciado"/>
      </w:pPr>
      <w:r w:rsidRPr="00627D3D">
        <w:rPr>
          <w:noProof/>
        </w:rPr>
        <w:drawing>
          <wp:inline distT="0" distB="0" distL="0" distR="0" wp14:anchorId="2A563F01" wp14:editId="49BBD56A">
            <wp:extent cx="5971540" cy="4180840"/>
            <wp:effectExtent l="0" t="0" r="0" b="0"/>
            <wp:docPr id="492415091"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3999F876" w14:textId="77777777" w:rsidR="00EE4435" w:rsidRPr="00627D3D" w:rsidRDefault="00EE4435" w:rsidP="00EE4435">
      <w:pPr>
        <w:spacing w:line="278" w:lineRule="auto"/>
        <w:ind w:firstLine="0"/>
        <w:jc w:val="left"/>
      </w:pPr>
    </w:p>
    <w:p w14:paraId="62DDA3A0" w14:textId="77777777" w:rsidR="00EE4435" w:rsidRDefault="00EE4435" w:rsidP="00EE4435">
      <w:r w:rsidRPr="00627D3D">
        <w:t>Fuente: Elaborado por el estudiante de acuerdo con el proyecto</w:t>
      </w:r>
    </w:p>
    <w:p w14:paraId="6D4AFEDA" w14:textId="711FE927" w:rsidR="00EE4435" w:rsidRDefault="00EE4435" w:rsidP="00EE4435">
      <w:pPr>
        <w:spacing w:line="278" w:lineRule="auto"/>
        <w:ind w:firstLine="0"/>
        <w:jc w:val="left"/>
      </w:pPr>
      <w:r>
        <w:br w:type="page"/>
      </w:r>
    </w:p>
    <w:p w14:paraId="0FF97D2D" w14:textId="65A8CEFD" w:rsidR="00EE4435" w:rsidRDefault="00EE4435" w:rsidP="00EE4435">
      <w:r>
        <w:lastRenderedPageBreak/>
        <w:t xml:space="preserve">En la </w:t>
      </w:r>
      <w:r>
        <w:rPr>
          <w:i/>
        </w:rPr>
        <w:t>Tabla 4.</w:t>
      </w:r>
      <w:r w:rsidR="00835709">
        <w:rPr>
          <w:i/>
        </w:rPr>
        <w:t>52</w:t>
      </w:r>
      <w:r>
        <w:t xml:space="preserve"> se puede visualizar el Caso de uso N°5.6, este caso consiste en imprimir el informe de asistencia.</w:t>
      </w:r>
    </w:p>
    <w:p w14:paraId="7143CEAF" w14:textId="77777777" w:rsidR="00EE4435" w:rsidRDefault="00EE4435" w:rsidP="00EE4435">
      <w:pPr>
        <w:keepNext/>
        <w:ind w:firstLine="0"/>
      </w:pPr>
    </w:p>
    <w:p w14:paraId="515CF746" w14:textId="06E625FC" w:rsidR="00EE4435" w:rsidRDefault="00835709" w:rsidP="00835709">
      <w:pPr>
        <w:pStyle w:val="Descripcin"/>
      </w:pPr>
      <w:bookmarkStart w:id="603" w:name="_f3qr93p9e1qt" w:colFirst="0" w:colLast="0"/>
      <w:bookmarkStart w:id="604" w:name="_Toc200336575"/>
      <w:bookmarkStart w:id="605" w:name="_Toc200363960"/>
      <w:bookmarkStart w:id="606" w:name="_Toc200483262"/>
      <w:bookmarkStart w:id="607" w:name="_Toc211609249"/>
      <w:bookmarkStart w:id="608" w:name="_Toc212539451"/>
      <w:bookmarkStart w:id="609" w:name="_Toc212539505"/>
      <w:bookmarkStart w:id="610" w:name="_Toc213786878"/>
      <w:bookmarkStart w:id="611" w:name="_Toc213787292"/>
      <w:bookmarkEnd w:id="603"/>
      <w:r>
        <w:t xml:space="preserve">Tabla </w:t>
      </w:r>
      <w:fldSimple w:instr=" STYLEREF 1 \s ">
        <w:r w:rsidR="008F7228">
          <w:rPr>
            <w:noProof/>
          </w:rPr>
          <w:t>4</w:t>
        </w:r>
      </w:fldSimple>
      <w:r w:rsidR="008F7228">
        <w:t>.</w:t>
      </w:r>
      <w:fldSimple w:instr=" SEQ Tabla \* ARABIC \s 1 ">
        <w:r w:rsidR="008F7228">
          <w:rPr>
            <w:noProof/>
          </w:rPr>
          <w:t>52</w:t>
        </w:r>
      </w:fldSimple>
      <w:r w:rsidR="00EE4435">
        <w:t xml:space="preserve"> </w:t>
      </w:r>
      <w:r w:rsidR="00EE4435" w:rsidRPr="00B03736">
        <w:t>Caso de uso N°5.6, Imprimiendo informe de asistencia</w:t>
      </w:r>
      <w:bookmarkEnd w:id="604"/>
      <w:bookmarkEnd w:id="605"/>
      <w:bookmarkEnd w:id="606"/>
      <w:bookmarkEnd w:id="607"/>
      <w:bookmarkEnd w:id="608"/>
      <w:bookmarkEnd w:id="609"/>
      <w:bookmarkEnd w:id="610"/>
      <w:bookmarkEnd w:id="611"/>
    </w:p>
    <w:p w14:paraId="76872140" w14:textId="77777777" w:rsidR="00EE4435" w:rsidRDefault="00EE4435" w:rsidP="00EE4435">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5727E253" wp14:editId="30225D66">
            <wp:extent cx="5971540" cy="5029200"/>
            <wp:effectExtent l="0" t="0" r="0" b="0"/>
            <wp:docPr id="14" name="image6.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 name="image6.png" descr="Interfaz de usuario gráfica, Texto, Tabla&#10;&#10;El contenido generado por IA puede ser incorrecto."/>
                    <pic:cNvPicPr preferRelativeResize="0"/>
                  </pic:nvPicPr>
                  <pic:blipFill>
                    <a:blip r:embed="rId69"/>
                    <a:srcRect/>
                    <a:stretch>
                      <a:fillRect/>
                    </a:stretch>
                  </pic:blipFill>
                  <pic:spPr>
                    <a:xfrm>
                      <a:off x="0" y="0"/>
                      <a:ext cx="5971540" cy="5029200"/>
                    </a:xfrm>
                    <a:prstGeom prst="rect">
                      <a:avLst/>
                    </a:prstGeom>
                    <a:ln/>
                  </pic:spPr>
                </pic:pic>
              </a:graphicData>
            </a:graphic>
          </wp:inline>
        </w:drawing>
      </w:r>
    </w:p>
    <w:p w14:paraId="391398E0" w14:textId="77777777" w:rsidR="00EE4435" w:rsidRDefault="00EE4435" w:rsidP="00EE4435">
      <w:pPr>
        <w:spacing w:line="278" w:lineRule="auto"/>
        <w:ind w:firstLine="0"/>
        <w:jc w:val="left"/>
      </w:pPr>
    </w:p>
    <w:p w14:paraId="3FDC9055" w14:textId="77777777" w:rsidR="00EE4435" w:rsidRDefault="00EE4435" w:rsidP="00EE4435">
      <w:r>
        <w:t>Fuente: Elaborado por el estudiante de acuerdo con el proyecto</w:t>
      </w:r>
    </w:p>
    <w:p w14:paraId="0B99E73F" w14:textId="77777777" w:rsidR="00EE4435" w:rsidRDefault="00EE4435" w:rsidP="00EE4435"/>
    <w:p w14:paraId="2A49119D" w14:textId="77777777" w:rsidR="00EE4435" w:rsidRDefault="00EE4435" w:rsidP="00EE4435"/>
    <w:p w14:paraId="50357094" w14:textId="77777777" w:rsidR="00EE4435" w:rsidRDefault="00EE4435" w:rsidP="00EE4435">
      <w:pPr>
        <w:ind w:firstLine="0"/>
      </w:pPr>
    </w:p>
    <w:p w14:paraId="2D2CAE9D" w14:textId="474B8886" w:rsidR="00EE4435" w:rsidRDefault="00EE4435" w:rsidP="00EE4435">
      <w:r>
        <w:lastRenderedPageBreak/>
        <w:t xml:space="preserve">En la </w:t>
      </w:r>
      <w:r>
        <w:rPr>
          <w:i/>
        </w:rPr>
        <w:t>Tabla 4.</w:t>
      </w:r>
      <w:r w:rsidR="00835709">
        <w:rPr>
          <w:i/>
        </w:rPr>
        <w:t>5</w:t>
      </w:r>
      <w:r>
        <w:rPr>
          <w:i/>
        </w:rPr>
        <w:t>3</w:t>
      </w:r>
      <w:r>
        <w:t xml:space="preserve"> se puede visualizar el Caso de uso N°5.7, el sistema permite visualizar los informes diarios de la asistencia de los empleados.</w:t>
      </w:r>
    </w:p>
    <w:p w14:paraId="26339680" w14:textId="77777777" w:rsidR="00EE4435" w:rsidRDefault="00EE4435" w:rsidP="00EE4435">
      <w:pPr>
        <w:keepNext/>
        <w:ind w:firstLine="0"/>
      </w:pPr>
    </w:p>
    <w:p w14:paraId="242181B2" w14:textId="14E143D1" w:rsidR="00EE4435" w:rsidRDefault="00835709" w:rsidP="00835709">
      <w:pPr>
        <w:pStyle w:val="Descripcin"/>
      </w:pPr>
      <w:bookmarkStart w:id="612" w:name="_8z7dw55jot6f" w:colFirst="0" w:colLast="0"/>
      <w:bookmarkStart w:id="613" w:name="_Toc200336576"/>
      <w:bookmarkStart w:id="614" w:name="_Toc200363961"/>
      <w:bookmarkStart w:id="615" w:name="_Toc200483263"/>
      <w:bookmarkStart w:id="616" w:name="_Toc211609250"/>
      <w:bookmarkStart w:id="617" w:name="_Toc212539452"/>
      <w:bookmarkStart w:id="618" w:name="_Toc212539506"/>
      <w:bookmarkStart w:id="619" w:name="_Toc213786879"/>
      <w:bookmarkStart w:id="620" w:name="_Toc213787293"/>
      <w:bookmarkEnd w:id="612"/>
      <w:r>
        <w:t xml:space="preserve">Tabla </w:t>
      </w:r>
      <w:fldSimple w:instr=" STYLEREF 1 \s ">
        <w:r w:rsidR="008F7228">
          <w:rPr>
            <w:noProof/>
          </w:rPr>
          <w:t>4</w:t>
        </w:r>
      </w:fldSimple>
      <w:r w:rsidR="008F7228">
        <w:t>.</w:t>
      </w:r>
      <w:fldSimple w:instr=" SEQ Tabla \* ARABIC \s 1 ">
        <w:r w:rsidR="008F7228">
          <w:rPr>
            <w:noProof/>
          </w:rPr>
          <w:t>53</w:t>
        </w:r>
      </w:fldSimple>
      <w:r w:rsidR="00EE4435" w:rsidRPr="00B94BAB">
        <w:t>Caso de uso N°5.7, Visualizando informe diario de asistencia</w:t>
      </w:r>
      <w:bookmarkEnd w:id="613"/>
      <w:bookmarkEnd w:id="614"/>
      <w:bookmarkEnd w:id="615"/>
      <w:bookmarkEnd w:id="616"/>
      <w:bookmarkEnd w:id="617"/>
      <w:bookmarkEnd w:id="618"/>
      <w:bookmarkEnd w:id="619"/>
      <w:bookmarkEnd w:id="620"/>
    </w:p>
    <w:p w14:paraId="3479514C" w14:textId="77777777" w:rsidR="00EE4435" w:rsidRDefault="00EE4435" w:rsidP="00EE4435">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3165E454" wp14:editId="2CF52EED">
            <wp:extent cx="5971540" cy="5038725"/>
            <wp:effectExtent l="0" t="0" r="0" b="9525"/>
            <wp:docPr id="1850572885"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2885" name="Imagen 1" descr="Texto, Tabla&#10;&#10;El contenido generado por IA puede ser incorrecto."/>
                    <pic:cNvPicPr/>
                  </pic:nvPicPr>
                  <pic:blipFill>
                    <a:blip r:embed="rId70"/>
                    <a:stretch>
                      <a:fillRect/>
                    </a:stretch>
                  </pic:blipFill>
                  <pic:spPr>
                    <a:xfrm>
                      <a:off x="0" y="0"/>
                      <a:ext cx="5971540" cy="5038725"/>
                    </a:xfrm>
                    <a:prstGeom prst="rect">
                      <a:avLst/>
                    </a:prstGeom>
                  </pic:spPr>
                </pic:pic>
              </a:graphicData>
            </a:graphic>
          </wp:inline>
        </w:drawing>
      </w:r>
    </w:p>
    <w:p w14:paraId="2D309CF6" w14:textId="77777777" w:rsidR="00EE4435" w:rsidRDefault="00EE4435" w:rsidP="00EE4435">
      <w:pPr>
        <w:spacing w:line="278" w:lineRule="auto"/>
        <w:ind w:firstLine="0"/>
        <w:jc w:val="left"/>
      </w:pPr>
    </w:p>
    <w:p w14:paraId="3D0266BA" w14:textId="71614B11" w:rsidR="00EE4435" w:rsidRDefault="00EE4435" w:rsidP="00EE4435">
      <w:r>
        <w:t>Fuente: Elaborado por el estudiante de acuerdo con el proyecto</w:t>
      </w:r>
    </w:p>
    <w:p w14:paraId="3C89C66F" w14:textId="77777777" w:rsidR="00EE4435" w:rsidRDefault="00EE4435">
      <w:pPr>
        <w:spacing w:line="278" w:lineRule="auto"/>
        <w:ind w:firstLine="0"/>
        <w:jc w:val="left"/>
      </w:pPr>
      <w:r>
        <w:br w:type="page"/>
      </w:r>
    </w:p>
    <w:p w14:paraId="0C8E6286" w14:textId="056B4404" w:rsidR="00EE4435" w:rsidRPr="00627D3D" w:rsidRDefault="00EE4435" w:rsidP="00EE4435">
      <w:r w:rsidRPr="00627D3D">
        <w:lastRenderedPageBreak/>
        <w:t xml:space="preserve">En la </w:t>
      </w:r>
      <w:r w:rsidRPr="00627D3D">
        <w:rPr>
          <w:i/>
        </w:rPr>
        <w:t xml:space="preserve">Tabla </w:t>
      </w:r>
      <w:r>
        <w:rPr>
          <w:i/>
        </w:rPr>
        <w:t>4.</w:t>
      </w:r>
      <w:r w:rsidR="00835709">
        <w:rPr>
          <w:i/>
        </w:rPr>
        <w:t>54</w:t>
      </w:r>
      <w:r>
        <w:rPr>
          <w:i/>
        </w:rPr>
        <w:t xml:space="preserve"> </w:t>
      </w:r>
      <w:r w:rsidRPr="00627D3D">
        <w:t>se puede visualizar el Caso de uso N°5.8, el sistema permite cambiar el nombre de los archivos que serán exportados.</w:t>
      </w:r>
    </w:p>
    <w:p w14:paraId="4D666C1F" w14:textId="77777777" w:rsidR="00EE4435" w:rsidRPr="00627D3D" w:rsidRDefault="00EE4435" w:rsidP="00EE4435">
      <w:pPr>
        <w:spacing w:line="278" w:lineRule="auto"/>
        <w:ind w:firstLine="0"/>
        <w:jc w:val="left"/>
      </w:pPr>
    </w:p>
    <w:p w14:paraId="6D4EB900" w14:textId="3CC374BF" w:rsidR="00EE4435" w:rsidRPr="00627D3D" w:rsidRDefault="00EE4435" w:rsidP="00EE4435">
      <w:pPr>
        <w:pStyle w:val="Descripcin"/>
      </w:pPr>
      <w:bookmarkStart w:id="621" w:name="_ofsseklksppj"/>
      <w:bookmarkStart w:id="622" w:name="_Toc200483264"/>
      <w:bookmarkStart w:id="623" w:name="_Toc200363962"/>
      <w:bookmarkStart w:id="624" w:name="_Toc200336577"/>
      <w:bookmarkStart w:id="625" w:name="_Toc207894766"/>
      <w:bookmarkStart w:id="626" w:name="_Toc208864208"/>
      <w:bookmarkStart w:id="627" w:name="_Toc209985023"/>
      <w:bookmarkStart w:id="628" w:name="_Toc210409278"/>
      <w:bookmarkStart w:id="629" w:name="_Toc210410058"/>
      <w:bookmarkStart w:id="630" w:name="_Toc213786880"/>
      <w:bookmarkStart w:id="631" w:name="_Toc213787294"/>
      <w:bookmarkEnd w:id="621"/>
      <w:r w:rsidRPr="00627D3D">
        <w:t xml:space="preserve">Tabla </w:t>
      </w:r>
      <w:fldSimple w:instr=" STYLEREF 1 \s ">
        <w:r w:rsidR="008F7228">
          <w:rPr>
            <w:noProof/>
          </w:rPr>
          <w:t>4</w:t>
        </w:r>
      </w:fldSimple>
      <w:r w:rsidR="008F7228">
        <w:t>.</w:t>
      </w:r>
      <w:fldSimple w:instr=" SEQ Tabla \* ARABIC \s 1 ">
        <w:r w:rsidR="008F7228">
          <w:rPr>
            <w:noProof/>
          </w:rPr>
          <w:t>54</w:t>
        </w:r>
      </w:fldSimple>
      <w:r w:rsidRPr="00627D3D">
        <w:t xml:space="preserve"> Caso de uso N°5.8, exportando informe de asistencia</w:t>
      </w:r>
      <w:bookmarkEnd w:id="622"/>
      <w:bookmarkEnd w:id="623"/>
      <w:bookmarkEnd w:id="624"/>
      <w:bookmarkEnd w:id="625"/>
      <w:bookmarkEnd w:id="626"/>
      <w:bookmarkEnd w:id="627"/>
      <w:bookmarkEnd w:id="628"/>
      <w:bookmarkEnd w:id="629"/>
      <w:bookmarkEnd w:id="630"/>
      <w:bookmarkEnd w:id="631"/>
    </w:p>
    <w:p w14:paraId="001C29BE" w14:textId="77777777" w:rsidR="00EE4435" w:rsidRPr="00627D3D" w:rsidRDefault="00EE4435" w:rsidP="00EE4435">
      <w:pPr>
        <w:pStyle w:val="Sinespaciado"/>
      </w:pPr>
      <w:r w:rsidRPr="00627D3D">
        <w:rPr>
          <w:noProof/>
        </w:rPr>
        <w:drawing>
          <wp:inline distT="0" distB="0" distL="0" distR="0" wp14:anchorId="2D76903B" wp14:editId="3887F848">
            <wp:extent cx="5971540" cy="4647565"/>
            <wp:effectExtent l="0" t="0" r="0" b="635"/>
            <wp:docPr id="1189024669"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537A1180" w14:textId="77777777" w:rsidR="00EE4435" w:rsidRPr="00627D3D" w:rsidRDefault="00EE4435" w:rsidP="00EE4435">
      <w:pPr>
        <w:spacing w:line="278" w:lineRule="auto"/>
        <w:ind w:firstLine="0"/>
        <w:jc w:val="left"/>
      </w:pPr>
    </w:p>
    <w:p w14:paraId="0CFE2D2D" w14:textId="77777777" w:rsidR="00EE4435" w:rsidRPr="00627D3D" w:rsidRDefault="00EE4435" w:rsidP="00EE4435">
      <w:r w:rsidRPr="00627D3D">
        <w:t>Fuente: Elaborado por el estudiante de acuerdo con el proyecto</w:t>
      </w:r>
    </w:p>
    <w:p w14:paraId="0E17D8C3" w14:textId="77777777" w:rsidR="00EE4435" w:rsidRDefault="00EE4435" w:rsidP="00EE4435">
      <w:pPr>
        <w:spacing w:line="278" w:lineRule="auto"/>
        <w:ind w:firstLine="0"/>
        <w:jc w:val="left"/>
      </w:pPr>
    </w:p>
    <w:p w14:paraId="43E37A45" w14:textId="77777777" w:rsidR="00EE4435" w:rsidRDefault="00EE4435" w:rsidP="00EE4435">
      <w:pPr>
        <w:spacing w:line="278" w:lineRule="auto"/>
        <w:ind w:firstLine="0"/>
        <w:jc w:val="left"/>
      </w:pPr>
    </w:p>
    <w:p w14:paraId="08D68335" w14:textId="77777777" w:rsidR="00EE4435" w:rsidRDefault="00EE4435" w:rsidP="00EE4435">
      <w:pPr>
        <w:spacing w:line="278" w:lineRule="auto"/>
        <w:ind w:firstLine="0"/>
        <w:jc w:val="left"/>
      </w:pPr>
    </w:p>
    <w:p w14:paraId="28744F70" w14:textId="77777777" w:rsidR="00EE4435" w:rsidRPr="00627D3D" w:rsidRDefault="00EE4435" w:rsidP="00EE4435">
      <w:pPr>
        <w:spacing w:line="278" w:lineRule="auto"/>
        <w:ind w:firstLine="0"/>
        <w:jc w:val="left"/>
      </w:pPr>
    </w:p>
    <w:p w14:paraId="11184499" w14:textId="04C60152" w:rsidR="00EE4435" w:rsidRPr="00627D3D" w:rsidRDefault="00EE4435" w:rsidP="00EE4435">
      <w:r w:rsidRPr="00627D3D">
        <w:lastRenderedPageBreak/>
        <w:t xml:space="preserve">En la </w:t>
      </w:r>
      <w:r w:rsidRPr="00627D3D">
        <w:rPr>
          <w:i/>
        </w:rPr>
        <w:t xml:space="preserve">Tabla </w:t>
      </w:r>
      <w:r>
        <w:rPr>
          <w:i/>
        </w:rPr>
        <w:t>4.</w:t>
      </w:r>
      <w:r w:rsidR="00835709">
        <w:rPr>
          <w:i/>
        </w:rPr>
        <w:t>55</w:t>
      </w:r>
      <w:r w:rsidRPr="00627D3D">
        <w:t xml:space="preserve"> se puede visualizar el Caso de uso N°6.1, este caso permite al administrador revisar el sistema para otorgar permisos de ausencia a un empleado.</w:t>
      </w:r>
    </w:p>
    <w:p w14:paraId="6B0C4AF1" w14:textId="77777777" w:rsidR="00EE4435" w:rsidRPr="00627D3D" w:rsidRDefault="00EE4435" w:rsidP="00EE4435">
      <w:pPr>
        <w:spacing w:line="278" w:lineRule="auto"/>
        <w:ind w:firstLine="0"/>
        <w:jc w:val="left"/>
      </w:pPr>
    </w:p>
    <w:p w14:paraId="51A3E394" w14:textId="393280F5" w:rsidR="00EE4435" w:rsidRPr="00627D3D" w:rsidRDefault="00EE4435" w:rsidP="00EE4435">
      <w:pPr>
        <w:pStyle w:val="Descripcin"/>
      </w:pPr>
      <w:bookmarkStart w:id="632" w:name="_6am9konsy6y"/>
      <w:bookmarkStart w:id="633" w:name="_Toc200483265"/>
      <w:bookmarkStart w:id="634" w:name="_Toc200363963"/>
      <w:bookmarkStart w:id="635" w:name="_Toc200336578"/>
      <w:bookmarkStart w:id="636" w:name="_Toc207894741"/>
      <w:bookmarkStart w:id="637" w:name="_Toc208864209"/>
      <w:bookmarkStart w:id="638" w:name="_Toc209985024"/>
      <w:bookmarkStart w:id="639" w:name="_Toc210409279"/>
      <w:bookmarkStart w:id="640" w:name="_Toc210410059"/>
      <w:bookmarkStart w:id="641" w:name="_Toc213786881"/>
      <w:bookmarkStart w:id="642" w:name="_Toc213787295"/>
      <w:bookmarkEnd w:id="632"/>
      <w:r w:rsidRPr="00627D3D">
        <w:t xml:space="preserve">Tabla </w:t>
      </w:r>
      <w:fldSimple w:instr=" STYLEREF 1 \s ">
        <w:r w:rsidR="008F7228">
          <w:rPr>
            <w:noProof/>
          </w:rPr>
          <w:t>4</w:t>
        </w:r>
      </w:fldSimple>
      <w:r w:rsidR="008F7228">
        <w:t>.</w:t>
      </w:r>
      <w:fldSimple w:instr=" SEQ Tabla \* ARABIC \s 1 ">
        <w:r w:rsidR="008F7228">
          <w:rPr>
            <w:noProof/>
          </w:rPr>
          <w:t>55</w:t>
        </w:r>
      </w:fldSimple>
      <w:r w:rsidRPr="00627D3D">
        <w:t xml:space="preserve"> Caso de uso N°6.1, ingresando permisos de ausencia</w:t>
      </w:r>
      <w:bookmarkEnd w:id="633"/>
      <w:bookmarkEnd w:id="634"/>
      <w:bookmarkEnd w:id="635"/>
      <w:bookmarkEnd w:id="636"/>
      <w:bookmarkEnd w:id="637"/>
      <w:bookmarkEnd w:id="638"/>
      <w:bookmarkEnd w:id="639"/>
      <w:bookmarkEnd w:id="640"/>
      <w:bookmarkEnd w:id="641"/>
      <w:bookmarkEnd w:id="642"/>
    </w:p>
    <w:p w14:paraId="175E917D" w14:textId="77777777" w:rsidR="00EE4435" w:rsidRPr="00627D3D" w:rsidRDefault="00EE4435" w:rsidP="00EE4435">
      <w:pPr>
        <w:pStyle w:val="Sinespaciado"/>
      </w:pPr>
      <w:r>
        <w:rPr>
          <w:noProof/>
        </w:rPr>
        <w:drawing>
          <wp:inline distT="0" distB="0" distL="0" distR="0" wp14:anchorId="534CBB9F" wp14:editId="41C697F5">
            <wp:extent cx="5791200" cy="4276725"/>
            <wp:effectExtent l="0" t="0" r="0" b="9525"/>
            <wp:docPr id="94972844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72"/>
                    <a:stretch>
                      <a:fillRect/>
                    </a:stretch>
                  </pic:blipFill>
                  <pic:spPr>
                    <a:xfrm>
                      <a:off x="0" y="0"/>
                      <a:ext cx="5791200" cy="4276725"/>
                    </a:xfrm>
                    <a:prstGeom prst="rect">
                      <a:avLst/>
                    </a:prstGeom>
                  </pic:spPr>
                </pic:pic>
              </a:graphicData>
            </a:graphic>
          </wp:inline>
        </w:drawing>
      </w:r>
    </w:p>
    <w:p w14:paraId="22003164" w14:textId="77777777" w:rsidR="00EE4435" w:rsidRPr="00627D3D" w:rsidRDefault="00EE4435" w:rsidP="00EE4435">
      <w:pPr>
        <w:spacing w:line="278" w:lineRule="auto"/>
        <w:ind w:firstLine="0"/>
        <w:jc w:val="left"/>
      </w:pPr>
    </w:p>
    <w:p w14:paraId="7C73A004" w14:textId="77777777" w:rsidR="00EE4435" w:rsidRDefault="00EE4435" w:rsidP="00EE4435">
      <w:r w:rsidRPr="00627D3D">
        <w:t>Fuente: Elaborado por el estudiante de acuerdo con el proyecto</w:t>
      </w:r>
    </w:p>
    <w:p w14:paraId="7ACEBFB9" w14:textId="77777777" w:rsidR="00EE4435" w:rsidRDefault="00EE4435" w:rsidP="00EE4435">
      <w:pPr>
        <w:spacing w:line="278" w:lineRule="auto"/>
        <w:ind w:firstLine="0"/>
        <w:jc w:val="left"/>
      </w:pPr>
    </w:p>
    <w:p w14:paraId="689E093A" w14:textId="77777777" w:rsidR="00EE4435" w:rsidRDefault="00EE4435" w:rsidP="00EE4435">
      <w:pPr>
        <w:spacing w:line="278" w:lineRule="auto"/>
        <w:ind w:firstLine="0"/>
        <w:jc w:val="left"/>
      </w:pPr>
    </w:p>
    <w:p w14:paraId="11D4DB00" w14:textId="77777777" w:rsidR="00EE4435" w:rsidRDefault="00EE4435" w:rsidP="00EE4435">
      <w:pPr>
        <w:spacing w:line="278" w:lineRule="auto"/>
        <w:ind w:firstLine="0"/>
        <w:jc w:val="left"/>
      </w:pPr>
    </w:p>
    <w:p w14:paraId="2DE25C2D" w14:textId="77777777" w:rsidR="00EE4435" w:rsidRDefault="00EE4435" w:rsidP="00EE4435">
      <w:pPr>
        <w:spacing w:line="278" w:lineRule="auto"/>
        <w:ind w:firstLine="0"/>
        <w:jc w:val="left"/>
      </w:pPr>
    </w:p>
    <w:p w14:paraId="5FF707A2" w14:textId="77777777" w:rsidR="00EE4435" w:rsidRPr="00627D3D" w:rsidRDefault="00EE4435" w:rsidP="00EE4435">
      <w:pPr>
        <w:spacing w:line="278" w:lineRule="auto"/>
        <w:ind w:firstLine="0"/>
        <w:jc w:val="left"/>
      </w:pPr>
    </w:p>
    <w:p w14:paraId="22ECB12A" w14:textId="77777777" w:rsidR="00EE4435" w:rsidRDefault="00EE4435" w:rsidP="00EE4435">
      <w:pPr>
        <w:spacing w:line="278" w:lineRule="auto"/>
        <w:ind w:firstLine="0"/>
        <w:jc w:val="left"/>
      </w:pPr>
      <w:r>
        <w:br w:type="page"/>
      </w:r>
    </w:p>
    <w:p w14:paraId="6D554D88" w14:textId="446C2A52" w:rsidR="00EE4435" w:rsidRPr="00627D3D" w:rsidRDefault="00EE4435" w:rsidP="00EE4435">
      <w:r w:rsidRPr="00627D3D">
        <w:lastRenderedPageBreak/>
        <w:t xml:space="preserve">En la </w:t>
      </w:r>
      <w:r w:rsidRPr="00627D3D">
        <w:rPr>
          <w:i/>
        </w:rPr>
        <w:t xml:space="preserve">Tabla </w:t>
      </w:r>
      <w:r>
        <w:rPr>
          <w:i/>
        </w:rPr>
        <w:t>4.</w:t>
      </w:r>
      <w:r w:rsidR="00835709">
        <w:rPr>
          <w:i/>
        </w:rPr>
        <w:t>56</w:t>
      </w:r>
      <w:r w:rsidRPr="00627D3D">
        <w:t xml:space="preserve"> se puede visualizar el Caso de uso N°6.2 El sistema permite filtrar por datos específicos de los empleados, para buscar con mayor facilidad los archivos de este. </w:t>
      </w:r>
    </w:p>
    <w:p w14:paraId="7C8C39DD" w14:textId="77777777" w:rsidR="00EE4435" w:rsidRPr="00627D3D" w:rsidRDefault="00EE4435" w:rsidP="00EE4435">
      <w:pPr>
        <w:spacing w:line="278" w:lineRule="auto"/>
        <w:ind w:firstLine="0"/>
        <w:jc w:val="left"/>
      </w:pPr>
    </w:p>
    <w:p w14:paraId="2A94BD03" w14:textId="3CC8DF16" w:rsidR="00EE4435" w:rsidRPr="00627D3D" w:rsidRDefault="00EE4435" w:rsidP="00EE4435">
      <w:pPr>
        <w:pStyle w:val="Descripcin"/>
      </w:pPr>
      <w:bookmarkStart w:id="643" w:name="_qgho3eqli249"/>
      <w:bookmarkStart w:id="644" w:name="_Toc200483266"/>
      <w:bookmarkStart w:id="645" w:name="_Toc200363964"/>
      <w:bookmarkStart w:id="646" w:name="_Toc200336579"/>
      <w:bookmarkStart w:id="647" w:name="_Toc207894754"/>
      <w:bookmarkStart w:id="648" w:name="_Toc208864210"/>
      <w:bookmarkStart w:id="649" w:name="_Toc209985025"/>
      <w:bookmarkStart w:id="650" w:name="_Toc210409280"/>
      <w:bookmarkStart w:id="651" w:name="_Toc210410060"/>
      <w:bookmarkStart w:id="652" w:name="_Toc213786882"/>
      <w:bookmarkStart w:id="653" w:name="_Toc213787296"/>
      <w:bookmarkEnd w:id="643"/>
      <w:r w:rsidRPr="00627D3D">
        <w:t xml:space="preserve">Tabla </w:t>
      </w:r>
      <w:fldSimple w:instr=" STYLEREF 1 \s ">
        <w:r w:rsidR="008F7228">
          <w:rPr>
            <w:noProof/>
          </w:rPr>
          <w:t>4</w:t>
        </w:r>
      </w:fldSimple>
      <w:r w:rsidR="008F7228">
        <w:t>.</w:t>
      </w:r>
      <w:fldSimple w:instr=" SEQ Tabla \* ARABIC \s 1 ">
        <w:r w:rsidR="008F7228">
          <w:rPr>
            <w:noProof/>
          </w:rPr>
          <w:t>56</w:t>
        </w:r>
      </w:fldSimple>
      <w:r w:rsidRPr="00627D3D">
        <w:t xml:space="preserve"> Caso de uso N°6.2, Filtrando búsqueda de permiso</w:t>
      </w:r>
      <w:bookmarkEnd w:id="644"/>
      <w:bookmarkEnd w:id="645"/>
      <w:bookmarkEnd w:id="646"/>
      <w:bookmarkEnd w:id="647"/>
      <w:bookmarkEnd w:id="648"/>
      <w:bookmarkEnd w:id="649"/>
      <w:bookmarkEnd w:id="650"/>
      <w:bookmarkEnd w:id="651"/>
      <w:bookmarkEnd w:id="652"/>
      <w:bookmarkEnd w:id="653"/>
    </w:p>
    <w:p w14:paraId="2723DAF5" w14:textId="77777777" w:rsidR="00EE4435" w:rsidRPr="00627D3D" w:rsidRDefault="00EE4435" w:rsidP="00EE4435">
      <w:pPr>
        <w:pStyle w:val="Sinespaciado"/>
      </w:pPr>
      <w:r w:rsidRPr="00627D3D">
        <w:rPr>
          <w:noProof/>
        </w:rPr>
        <w:drawing>
          <wp:inline distT="0" distB="0" distL="0" distR="0" wp14:anchorId="7AC059A2" wp14:editId="403B8E91">
            <wp:extent cx="5971540" cy="4666615"/>
            <wp:effectExtent l="0" t="0" r="0" b="635"/>
            <wp:docPr id="1800657943"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2593ABB1" w14:textId="77777777" w:rsidR="00EE4435" w:rsidRPr="00627D3D" w:rsidRDefault="00EE4435" w:rsidP="00EE4435">
      <w:pPr>
        <w:spacing w:line="278" w:lineRule="auto"/>
        <w:ind w:firstLine="0"/>
        <w:jc w:val="left"/>
      </w:pPr>
    </w:p>
    <w:p w14:paraId="2D2E721B" w14:textId="77777777" w:rsidR="00EE4435" w:rsidRPr="00627D3D" w:rsidRDefault="00EE4435" w:rsidP="00EE4435">
      <w:r w:rsidRPr="00627D3D">
        <w:t>Fuente: Elaborado por el estudiante de acuerdo con el proyecto</w:t>
      </w:r>
    </w:p>
    <w:p w14:paraId="69DC3040" w14:textId="77777777" w:rsidR="00EE4435" w:rsidRDefault="00EE4435" w:rsidP="00EE4435">
      <w:pPr>
        <w:spacing w:line="278" w:lineRule="auto"/>
        <w:ind w:firstLine="0"/>
        <w:jc w:val="left"/>
      </w:pPr>
    </w:p>
    <w:p w14:paraId="3F33FB2A" w14:textId="77777777" w:rsidR="00EE4435" w:rsidRDefault="00EE4435" w:rsidP="00EE4435">
      <w:pPr>
        <w:spacing w:line="278" w:lineRule="auto"/>
        <w:ind w:firstLine="0"/>
        <w:jc w:val="left"/>
      </w:pPr>
    </w:p>
    <w:p w14:paraId="48375406" w14:textId="77777777" w:rsidR="00EE4435" w:rsidRDefault="00EE4435" w:rsidP="00EE4435">
      <w:pPr>
        <w:spacing w:line="278" w:lineRule="auto"/>
        <w:ind w:firstLine="0"/>
        <w:jc w:val="left"/>
      </w:pPr>
    </w:p>
    <w:p w14:paraId="0D9F34E3" w14:textId="77777777" w:rsidR="00EE4435" w:rsidRDefault="00EE4435" w:rsidP="00EE4435">
      <w:pPr>
        <w:spacing w:line="278" w:lineRule="auto"/>
        <w:ind w:firstLine="0"/>
        <w:jc w:val="left"/>
      </w:pPr>
    </w:p>
    <w:p w14:paraId="2FBC9F9D" w14:textId="789E1E86" w:rsidR="00EE4435" w:rsidRPr="00627D3D" w:rsidRDefault="00EE4435" w:rsidP="00EE4435">
      <w:r w:rsidRPr="00627D3D">
        <w:lastRenderedPageBreak/>
        <w:t xml:space="preserve">En la </w:t>
      </w:r>
      <w:r w:rsidRPr="00627D3D">
        <w:rPr>
          <w:i/>
        </w:rPr>
        <w:t xml:space="preserve">Tabla </w:t>
      </w:r>
      <w:r>
        <w:rPr>
          <w:i/>
        </w:rPr>
        <w:t>4.</w:t>
      </w:r>
      <w:r w:rsidR="00835709">
        <w:rPr>
          <w:i/>
        </w:rPr>
        <w:t>57</w:t>
      </w:r>
      <w:r w:rsidRPr="00627D3D">
        <w:t xml:space="preserve"> se puede visualizar el Caso de uso N°6.3 el Sistema permite visualizar casillas de selección, para que permita al usuario utilizar estas casillas en casos de sean muchos datos y seleccionarlos todos de forma global.</w:t>
      </w:r>
    </w:p>
    <w:p w14:paraId="724417E2" w14:textId="77777777" w:rsidR="00EE4435" w:rsidRPr="00627D3D" w:rsidRDefault="00EE4435" w:rsidP="00EE4435">
      <w:pPr>
        <w:spacing w:line="278" w:lineRule="auto"/>
        <w:ind w:firstLine="0"/>
        <w:jc w:val="left"/>
      </w:pPr>
    </w:p>
    <w:p w14:paraId="39552EBD" w14:textId="0C489AF5" w:rsidR="00EE4435" w:rsidRPr="00627D3D" w:rsidRDefault="00EE4435" w:rsidP="00EE4435">
      <w:pPr>
        <w:pStyle w:val="Descripcin"/>
      </w:pPr>
      <w:bookmarkStart w:id="654" w:name="_dly9jolx05e7"/>
      <w:bookmarkStart w:id="655" w:name="_uu2rk8abbcs2"/>
      <w:bookmarkStart w:id="656" w:name="_Toc200483267"/>
      <w:bookmarkStart w:id="657" w:name="_Toc200363965"/>
      <w:bookmarkStart w:id="658" w:name="_Toc200336580"/>
      <w:bookmarkStart w:id="659" w:name="_Toc207894755"/>
      <w:bookmarkStart w:id="660" w:name="_Toc208864211"/>
      <w:bookmarkStart w:id="661" w:name="_Toc209985026"/>
      <w:bookmarkStart w:id="662" w:name="_Toc210409281"/>
      <w:bookmarkStart w:id="663" w:name="_Toc210410061"/>
      <w:bookmarkStart w:id="664" w:name="_Toc213786883"/>
      <w:bookmarkStart w:id="665" w:name="_Toc213787297"/>
      <w:bookmarkEnd w:id="654"/>
      <w:bookmarkEnd w:id="655"/>
      <w:r w:rsidRPr="00627D3D">
        <w:t xml:space="preserve">Tabla </w:t>
      </w:r>
      <w:fldSimple w:instr=" STYLEREF 1 \s ">
        <w:r w:rsidR="008F7228">
          <w:rPr>
            <w:noProof/>
          </w:rPr>
          <w:t>4</w:t>
        </w:r>
      </w:fldSimple>
      <w:r w:rsidR="008F7228">
        <w:t>.</w:t>
      </w:r>
      <w:fldSimple w:instr=" SEQ Tabla \* ARABIC \s 1 ">
        <w:r w:rsidR="008F7228">
          <w:rPr>
            <w:noProof/>
          </w:rPr>
          <w:t>57</w:t>
        </w:r>
      </w:fldSimple>
      <w:r w:rsidRPr="00627D3D">
        <w:t xml:space="preserve"> Caso de uso N°6.3, </w:t>
      </w:r>
      <w:bookmarkEnd w:id="656"/>
      <w:bookmarkEnd w:id="657"/>
      <w:bookmarkEnd w:id="658"/>
      <w:r w:rsidRPr="00627D3D">
        <w:t>Visualizando casillas de filtración</w:t>
      </w:r>
      <w:bookmarkEnd w:id="659"/>
      <w:bookmarkEnd w:id="660"/>
      <w:bookmarkEnd w:id="661"/>
      <w:bookmarkEnd w:id="662"/>
      <w:bookmarkEnd w:id="663"/>
      <w:bookmarkEnd w:id="664"/>
      <w:bookmarkEnd w:id="665"/>
    </w:p>
    <w:p w14:paraId="13EEE965" w14:textId="77777777" w:rsidR="00EE4435" w:rsidRPr="00627D3D" w:rsidRDefault="00EE4435" w:rsidP="00EE4435">
      <w:pPr>
        <w:pStyle w:val="Sinespaciado"/>
      </w:pPr>
      <w:r w:rsidRPr="00627D3D">
        <w:rPr>
          <w:noProof/>
        </w:rPr>
        <w:drawing>
          <wp:inline distT="0" distB="0" distL="0" distR="0" wp14:anchorId="47D92E1C" wp14:editId="71CAD56A">
            <wp:extent cx="5971540" cy="4485640"/>
            <wp:effectExtent l="0" t="0" r="0" b="0"/>
            <wp:docPr id="1710284651"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4F7C8E46" w14:textId="77777777" w:rsidR="00EE4435" w:rsidRPr="00627D3D" w:rsidRDefault="00EE4435" w:rsidP="00EE4435">
      <w:pPr>
        <w:spacing w:line="278" w:lineRule="auto"/>
        <w:ind w:firstLine="0"/>
        <w:jc w:val="left"/>
      </w:pPr>
    </w:p>
    <w:p w14:paraId="786AF150" w14:textId="77777777" w:rsidR="00EE4435" w:rsidRDefault="00EE4435" w:rsidP="00EE4435">
      <w:r w:rsidRPr="00627D3D">
        <w:t>Fuente: Elaborado por el estudiante de acuerdo con el proyecto</w:t>
      </w:r>
    </w:p>
    <w:p w14:paraId="39B87AC1" w14:textId="77777777" w:rsidR="00EE4435" w:rsidRDefault="00EE4435" w:rsidP="00EE4435"/>
    <w:p w14:paraId="754A1F24" w14:textId="77777777" w:rsidR="00EE4435" w:rsidRDefault="00EE4435" w:rsidP="00EE4435"/>
    <w:p w14:paraId="3799B0E6" w14:textId="77777777" w:rsidR="00EE4435" w:rsidRDefault="00EE4435" w:rsidP="00EE4435"/>
    <w:p w14:paraId="1E24351C" w14:textId="7FDD8EF6" w:rsidR="00EE4435" w:rsidRPr="00627D3D" w:rsidRDefault="00EE4435" w:rsidP="00EE4435">
      <w:r w:rsidRPr="00627D3D">
        <w:lastRenderedPageBreak/>
        <w:t xml:space="preserve">En la </w:t>
      </w:r>
      <w:r w:rsidRPr="00627D3D">
        <w:rPr>
          <w:i/>
        </w:rPr>
        <w:t xml:space="preserve">Tabla </w:t>
      </w:r>
      <w:r>
        <w:rPr>
          <w:i/>
        </w:rPr>
        <w:t>4.</w:t>
      </w:r>
      <w:r w:rsidR="00835709">
        <w:rPr>
          <w:i/>
        </w:rPr>
        <w:t>58</w:t>
      </w:r>
      <w:r>
        <w:rPr>
          <w:i/>
        </w:rPr>
        <w:t xml:space="preserve"> </w:t>
      </w:r>
      <w:r w:rsidRPr="00627D3D">
        <w:t>se puede visualizar el Caso de uso N°6.4, el sistema permite a los usuarios crear los permisos para los empleados que lo requieran y debido al motivo, cantidad de permisos que tenga, se les permite agregar el goce de sueldo o no.</w:t>
      </w:r>
    </w:p>
    <w:p w14:paraId="6E162692" w14:textId="77777777" w:rsidR="00EE4435" w:rsidRPr="00627D3D" w:rsidRDefault="00EE4435" w:rsidP="00EE4435">
      <w:pPr>
        <w:spacing w:line="278" w:lineRule="auto"/>
        <w:ind w:firstLine="0"/>
        <w:jc w:val="left"/>
      </w:pPr>
    </w:p>
    <w:p w14:paraId="62D2A01B" w14:textId="77777777" w:rsidR="00EE4435" w:rsidRPr="00627D3D" w:rsidRDefault="00EE4435" w:rsidP="00EE4435">
      <w:pPr>
        <w:spacing w:line="278" w:lineRule="auto"/>
        <w:ind w:firstLine="0"/>
        <w:jc w:val="left"/>
        <w:rPr>
          <w:i/>
        </w:rPr>
      </w:pPr>
      <w:bookmarkStart w:id="666" w:name="_szwsllvkt1hi"/>
      <w:bookmarkEnd w:id="666"/>
    </w:p>
    <w:p w14:paraId="45550965" w14:textId="0A524A53" w:rsidR="00EE4435" w:rsidRPr="00627D3D" w:rsidRDefault="00EE4435" w:rsidP="00EE4435">
      <w:pPr>
        <w:pStyle w:val="Descripcin"/>
      </w:pPr>
      <w:bookmarkStart w:id="667" w:name="_Toc200336581"/>
      <w:bookmarkStart w:id="668" w:name="_Toc200363966"/>
      <w:bookmarkStart w:id="669" w:name="_Toc200483268"/>
      <w:bookmarkStart w:id="670" w:name="_Toc207894756"/>
      <w:bookmarkStart w:id="671" w:name="_Toc208864212"/>
      <w:bookmarkStart w:id="672" w:name="_Toc209985027"/>
      <w:bookmarkStart w:id="673" w:name="_Toc210409282"/>
      <w:bookmarkStart w:id="674" w:name="_Toc210410062"/>
      <w:bookmarkStart w:id="675" w:name="_Toc213786884"/>
      <w:bookmarkStart w:id="676" w:name="_Toc213787298"/>
      <w:r w:rsidRPr="00627D3D">
        <w:t xml:space="preserve">Tabla </w:t>
      </w:r>
      <w:fldSimple w:instr=" STYLEREF 1 \s ">
        <w:r w:rsidR="008F7228">
          <w:rPr>
            <w:noProof/>
          </w:rPr>
          <w:t>4</w:t>
        </w:r>
      </w:fldSimple>
      <w:r w:rsidR="008F7228">
        <w:t>.</w:t>
      </w:r>
      <w:fldSimple w:instr=" SEQ Tabla \* ARABIC \s 1 ">
        <w:r w:rsidR="008F7228">
          <w:rPr>
            <w:noProof/>
          </w:rPr>
          <w:t>58</w:t>
        </w:r>
      </w:fldSimple>
      <w:r w:rsidRPr="00627D3D">
        <w:t xml:space="preserve"> Caso de uso N°6.4, registrando motivo de permisos</w:t>
      </w:r>
      <w:bookmarkEnd w:id="667"/>
      <w:bookmarkEnd w:id="668"/>
      <w:bookmarkEnd w:id="669"/>
      <w:bookmarkEnd w:id="670"/>
      <w:bookmarkEnd w:id="671"/>
      <w:bookmarkEnd w:id="672"/>
      <w:bookmarkEnd w:id="673"/>
      <w:bookmarkEnd w:id="674"/>
      <w:bookmarkEnd w:id="675"/>
      <w:bookmarkEnd w:id="676"/>
    </w:p>
    <w:p w14:paraId="6A563C82" w14:textId="77777777" w:rsidR="00EE4435" w:rsidRPr="00627D3D" w:rsidRDefault="00EE4435" w:rsidP="00EE4435">
      <w:pPr>
        <w:pStyle w:val="Sinespaciado"/>
      </w:pPr>
      <w:r>
        <w:rPr>
          <w:noProof/>
        </w:rPr>
        <w:drawing>
          <wp:inline distT="0" distB="0" distL="0" distR="0" wp14:anchorId="0D6A3D45" wp14:editId="3FBD39FC">
            <wp:extent cx="5103495" cy="5540375"/>
            <wp:effectExtent l="0" t="0" r="1905" b="3175"/>
            <wp:docPr id="46255379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75"/>
                    <a:stretch>
                      <a:fillRect/>
                    </a:stretch>
                  </pic:blipFill>
                  <pic:spPr>
                    <a:xfrm>
                      <a:off x="0" y="0"/>
                      <a:ext cx="5103495" cy="5540375"/>
                    </a:xfrm>
                    <a:prstGeom prst="rect">
                      <a:avLst/>
                    </a:prstGeom>
                  </pic:spPr>
                </pic:pic>
              </a:graphicData>
            </a:graphic>
          </wp:inline>
        </w:drawing>
      </w:r>
    </w:p>
    <w:p w14:paraId="095C38BF" w14:textId="77777777" w:rsidR="00EE4435" w:rsidRPr="00627D3D" w:rsidRDefault="00EE4435" w:rsidP="00EE4435">
      <w:pPr>
        <w:spacing w:line="278" w:lineRule="auto"/>
        <w:ind w:firstLine="0"/>
        <w:jc w:val="left"/>
      </w:pPr>
    </w:p>
    <w:p w14:paraId="31F9B1FB" w14:textId="77777777" w:rsidR="00EE4435" w:rsidRPr="00A21AEF" w:rsidRDefault="00EE4435" w:rsidP="00EE4435">
      <w:r w:rsidRPr="00627D3D">
        <w:t>Fuente: Elaborado por el estudiante de acuerdo con el proyecto</w:t>
      </w:r>
    </w:p>
    <w:p w14:paraId="10A343DC" w14:textId="063F7287" w:rsidR="00835709" w:rsidRDefault="00835709" w:rsidP="00835709">
      <w:r>
        <w:lastRenderedPageBreak/>
        <w:t xml:space="preserve">En la </w:t>
      </w:r>
      <w:r>
        <w:rPr>
          <w:i/>
        </w:rPr>
        <w:t xml:space="preserve">Tabla 4.59 </w:t>
      </w:r>
      <w:r>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626F00F9" w14:textId="77777777" w:rsidR="00835709" w:rsidRPr="00225003" w:rsidRDefault="00835709" w:rsidP="00835709"/>
    <w:p w14:paraId="5785372F" w14:textId="1CFE70FB" w:rsidR="00835709" w:rsidRDefault="00835709" w:rsidP="00835709">
      <w:pPr>
        <w:pStyle w:val="Descripcin"/>
        <w:keepNext/>
      </w:pPr>
      <w:bookmarkStart w:id="677" w:name="_Toc200570033"/>
      <w:bookmarkStart w:id="678" w:name="_Toc200570175"/>
      <w:bookmarkStart w:id="679" w:name="_Toc200854058"/>
      <w:bookmarkStart w:id="680" w:name="_Toc201172339"/>
      <w:bookmarkStart w:id="681" w:name="_Toc201199594"/>
      <w:bookmarkStart w:id="682" w:name="_Toc201199683"/>
      <w:bookmarkStart w:id="683" w:name="_Toc213786885"/>
      <w:bookmarkStart w:id="684" w:name="_Toc213787299"/>
      <w:r>
        <w:t xml:space="preserve">Tabla </w:t>
      </w:r>
      <w:fldSimple w:instr=" STYLEREF 1 \s ">
        <w:r w:rsidR="008F7228">
          <w:rPr>
            <w:noProof/>
          </w:rPr>
          <w:t>4</w:t>
        </w:r>
      </w:fldSimple>
      <w:r w:rsidR="008F7228">
        <w:t>.</w:t>
      </w:r>
      <w:fldSimple w:instr=" SEQ Tabla \* ARABIC \s 1 ">
        <w:r w:rsidR="008F7228">
          <w:rPr>
            <w:noProof/>
          </w:rPr>
          <w:t>59</w:t>
        </w:r>
      </w:fldSimple>
      <w:r>
        <w:t xml:space="preserve"> </w:t>
      </w:r>
      <w:r w:rsidRPr="001479FF">
        <w:t>Caso de uso N°6.5, Visualizando lista con permisos aprobados</w:t>
      </w:r>
      <w:bookmarkEnd w:id="677"/>
      <w:bookmarkEnd w:id="678"/>
      <w:bookmarkEnd w:id="679"/>
      <w:bookmarkEnd w:id="680"/>
      <w:bookmarkEnd w:id="681"/>
      <w:bookmarkEnd w:id="682"/>
      <w:bookmarkEnd w:id="683"/>
      <w:bookmarkEnd w:id="684"/>
    </w:p>
    <w:p w14:paraId="2CA2E10A" w14:textId="77777777" w:rsidR="00835709" w:rsidRDefault="00835709" w:rsidP="00835709">
      <w:pPr>
        <w:pStyle w:val="Sinespaciado"/>
      </w:pPr>
      <w:r>
        <w:rPr>
          <w:noProof/>
        </w:rPr>
        <w:drawing>
          <wp:inline distT="0" distB="0" distL="0" distR="0" wp14:anchorId="2BA11E37" wp14:editId="5F10E145">
            <wp:extent cx="5686425" cy="5067300"/>
            <wp:effectExtent l="0" t="0" r="9525" b="0"/>
            <wp:docPr id="3119196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19654" name="Imagen 1" descr="Tabla&#10;&#10;El contenido generado por IA puede ser incorrecto."/>
                    <pic:cNvPicPr/>
                  </pic:nvPicPr>
                  <pic:blipFill>
                    <a:blip r:embed="rId76"/>
                    <a:stretch>
                      <a:fillRect/>
                    </a:stretch>
                  </pic:blipFill>
                  <pic:spPr>
                    <a:xfrm>
                      <a:off x="0" y="0"/>
                      <a:ext cx="5686425" cy="5067300"/>
                    </a:xfrm>
                    <a:prstGeom prst="rect">
                      <a:avLst/>
                    </a:prstGeom>
                  </pic:spPr>
                </pic:pic>
              </a:graphicData>
            </a:graphic>
          </wp:inline>
        </w:drawing>
      </w:r>
    </w:p>
    <w:p w14:paraId="7FA003BC" w14:textId="77777777" w:rsidR="00835709" w:rsidRDefault="00835709" w:rsidP="00835709">
      <w:pPr>
        <w:ind w:firstLine="0"/>
      </w:pPr>
    </w:p>
    <w:p w14:paraId="38BC51F6" w14:textId="77777777" w:rsidR="00835709" w:rsidRDefault="00835709" w:rsidP="00835709">
      <w:r>
        <w:t>Fuente: Elaborado por el estudiante de acuerdo con el proyecto</w:t>
      </w:r>
    </w:p>
    <w:p w14:paraId="38BB9DD8" w14:textId="77777777" w:rsidR="00835709" w:rsidRDefault="00835709">
      <w:pPr>
        <w:spacing w:line="278" w:lineRule="auto"/>
        <w:ind w:firstLine="0"/>
        <w:jc w:val="left"/>
      </w:pPr>
      <w:r>
        <w:br w:type="page"/>
      </w:r>
    </w:p>
    <w:p w14:paraId="532DC5AC" w14:textId="278B3410" w:rsidR="00EE4435" w:rsidRPr="00627D3D" w:rsidRDefault="00EE4435" w:rsidP="00EE4435">
      <w:r w:rsidRPr="00627D3D">
        <w:lastRenderedPageBreak/>
        <w:t xml:space="preserve">En la </w:t>
      </w:r>
      <w:r w:rsidRPr="00627D3D">
        <w:rPr>
          <w:i/>
        </w:rPr>
        <w:t xml:space="preserve">Tabla </w:t>
      </w:r>
      <w:r>
        <w:rPr>
          <w:i/>
        </w:rPr>
        <w:t>4.</w:t>
      </w:r>
      <w:r w:rsidR="00835709">
        <w:rPr>
          <w:i/>
        </w:rPr>
        <w:t>60</w:t>
      </w:r>
      <w:r w:rsidRPr="00627D3D">
        <w:t xml:space="preserve"> se puede visualizar el Caso de uso N°6.6, consiste en que al usuario le permite seleccionar los permisos aprobados de los empleados.</w:t>
      </w:r>
    </w:p>
    <w:p w14:paraId="1E052902" w14:textId="77777777" w:rsidR="00EE4435" w:rsidRPr="00627D3D" w:rsidRDefault="00EE4435" w:rsidP="00EE4435">
      <w:pPr>
        <w:spacing w:line="278" w:lineRule="auto"/>
        <w:ind w:firstLine="0"/>
        <w:jc w:val="left"/>
      </w:pPr>
    </w:p>
    <w:p w14:paraId="4702FD2E" w14:textId="1B7D7E4F" w:rsidR="00EE4435" w:rsidRPr="00627D3D" w:rsidRDefault="00EE4435" w:rsidP="00EE4435">
      <w:pPr>
        <w:pStyle w:val="Descripcin"/>
      </w:pPr>
      <w:bookmarkStart w:id="685" w:name="_t0npxr9htt3m"/>
      <w:bookmarkStart w:id="686" w:name="_Toc200483270"/>
      <w:bookmarkStart w:id="687" w:name="_Toc200363968"/>
      <w:bookmarkStart w:id="688" w:name="_Toc200336583"/>
      <w:bookmarkStart w:id="689" w:name="_Toc207894757"/>
      <w:bookmarkStart w:id="690" w:name="_Toc208864213"/>
      <w:bookmarkStart w:id="691" w:name="_Toc209985028"/>
      <w:bookmarkStart w:id="692" w:name="_Toc210409283"/>
      <w:bookmarkStart w:id="693" w:name="_Toc210410063"/>
      <w:bookmarkStart w:id="694" w:name="_Toc213786886"/>
      <w:bookmarkStart w:id="695" w:name="_Toc213787300"/>
      <w:bookmarkEnd w:id="685"/>
      <w:r w:rsidRPr="00627D3D">
        <w:t xml:space="preserve">Tabla </w:t>
      </w:r>
      <w:fldSimple w:instr=" STYLEREF 1 \s ">
        <w:r w:rsidR="008F7228">
          <w:rPr>
            <w:noProof/>
          </w:rPr>
          <w:t>4</w:t>
        </w:r>
      </w:fldSimple>
      <w:r w:rsidR="008F7228">
        <w:t>.</w:t>
      </w:r>
      <w:fldSimple w:instr=" SEQ Tabla \* ARABIC \s 1 ">
        <w:r w:rsidR="008F7228">
          <w:rPr>
            <w:noProof/>
          </w:rPr>
          <w:t>60</w:t>
        </w:r>
      </w:fldSimple>
      <w:r w:rsidRPr="00627D3D">
        <w:t xml:space="preserve"> Caso de uso N°6.6 Seleccionando permisos aprobados</w:t>
      </w:r>
      <w:bookmarkEnd w:id="686"/>
      <w:bookmarkEnd w:id="687"/>
      <w:bookmarkEnd w:id="688"/>
      <w:bookmarkEnd w:id="689"/>
      <w:bookmarkEnd w:id="690"/>
      <w:bookmarkEnd w:id="691"/>
      <w:bookmarkEnd w:id="692"/>
      <w:bookmarkEnd w:id="693"/>
      <w:bookmarkEnd w:id="694"/>
      <w:bookmarkEnd w:id="695"/>
    </w:p>
    <w:p w14:paraId="58B7A42D" w14:textId="77777777" w:rsidR="00EE4435" w:rsidRPr="00627D3D" w:rsidRDefault="00EE4435" w:rsidP="00EE4435">
      <w:pPr>
        <w:pStyle w:val="Sinespaciado"/>
      </w:pPr>
      <w:r w:rsidRPr="00627D3D">
        <w:rPr>
          <w:noProof/>
        </w:rPr>
        <w:drawing>
          <wp:inline distT="0" distB="0" distL="0" distR="0" wp14:anchorId="5966620B" wp14:editId="47CC369C">
            <wp:extent cx="5971540" cy="4666615"/>
            <wp:effectExtent l="0" t="0" r="0" b="635"/>
            <wp:docPr id="989509549"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182243B8" w14:textId="77777777" w:rsidR="00EE4435" w:rsidRPr="00627D3D" w:rsidRDefault="00EE4435" w:rsidP="00EE4435">
      <w:pPr>
        <w:spacing w:line="278" w:lineRule="auto"/>
        <w:ind w:firstLine="0"/>
        <w:jc w:val="left"/>
      </w:pPr>
    </w:p>
    <w:p w14:paraId="758C9680" w14:textId="77777777" w:rsidR="00EE4435" w:rsidRPr="00627D3D" w:rsidRDefault="00EE4435" w:rsidP="00EE4435">
      <w:r w:rsidRPr="00627D3D">
        <w:t>Fuente: Elaborado por el estudiante de acuerdo con el proyecto</w:t>
      </w:r>
    </w:p>
    <w:p w14:paraId="6F4CD3AB" w14:textId="77777777" w:rsidR="00EE4435" w:rsidRDefault="00EE4435" w:rsidP="00EE4435"/>
    <w:p w14:paraId="202BD3DA" w14:textId="77777777" w:rsidR="00EE4435" w:rsidRDefault="00EE4435" w:rsidP="00EE4435"/>
    <w:p w14:paraId="4C6B0359" w14:textId="77777777" w:rsidR="00EE4435" w:rsidRDefault="00EE4435" w:rsidP="00EE4435"/>
    <w:p w14:paraId="406C4D2A" w14:textId="691A3A7B" w:rsidR="00EE4435" w:rsidRDefault="00EE4435" w:rsidP="00EE4435">
      <w:r>
        <w:lastRenderedPageBreak/>
        <w:t xml:space="preserve">En la </w:t>
      </w:r>
      <w:r>
        <w:rPr>
          <w:i/>
        </w:rPr>
        <w:t>Tabla 4.</w:t>
      </w:r>
      <w:r w:rsidR="00835709">
        <w:rPr>
          <w:i/>
        </w:rPr>
        <w:t>61</w:t>
      </w:r>
      <w:r>
        <w:rPr>
          <w:i/>
        </w:rPr>
        <w:t xml:space="preserve"> </w:t>
      </w:r>
      <w:r>
        <w:t>se puede visualizar el Caso de uso N°6.7, el sistema permite al usuario imprimir los permisos de los empleados, es importante que el usuario selecciona al empleado y el realiza la acción de impresión.</w:t>
      </w:r>
    </w:p>
    <w:p w14:paraId="15D92A50" w14:textId="77777777" w:rsidR="00EE4435" w:rsidRDefault="00EE4435" w:rsidP="00EE4435">
      <w:pPr>
        <w:keepNext/>
        <w:ind w:firstLine="0"/>
      </w:pPr>
    </w:p>
    <w:p w14:paraId="473901AC" w14:textId="1B05FDBB" w:rsidR="00EE4435" w:rsidRDefault="00835709" w:rsidP="00835709">
      <w:pPr>
        <w:pStyle w:val="Descripcin"/>
      </w:pPr>
      <w:bookmarkStart w:id="696" w:name="_bj2w2ejvua7w" w:colFirst="0" w:colLast="0"/>
      <w:bookmarkStart w:id="697" w:name="_Toc200336584"/>
      <w:bookmarkStart w:id="698" w:name="_Toc200363969"/>
      <w:bookmarkStart w:id="699" w:name="_Toc200483271"/>
      <w:bookmarkStart w:id="700" w:name="_Toc211609251"/>
      <w:bookmarkStart w:id="701" w:name="_Toc212539453"/>
      <w:bookmarkStart w:id="702" w:name="_Toc212539507"/>
      <w:bookmarkStart w:id="703" w:name="_Toc213786887"/>
      <w:bookmarkStart w:id="704" w:name="_Toc213787301"/>
      <w:bookmarkEnd w:id="696"/>
      <w:r>
        <w:t xml:space="preserve">Tabla </w:t>
      </w:r>
      <w:fldSimple w:instr=" STYLEREF 1 \s ">
        <w:r w:rsidR="008F7228">
          <w:rPr>
            <w:noProof/>
          </w:rPr>
          <w:t>4</w:t>
        </w:r>
      </w:fldSimple>
      <w:r w:rsidR="008F7228">
        <w:t>.</w:t>
      </w:r>
      <w:fldSimple w:instr=" SEQ Tabla \* ARABIC \s 1 ">
        <w:r w:rsidR="008F7228">
          <w:rPr>
            <w:noProof/>
          </w:rPr>
          <w:t>61</w:t>
        </w:r>
      </w:fldSimple>
      <w:r>
        <w:t xml:space="preserve"> </w:t>
      </w:r>
      <w:r w:rsidR="00EE4435" w:rsidRPr="00770A97">
        <w:t>Caso de uso N°6.7, Imprimiendo permisos seleccionados</w:t>
      </w:r>
      <w:bookmarkEnd w:id="697"/>
      <w:bookmarkEnd w:id="698"/>
      <w:bookmarkEnd w:id="699"/>
      <w:bookmarkEnd w:id="700"/>
      <w:bookmarkEnd w:id="701"/>
      <w:bookmarkEnd w:id="702"/>
      <w:bookmarkEnd w:id="703"/>
      <w:bookmarkEnd w:id="704"/>
    </w:p>
    <w:p w14:paraId="71020FAE" w14:textId="77777777" w:rsidR="00EE4435" w:rsidRDefault="00EE4435" w:rsidP="00EE4435">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55160DB7" wp14:editId="4A191A98">
            <wp:extent cx="5971540" cy="5029200"/>
            <wp:effectExtent l="0" t="0" r="0" b="0"/>
            <wp:docPr id="63" name="image61.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3" name="image61.png" descr="Interfaz de usuario gráfica, Texto, Tabla&#10;&#10;El contenido generado por IA puede ser incorrecto."/>
                    <pic:cNvPicPr preferRelativeResize="0"/>
                  </pic:nvPicPr>
                  <pic:blipFill>
                    <a:blip r:embed="rId78"/>
                    <a:srcRect/>
                    <a:stretch>
                      <a:fillRect/>
                    </a:stretch>
                  </pic:blipFill>
                  <pic:spPr>
                    <a:xfrm>
                      <a:off x="0" y="0"/>
                      <a:ext cx="5971540" cy="5029200"/>
                    </a:xfrm>
                    <a:prstGeom prst="rect">
                      <a:avLst/>
                    </a:prstGeom>
                    <a:ln/>
                  </pic:spPr>
                </pic:pic>
              </a:graphicData>
            </a:graphic>
          </wp:inline>
        </w:drawing>
      </w:r>
    </w:p>
    <w:p w14:paraId="77206B23" w14:textId="77777777" w:rsidR="00EE4435" w:rsidRDefault="00EE4435" w:rsidP="00EE4435">
      <w:pPr>
        <w:spacing w:line="278" w:lineRule="auto"/>
        <w:ind w:firstLine="0"/>
        <w:jc w:val="left"/>
      </w:pPr>
    </w:p>
    <w:p w14:paraId="31BB1155" w14:textId="77777777" w:rsidR="00EE4435" w:rsidRDefault="00EE4435" w:rsidP="00EE4435">
      <w:r>
        <w:t>Fuente: Elaborado por el estudiante de acuerdo con el proyecto</w:t>
      </w:r>
    </w:p>
    <w:p w14:paraId="7094A7D8" w14:textId="77777777" w:rsidR="00EE4435" w:rsidRDefault="00EE4435" w:rsidP="00EE4435"/>
    <w:p w14:paraId="11F7EBA1" w14:textId="62ACFA7F" w:rsidR="00EE4435" w:rsidRDefault="00EE4435" w:rsidP="00EE4435">
      <w:r>
        <w:lastRenderedPageBreak/>
        <w:t xml:space="preserve">En la </w:t>
      </w:r>
      <w:r>
        <w:rPr>
          <w:i/>
        </w:rPr>
        <w:t>Tabla 4.</w:t>
      </w:r>
      <w:r w:rsidR="00835709">
        <w:rPr>
          <w:i/>
        </w:rPr>
        <w:t>62</w:t>
      </w:r>
      <w:r>
        <w:t xml:space="preserve"> se puede visualizar el Caso de uso N°6.8, se crea este caso de uso que permita al usuario eliminar los permisos, ya sea por caducidad o error en generar el permiso, además permite al usuario seleccionar varios de ellos para su eliminación definitiva.</w:t>
      </w:r>
    </w:p>
    <w:p w14:paraId="6F17312A" w14:textId="77777777" w:rsidR="00EE4435" w:rsidRDefault="00EE4435" w:rsidP="00EE4435"/>
    <w:p w14:paraId="67C60281" w14:textId="3648CC7D" w:rsidR="00EE4435" w:rsidRDefault="00835709" w:rsidP="00835709">
      <w:pPr>
        <w:pStyle w:val="Descripcin"/>
      </w:pPr>
      <w:bookmarkStart w:id="705" w:name="_kqczhbr3pci" w:colFirst="0" w:colLast="0"/>
      <w:bookmarkStart w:id="706" w:name="_Toc200336585"/>
      <w:bookmarkStart w:id="707" w:name="_Toc200363970"/>
      <w:bookmarkStart w:id="708" w:name="_Toc200483272"/>
      <w:bookmarkStart w:id="709" w:name="_Toc211609252"/>
      <w:bookmarkStart w:id="710" w:name="_Toc212539454"/>
      <w:bookmarkStart w:id="711" w:name="_Toc212539508"/>
      <w:bookmarkStart w:id="712" w:name="_Toc213786888"/>
      <w:bookmarkStart w:id="713" w:name="_Toc213787302"/>
      <w:bookmarkEnd w:id="705"/>
      <w:r>
        <w:t xml:space="preserve">Tabla </w:t>
      </w:r>
      <w:fldSimple w:instr=" STYLEREF 1 \s ">
        <w:r w:rsidR="008F7228">
          <w:rPr>
            <w:noProof/>
          </w:rPr>
          <w:t>4</w:t>
        </w:r>
      </w:fldSimple>
      <w:r w:rsidR="008F7228">
        <w:t>.</w:t>
      </w:r>
      <w:fldSimple w:instr=" SEQ Tabla \* ARABIC \s 1 ">
        <w:r w:rsidR="008F7228">
          <w:rPr>
            <w:noProof/>
          </w:rPr>
          <w:t>62</w:t>
        </w:r>
      </w:fldSimple>
      <w:r>
        <w:t xml:space="preserve"> </w:t>
      </w:r>
      <w:r w:rsidR="00EE4435" w:rsidRPr="00A4208F">
        <w:t>Caso de uso N°6.8, Eliminando permisos</w:t>
      </w:r>
      <w:bookmarkEnd w:id="706"/>
      <w:bookmarkEnd w:id="707"/>
      <w:bookmarkEnd w:id="708"/>
      <w:bookmarkEnd w:id="709"/>
      <w:bookmarkEnd w:id="710"/>
      <w:bookmarkEnd w:id="711"/>
      <w:bookmarkEnd w:id="712"/>
      <w:bookmarkEnd w:id="713"/>
    </w:p>
    <w:p w14:paraId="325AFE95" w14:textId="77777777" w:rsidR="00EE4435" w:rsidRDefault="00EE4435" w:rsidP="00EE4435">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401E0F63" wp14:editId="5C411E75">
            <wp:extent cx="5971540" cy="5067300"/>
            <wp:effectExtent l="0" t="0" r="0" b="0"/>
            <wp:docPr id="25" name="image31.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5" name="image31.png" descr="Interfaz de usuario gráfica, Texto, Aplicación, Correo electrónico&#10;&#10;El contenido generado por IA puede ser incorrecto."/>
                    <pic:cNvPicPr preferRelativeResize="0"/>
                  </pic:nvPicPr>
                  <pic:blipFill>
                    <a:blip r:embed="rId79"/>
                    <a:srcRect/>
                    <a:stretch>
                      <a:fillRect/>
                    </a:stretch>
                  </pic:blipFill>
                  <pic:spPr>
                    <a:xfrm>
                      <a:off x="0" y="0"/>
                      <a:ext cx="5971540" cy="5067300"/>
                    </a:xfrm>
                    <a:prstGeom prst="rect">
                      <a:avLst/>
                    </a:prstGeom>
                    <a:ln/>
                  </pic:spPr>
                </pic:pic>
              </a:graphicData>
            </a:graphic>
          </wp:inline>
        </w:drawing>
      </w:r>
    </w:p>
    <w:p w14:paraId="67E56D4C" w14:textId="77777777" w:rsidR="00EE4435" w:rsidRDefault="00EE4435" w:rsidP="00EE4435">
      <w:pPr>
        <w:spacing w:line="278" w:lineRule="auto"/>
        <w:ind w:firstLine="0"/>
        <w:jc w:val="left"/>
      </w:pPr>
    </w:p>
    <w:p w14:paraId="679EEE46" w14:textId="77777777" w:rsidR="00EE4435" w:rsidRDefault="00EE4435" w:rsidP="00EE4435">
      <w:r>
        <w:t>Fuente: Elaborado por el estudiante de acuerdo con el proyecto</w:t>
      </w:r>
    </w:p>
    <w:p w14:paraId="047ECFE0" w14:textId="77777777" w:rsidR="00EE4435" w:rsidRDefault="00EE4435" w:rsidP="0021352A"/>
    <w:p w14:paraId="1F281F80" w14:textId="77777777" w:rsidR="00511FD6" w:rsidRDefault="00511FD6" w:rsidP="0021352A"/>
    <w:p w14:paraId="46553FA2" w14:textId="5E965545" w:rsidR="005577CD" w:rsidRDefault="005577CD" w:rsidP="005577CD">
      <w:r>
        <w:lastRenderedPageBreak/>
        <w:t xml:space="preserve">En la </w:t>
      </w:r>
      <w:r>
        <w:rPr>
          <w:i/>
        </w:rPr>
        <w:t>Tabla 4.</w:t>
      </w:r>
      <w:r w:rsidR="00835709">
        <w:rPr>
          <w:i/>
        </w:rPr>
        <w:t>63</w:t>
      </w:r>
      <w:r>
        <w:rPr>
          <w:i/>
        </w:rPr>
        <w:t xml:space="preserve"> </w:t>
      </w:r>
      <w:r>
        <w:t>se puede visualizar el Caso de uso N°7.1 que consiste en mostrar un gráfico de asistencia o inasistencia del día actual, el proceso comienza cuando el usuario da clic en la opción de generar gráfico en el menú principal y luego el sistema usará la información de marcaje del día actual y generará el gráfico del personal presente y del personal ausente.</w:t>
      </w:r>
    </w:p>
    <w:p w14:paraId="4F770111" w14:textId="77777777" w:rsidR="005577CD" w:rsidRDefault="005577CD" w:rsidP="005577CD"/>
    <w:p w14:paraId="2370D380" w14:textId="7221BC7A" w:rsidR="005577CD" w:rsidRDefault="00835709" w:rsidP="00835709">
      <w:pPr>
        <w:pStyle w:val="Descripcin"/>
      </w:pPr>
      <w:bookmarkStart w:id="714" w:name="_v1i3qshb3x8u" w:colFirst="0" w:colLast="0"/>
      <w:bookmarkStart w:id="715" w:name="_Toc200336586"/>
      <w:bookmarkStart w:id="716" w:name="_Toc200363971"/>
      <w:bookmarkStart w:id="717" w:name="_Toc200483273"/>
      <w:bookmarkStart w:id="718" w:name="_Toc213698744"/>
      <w:bookmarkStart w:id="719" w:name="_Toc213698778"/>
      <w:bookmarkStart w:id="720" w:name="_Toc213786889"/>
      <w:bookmarkStart w:id="721" w:name="_Toc213787303"/>
      <w:bookmarkEnd w:id="714"/>
      <w:r>
        <w:t xml:space="preserve">Tabla </w:t>
      </w:r>
      <w:fldSimple w:instr=" STYLEREF 1 \s ">
        <w:r w:rsidR="008F7228">
          <w:rPr>
            <w:noProof/>
          </w:rPr>
          <w:t>4</w:t>
        </w:r>
      </w:fldSimple>
      <w:r w:rsidR="008F7228">
        <w:t>.</w:t>
      </w:r>
      <w:fldSimple w:instr=" SEQ Tabla \* ARABIC \s 1 ">
        <w:r w:rsidR="008F7228">
          <w:rPr>
            <w:noProof/>
          </w:rPr>
          <w:t>63</w:t>
        </w:r>
      </w:fldSimple>
      <w:r>
        <w:t xml:space="preserve"> </w:t>
      </w:r>
      <w:r w:rsidR="005577CD" w:rsidRPr="000674E5">
        <w:t>Caso de uso N°7.1, Generando gráfico con métricas de asistencia</w:t>
      </w:r>
      <w:bookmarkEnd w:id="715"/>
      <w:bookmarkEnd w:id="716"/>
      <w:bookmarkEnd w:id="717"/>
      <w:bookmarkEnd w:id="718"/>
      <w:bookmarkEnd w:id="719"/>
      <w:bookmarkEnd w:id="720"/>
      <w:bookmarkEnd w:id="721"/>
    </w:p>
    <w:p w14:paraId="3A6EA5AD" w14:textId="77777777" w:rsidR="005577CD" w:rsidRDefault="005577CD" w:rsidP="005577CD">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62933624" wp14:editId="4490EF20">
            <wp:extent cx="5971540" cy="4646295"/>
            <wp:effectExtent l="0" t="0" r="0" b="1905"/>
            <wp:docPr id="171669069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0691" name="Imagen 1" descr="Tabla&#10;&#10;El contenido generado por IA puede ser incorrecto."/>
                    <pic:cNvPicPr/>
                  </pic:nvPicPr>
                  <pic:blipFill>
                    <a:blip r:embed="rId80"/>
                    <a:stretch>
                      <a:fillRect/>
                    </a:stretch>
                  </pic:blipFill>
                  <pic:spPr>
                    <a:xfrm>
                      <a:off x="0" y="0"/>
                      <a:ext cx="5971540" cy="4646295"/>
                    </a:xfrm>
                    <a:prstGeom prst="rect">
                      <a:avLst/>
                    </a:prstGeom>
                  </pic:spPr>
                </pic:pic>
              </a:graphicData>
            </a:graphic>
          </wp:inline>
        </w:drawing>
      </w:r>
    </w:p>
    <w:p w14:paraId="41D69EF6" w14:textId="77777777" w:rsidR="005577CD" w:rsidRDefault="005577CD" w:rsidP="005577CD">
      <w:pPr>
        <w:spacing w:line="278" w:lineRule="auto"/>
        <w:ind w:firstLine="0"/>
        <w:jc w:val="left"/>
      </w:pPr>
    </w:p>
    <w:p w14:paraId="7C152DC4" w14:textId="478ACCCE" w:rsidR="005577CD" w:rsidRDefault="005577CD" w:rsidP="00B26F43">
      <w:r>
        <w:t>Fuente: Elaborado por el estudiante de acuerdo con el proyecto</w:t>
      </w:r>
      <w:r>
        <w:br w:type="page"/>
      </w:r>
    </w:p>
    <w:p w14:paraId="6B874A7E" w14:textId="6C07BB40" w:rsidR="00835709" w:rsidRDefault="00835709" w:rsidP="00835709">
      <w:r>
        <w:lastRenderedPageBreak/>
        <w:t xml:space="preserve">En la </w:t>
      </w:r>
      <w:r>
        <w:rPr>
          <w:i/>
        </w:rPr>
        <w:t>Tabla 4.64</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4041C70C" w14:textId="77777777" w:rsidR="00835709" w:rsidRDefault="00835709" w:rsidP="00835709">
      <w:pPr>
        <w:ind w:firstLine="0"/>
      </w:pPr>
    </w:p>
    <w:p w14:paraId="367DFA31" w14:textId="7DFBA2FA" w:rsidR="00835709" w:rsidRDefault="00835709" w:rsidP="00835709">
      <w:pPr>
        <w:pStyle w:val="Descripcin"/>
        <w:keepNext/>
      </w:pPr>
      <w:bookmarkStart w:id="722" w:name="_Toc200570034"/>
      <w:bookmarkStart w:id="723" w:name="_Toc200570176"/>
      <w:bookmarkStart w:id="724" w:name="_Toc200854059"/>
      <w:bookmarkStart w:id="725" w:name="_Toc201172340"/>
      <w:bookmarkStart w:id="726" w:name="_Toc201199595"/>
      <w:bookmarkStart w:id="727" w:name="_Toc201199684"/>
      <w:bookmarkStart w:id="728" w:name="_Toc213786890"/>
      <w:bookmarkStart w:id="729" w:name="_Toc213787304"/>
      <w:r>
        <w:t xml:space="preserve">Tabla </w:t>
      </w:r>
      <w:fldSimple w:instr=" STYLEREF 1 \s ">
        <w:r w:rsidR="008F7228">
          <w:rPr>
            <w:noProof/>
          </w:rPr>
          <w:t>4</w:t>
        </w:r>
      </w:fldSimple>
      <w:r w:rsidR="008F7228">
        <w:t>.</w:t>
      </w:r>
      <w:fldSimple w:instr=" SEQ Tabla \* ARABIC \s 1 ">
        <w:r w:rsidR="008F7228">
          <w:rPr>
            <w:noProof/>
          </w:rPr>
          <w:t>64</w:t>
        </w:r>
      </w:fldSimple>
      <w:r>
        <w:t xml:space="preserve"> </w:t>
      </w:r>
      <w:r w:rsidRPr="00530F54">
        <w:t>Caso de uso N°7.2, Accediendo al menú</w:t>
      </w:r>
      <w:bookmarkEnd w:id="722"/>
      <w:bookmarkEnd w:id="723"/>
      <w:bookmarkEnd w:id="724"/>
      <w:bookmarkEnd w:id="725"/>
      <w:bookmarkEnd w:id="726"/>
      <w:bookmarkEnd w:id="727"/>
      <w:bookmarkEnd w:id="728"/>
      <w:bookmarkEnd w:id="729"/>
    </w:p>
    <w:p w14:paraId="19F3F3AF" w14:textId="77777777" w:rsidR="00835709" w:rsidRDefault="00835709" w:rsidP="00835709">
      <w:pPr>
        <w:pStyle w:val="Sinespaciado"/>
      </w:pPr>
      <w:r>
        <w:rPr>
          <w:noProof/>
        </w:rPr>
        <w:drawing>
          <wp:inline distT="0" distB="0" distL="0" distR="0" wp14:anchorId="6C76B29D" wp14:editId="20AF11FF">
            <wp:extent cx="5971540" cy="5258435"/>
            <wp:effectExtent l="0" t="0" r="0" b="0"/>
            <wp:docPr id="136140666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81"/>
                    <a:stretch>
                      <a:fillRect/>
                    </a:stretch>
                  </pic:blipFill>
                  <pic:spPr>
                    <a:xfrm>
                      <a:off x="0" y="0"/>
                      <a:ext cx="5971540" cy="5258435"/>
                    </a:xfrm>
                    <a:prstGeom prst="rect">
                      <a:avLst/>
                    </a:prstGeom>
                  </pic:spPr>
                </pic:pic>
              </a:graphicData>
            </a:graphic>
          </wp:inline>
        </w:drawing>
      </w:r>
    </w:p>
    <w:p w14:paraId="3ED837CC" w14:textId="77777777" w:rsidR="00835709" w:rsidRDefault="00835709" w:rsidP="00835709">
      <w:pPr>
        <w:ind w:firstLine="0"/>
      </w:pPr>
    </w:p>
    <w:p w14:paraId="07E161EF" w14:textId="77777777" w:rsidR="00835709" w:rsidRDefault="00835709" w:rsidP="00835709">
      <w:r>
        <w:t>Fuente: Elaborado por el estudiante de acuerdo con el proyecto</w:t>
      </w:r>
    </w:p>
    <w:p w14:paraId="4EAA04CF" w14:textId="77777777" w:rsidR="00835709" w:rsidRDefault="00835709">
      <w:pPr>
        <w:spacing w:line="278" w:lineRule="auto"/>
        <w:ind w:firstLine="0"/>
        <w:jc w:val="left"/>
      </w:pPr>
      <w:r>
        <w:br w:type="page"/>
      </w:r>
    </w:p>
    <w:p w14:paraId="5389ACDE" w14:textId="61F8BAE2" w:rsidR="005577CD" w:rsidRDefault="005577CD" w:rsidP="005577CD">
      <w:r>
        <w:lastRenderedPageBreak/>
        <w:t xml:space="preserve">En la </w:t>
      </w:r>
      <w:r>
        <w:rPr>
          <w:i/>
        </w:rPr>
        <w:t>Tabla 4.</w:t>
      </w:r>
      <w:r w:rsidR="00835709">
        <w:rPr>
          <w:i/>
        </w:rPr>
        <w:t>65</w:t>
      </w:r>
      <w:r>
        <w:rPr>
          <w:i/>
        </w:rPr>
        <w:t xml:space="preserve"> </w:t>
      </w:r>
      <w:r>
        <w:t>se puede visualizar el Caso de uso N°7.3 que consiste en mostrar una tabla con los empleados que estén ausentes ese día, el proceso comienza cuando el usuario da clic en la casilla de generar tabla de inasistencia y luego el sistema genera la tabla del personal ausente.</w:t>
      </w:r>
    </w:p>
    <w:p w14:paraId="63B99371" w14:textId="77777777" w:rsidR="005577CD" w:rsidRDefault="005577CD" w:rsidP="005577CD"/>
    <w:p w14:paraId="615A4B3D" w14:textId="77777777" w:rsidR="005577CD" w:rsidRDefault="005577CD" w:rsidP="005577CD">
      <w:bookmarkStart w:id="730" w:name="_elsps3er5dto" w:colFirst="0" w:colLast="0"/>
      <w:bookmarkEnd w:id="730"/>
    </w:p>
    <w:p w14:paraId="6005404B" w14:textId="509B6676" w:rsidR="005577CD" w:rsidRDefault="00835709" w:rsidP="00835709">
      <w:pPr>
        <w:pStyle w:val="Descripcin"/>
      </w:pPr>
      <w:bookmarkStart w:id="731" w:name="_nbdoqtnr6knp" w:colFirst="0" w:colLast="0"/>
      <w:bookmarkStart w:id="732" w:name="_Toc200336588"/>
      <w:bookmarkStart w:id="733" w:name="_Toc200363973"/>
      <w:bookmarkStart w:id="734" w:name="_Toc200483275"/>
      <w:bookmarkStart w:id="735" w:name="_Toc213698745"/>
      <w:bookmarkStart w:id="736" w:name="_Toc213698779"/>
      <w:bookmarkStart w:id="737" w:name="_Toc213786891"/>
      <w:bookmarkStart w:id="738" w:name="_Toc213787305"/>
      <w:bookmarkEnd w:id="731"/>
      <w:r>
        <w:t xml:space="preserve">Tabla </w:t>
      </w:r>
      <w:fldSimple w:instr=" STYLEREF 1 \s ">
        <w:r w:rsidR="008F7228">
          <w:rPr>
            <w:noProof/>
          </w:rPr>
          <w:t>4</w:t>
        </w:r>
      </w:fldSimple>
      <w:r w:rsidR="008F7228">
        <w:t>.</w:t>
      </w:r>
      <w:fldSimple w:instr=" SEQ Tabla \* ARABIC \s 1 ">
        <w:r w:rsidR="008F7228">
          <w:rPr>
            <w:noProof/>
          </w:rPr>
          <w:t>65</w:t>
        </w:r>
      </w:fldSimple>
      <w:r>
        <w:t xml:space="preserve"> </w:t>
      </w:r>
      <w:r w:rsidR="005577CD" w:rsidRPr="004A30FA">
        <w:t>Caso de uso N°7.3, visualizando lista con empleados inasistentes</w:t>
      </w:r>
      <w:bookmarkEnd w:id="732"/>
      <w:bookmarkEnd w:id="733"/>
      <w:bookmarkEnd w:id="734"/>
      <w:bookmarkEnd w:id="735"/>
      <w:bookmarkEnd w:id="736"/>
      <w:bookmarkEnd w:id="737"/>
      <w:bookmarkEnd w:id="738"/>
    </w:p>
    <w:p w14:paraId="448074FB" w14:textId="77777777" w:rsidR="005577CD" w:rsidRDefault="005577CD" w:rsidP="005577CD">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63CB1FEF" wp14:editId="0294EDE4">
            <wp:extent cx="5971540" cy="4648200"/>
            <wp:effectExtent l="0" t="0" r="0" b="0"/>
            <wp:docPr id="91" name="image81.png" descr="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1" name="image81.png" descr="Texto, Tabla&#10;&#10;El contenido generado por IA puede ser incorrecto."/>
                    <pic:cNvPicPr preferRelativeResize="0"/>
                  </pic:nvPicPr>
                  <pic:blipFill>
                    <a:blip r:embed="rId82"/>
                    <a:srcRect/>
                    <a:stretch>
                      <a:fillRect/>
                    </a:stretch>
                  </pic:blipFill>
                  <pic:spPr>
                    <a:xfrm>
                      <a:off x="0" y="0"/>
                      <a:ext cx="5971540" cy="4648200"/>
                    </a:xfrm>
                    <a:prstGeom prst="rect">
                      <a:avLst/>
                    </a:prstGeom>
                    <a:ln/>
                  </pic:spPr>
                </pic:pic>
              </a:graphicData>
            </a:graphic>
          </wp:inline>
        </w:drawing>
      </w:r>
    </w:p>
    <w:p w14:paraId="0F14A511" w14:textId="77777777" w:rsidR="005577CD" w:rsidRDefault="005577CD" w:rsidP="005577CD">
      <w:pPr>
        <w:keepNext/>
        <w:pBdr>
          <w:top w:val="nil"/>
          <w:left w:val="nil"/>
          <w:bottom w:val="nil"/>
          <w:right w:val="nil"/>
          <w:between w:val="nil"/>
        </w:pBdr>
        <w:spacing w:after="200" w:line="278" w:lineRule="auto"/>
        <w:ind w:firstLine="0"/>
        <w:jc w:val="center"/>
        <w:rPr>
          <w:i/>
          <w:color w:val="000000"/>
          <w:sz w:val="22"/>
          <w:szCs w:val="22"/>
        </w:rPr>
      </w:pPr>
    </w:p>
    <w:p w14:paraId="260D3586" w14:textId="57AE3B1D" w:rsidR="00835709" w:rsidRDefault="005577CD" w:rsidP="005577CD">
      <w:r>
        <w:t>Fuente: Elaborado por el estudiante de acuerdo con el proyecto</w:t>
      </w:r>
    </w:p>
    <w:p w14:paraId="521E9E30" w14:textId="77777777" w:rsidR="00835709" w:rsidRDefault="00835709">
      <w:pPr>
        <w:spacing w:line="278" w:lineRule="auto"/>
        <w:ind w:firstLine="0"/>
        <w:jc w:val="left"/>
      </w:pPr>
      <w:r>
        <w:br w:type="page"/>
      </w:r>
    </w:p>
    <w:p w14:paraId="7BA78714" w14:textId="1749D430" w:rsidR="00835709" w:rsidRDefault="00835709" w:rsidP="00835709">
      <w:r>
        <w:lastRenderedPageBreak/>
        <w:t xml:space="preserve">En la </w:t>
      </w:r>
      <w:r>
        <w:rPr>
          <w:i/>
        </w:rPr>
        <w:t xml:space="preserve">Tabla 4.66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64F5FCD4" w14:textId="77777777" w:rsidR="00835709" w:rsidRDefault="00835709" w:rsidP="00835709">
      <w:pPr>
        <w:ind w:firstLine="0"/>
      </w:pPr>
    </w:p>
    <w:p w14:paraId="4BF146E1" w14:textId="349D5F47" w:rsidR="00835709" w:rsidRDefault="00835709" w:rsidP="00835709">
      <w:pPr>
        <w:pStyle w:val="Descripcin"/>
        <w:keepNext/>
      </w:pPr>
      <w:bookmarkStart w:id="739" w:name="_Toc200570035"/>
      <w:bookmarkStart w:id="740" w:name="_Toc200570177"/>
      <w:bookmarkStart w:id="741" w:name="_Toc200854060"/>
      <w:bookmarkStart w:id="742" w:name="_Toc201172341"/>
      <w:bookmarkStart w:id="743" w:name="_Toc201199596"/>
      <w:bookmarkStart w:id="744" w:name="_Toc201199685"/>
      <w:bookmarkStart w:id="745" w:name="_Toc213786892"/>
      <w:bookmarkStart w:id="746" w:name="_Toc213787306"/>
      <w:r>
        <w:t xml:space="preserve">Tabla </w:t>
      </w:r>
      <w:fldSimple w:instr=" STYLEREF 1 \s ">
        <w:r w:rsidR="008F7228">
          <w:rPr>
            <w:noProof/>
          </w:rPr>
          <w:t>4</w:t>
        </w:r>
      </w:fldSimple>
      <w:r w:rsidR="008F7228">
        <w:t>.</w:t>
      </w:r>
      <w:fldSimple w:instr=" SEQ Tabla \* ARABIC \s 1 ">
        <w:r w:rsidR="008F7228">
          <w:rPr>
            <w:noProof/>
          </w:rPr>
          <w:t>66</w:t>
        </w:r>
      </w:fldSimple>
      <w:r>
        <w:t xml:space="preserve"> </w:t>
      </w:r>
      <w:r w:rsidRPr="005E734D">
        <w:t>Caso de uso N°7.4, Cerrando sesión</w:t>
      </w:r>
      <w:bookmarkEnd w:id="739"/>
      <w:bookmarkEnd w:id="740"/>
      <w:bookmarkEnd w:id="741"/>
      <w:bookmarkEnd w:id="742"/>
      <w:bookmarkEnd w:id="743"/>
      <w:bookmarkEnd w:id="744"/>
      <w:bookmarkEnd w:id="745"/>
      <w:bookmarkEnd w:id="746"/>
    </w:p>
    <w:p w14:paraId="0238F4DE" w14:textId="77777777" w:rsidR="00835709" w:rsidRDefault="00835709" w:rsidP="00835709">
      <w:pPr>
        <w:pStyle w:val="Sinespaciado"/>
      </w:pPr>
      <w:r>
        <w:rPr>
          <w:noProof/>
        </w:rPr>
        <w:drawing>
          <wp:inline distT="0" distB="0" distL="0" distR="0" wp14:anchorId="498B907C" wp14:editId="504276F5">
            <wp:extent cx="5981698" cy="3829050"/>
            <wp:effectExtent l="0" t="0" r="0" b="0"/>
            <wp:docPr id="2093553941" name="Imagen 209355394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53941" name="Imagen 2093553941" descr="Tabla&#10;&#10;El contenido generado por IA puede ser incorrecto."/>
                    <pic:cNvPicPr/>
                  </pic:nvPicPr>
                  <pic:blipFill>
                    <a:blip r:embed="rId83">
                      <a:extLst>
                        <a:ext uri="{28A0092B-C50C-407E-A947-70E740481C1C}">
                          <a14:useLocalDpi xmlns:a14="http://schemas.microsoft.com/office/drawing/2010/main" val="0"/>
                        </a:ext>
                      </a:extLst>
                    </a:blip>
                    <a:stretch>
                      <a:fillRect/>
                    </a:stretch>
                  </pic:blipFill>
                  <pic:spPr>
                    <a:xfrm>
                      <a:off x="0" y="0"/>
                      <a:ext cx="5981698" cy="3829050"/>
                    </a:xfrm>
                    <a:prstGeom prst="rect">
                      <a:avLst/>
                    </a:prstGeom>
                  </pic:spPr>
                </pic:pic>
              </a:graphicData>
            </a:graphic>
          </wp:inline>
        </w:drawing>
      </w:r>
    </w:p>
    <w:p w14:paraId="5E1694EE" w14:textId="77777777" w:rsidR="00835709" w:rsidRDefault="00835709" w:rsidP="00835709">
      <w:pPr>
        <w:ind w:firstLine="0"/>
      </w:pPr>
    </w:p>
    <w:p w14:paraId="235C55B7" w14:textId="77777777" w:rsidR="00835709" w:rsidRDefault="00835709" w:rsidP="00835709">
      <w:r>
        <w:t>Fuente: Elaborado por el estudiante de acuerdo con el proyecto</w:t>
      </w:r>
    </w:p>
    <w:p w14:paraId="28512380" w14:textId="77777777" w:rsidR="00835709" w:rsidRDefault="00835709" w:rsidP="00835709"/>
    <w:p w14:paraId="4BCBAD0E" w14:textId="77777777" w:rsidR="00835709" w:rsidRDefault="00835709" w:rsidP="00835709"/>
    <w:p w14:paraId="5FBADDD5" w14:textId="77777777" w:rsidR="00835709" w:rsidRDefault="00835709" w:rsidP="00835709"/>
    <w:p w14:paraId="1EDD15DD" w14:textId="77777777" w:rsidR="00835709" w:rsidRDefault="00835709" w:rsidP="00835709">
      <w:pPr>
        <w:ind w:firstLine="0"/>
      </w:pPr>
    </w:p>
    <w:p w14:paraId="229C7ED4" w14:textId="77777777" w:rsidR="00835709" w:rsidRDefault="00835709" w:rsidP="00835709">
      <w:pPr>
        <w:ind w:firstLine="0"/>
      </w:pPr>
    </w:p>
    <w:p w14:paraId="68BA3FB0" w14:textId="44376043" w:rsidR="00835709" w:rsidRDefault="00835709" w:rsidP="00835709">
      <w:r>
        <w:lastRenderedPageBreak/>
        <w:t xml:space="preserve">En la </w:t>
      </w:r>
      <w:r>
        <w:rPr>
          <w:i/>
        </w:rPr>
        <w:t>Tabla 4.67</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4C2A3760" w14:textId="77777777" w:rsidR="00835709" w:rsidRDefault="00835709" w:rsidP="00835709">
      <w:pPr>
        <w:ind w:firstLine="0"/>
      </w:pPr>
    </w:p>
    <w:p w14:paraId="0A9B420F" w14:textId="016DE611" w:rsidR="00835709" w:rsidRDefault="00835709" w:rsidP="00835709">
      <w:pPr>
        <w:pStyle w:val="Descripcin"/>
        <w:keepNext/>
      </w:pPr>
      <w:bookmarkStart w:id="747" w:name="_Toc200570036"/>
      <w:bookmarkStart w:id="748" w:name="_Toc200570178"/>
      <w:bookmarkStart w:id="749" w:name="_Toc200854061"/>
      <w:bookmarkStart w:id="750" w:name="_Toc201172342"/>
      <w:bookmarkStart w:id="751" w:name="_Toc201199597"/>
      <w:bookmarkStart w:id="752" w:name="_Toc201199686"/>
      <w:bookmarkStart w:id="753" w:name="_Toc213786893"/>
      <w:bookmarkStart w:id="754" w:name="_Toc213787307"/>
      <w:r>
        <w:t xml:space="preserve">Tabla </w:t>
      </w:r>
      <w:fldSimple w:instr=" STYLEREF 1 \s ">
        <w:r w:rsidR="008F7228">
          <w:rPr>
            <w:noProof/>
          </w:rPr>
          <w:t>4</w:t>
        </w:r>
      </w:fldSimple>
      <w:r w:rsidR="008F7228">
        <w:t>.</w:t>
      </w:r>
      <w:fldSimple w:instr=" SEQ Tabla \* ARABIC \s 1 ">
        <w:r w:rsidR="008F7228">
          <w:rPr>
            <w:noProof/>
          </w:rPr>
          <w:t>67</w:t>
        </w:r>
      </w:fldSimple>
      <w:r>
        <w:t xml:space="preserve"> </w:t>
      </w:r>
      <w:r w:rsidRPr="00F93CC6">
        <w:t>Caso de uso N°7.5, Volviendo al menú principal</w:t>
      </w:r>
      <w:bookmarkEnd w:id="747"/>
      <w:bookmarkEnd w:id="748"/>
      <w:bookmarkEnd w:id="749"/>
      <w:bookmarkEnd w:id="750"/>
      <w:bookmarkEnd w:id="751"/>
      <w:bookmarkEnd w:id="752"/>
      <w:bookmarkEnd w:id="753"/>
      <w:bookmarkEnd w:id="754"/>
    </w:p>
    <w:p w14:paraId="0141E74F" w14:textId="77777777" w:rsidR="00835709" w:rsidRDefault="00835709" w:rsidP="00835709">
      <w:pPr>
        <w:pStyle w:val="Sinespaciado"/>
      </w:pPr>
      <w:r>
        <w:rPr>
          <w:noProof/>
        </w:rPr>
        <w:drawing>
          <wp:inline distT="0" distB="0" distL="0" distR="0" wp14:anchorId="599807B4" wp14:editId="386C5ED4">
            <wp:extent cx="5971540" cy="3628390"/>
            <wp:effectExtent l="0" t="0" r="0" b="0"/>
            <wp:docPr id="1693824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84"/>
                    <a:stretch>
                      <a:fillRect/>
                    </a:stretch>
                  </pic:blipFill>
                  <pic:spPr>
                    <a:xfrm>
                      <a:off x="0" y="0"/>
                      <a:ext cx="5971540" cy="3628390"/>
                    </a:xfrm>
                    <a:prstGeom prst="rect">
                      <a:avLst/>
                    </a:prstGeom>
                  </pic:spPr>
                </pic:pic>
              </a:graphicData>
            </a:graphic>
          </wp:inline>
        </w:drawing>
      </w:r>
    </w:p>
    <w:p w14:paraId="58537B78" w14:textId="77777777" w:rsidR="00835709" w:rsidRDefault="00835709" w:rsidP="00835709">
      <w:pPr>
        <w:ind w:firstLine="0"/>
      </w:pPr>
    </w:p>
    <w:p w14:paraId="15B48629" w14:textId="77777777" w:rsidR="00835709" w:rsidRDefault="00835709" w:rsidP="00835709">
      <w:r>
        <w:t>Fuente: Elaborado por el estudiante de acuerdo con el proyecto</w:t>
      </w:r>
    </w:p>
    <w:p w14:paraId="2A569C12" w14:textId="77777777" w:rsidR="005577CD" w:rsidRDefault="005577CD" w:rsidP="005577CD"/>
    <w:p w14:paraId="359813EA" w14:textId="4D3B6EC4" w:rsidR="00E03F45" w:rsidRDefault="005577CD" w:rsidP="00A929CB">
      <w:pPr>
        <w:spacing w:line="278" w:lineRule="auto"/>
        <w:ind w:firstLine="0"/>
        <w:jc w:val="left"/>
      </w:pPr>
      <w:r>
        <w:br w:type="page"/>
      </w:r>
    </w:p>
    <w:p w14:paraId="65131D2B" w14:textId="5889B131" w:rsidR="00F35736" w:rsidRDefault="00F35736" w:rsidP="00F35736">
      <w:pPr>
        <w:pStyle w:val="Ttulo1"/>
      </w:pPr>
      <w:bookmarkStart w:id="755" w:name="_Toc201199598"/>
      <w:bookmarkStart w:id="756" w:name="_Toc201199687"/>
      <w:bookmarkStart w:id="757" w:name="_Toc211609253"/>
      <w:bookmarkStart w:id="758" w:name="_Toc212539455"/>
      <w:bookmarkStart w:id="759" w:name="_Toc213698780"/>
      <w:bookmarkStart w:id="760" w:name="_Toc213786894"/>
      <w:bookmarkStart w:id="761" w:name="_Toc213787123"/>
      <w:bookmarkStart w:id="762" w:name="_Toc213787308"/>
      <w:r>
        <w:lastRenderedPageBreak/>
        <w:t>SPRINT</w:t>
      </w:r>
      <w:r w:rsidR="002A5F3F">
        <w:t xml:space="preserve"> VISTAS</w:t>
      </w:r>
      <w:bookmarkEnd w:id="755"/>
      <w:bookmarkEnd w:id="756"/>
      <w:bookmarkEnd w:id="757"/>
      <w:bookmarkEnd w:id="758"/>
      <w:bookmarkEnd w:id="759"/>
      <w:bookmarkEnd w:id="760"/>
      <w:bookmarkEnd w:id="761"/>
      <w:bookmarkEnd w:id="762"/>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763" w:name="_Toc213787124"/>
      <w:r>
        <w:t xml:space="preserve">Vista </w:t>
      </w:r>
      <w:r w:rsidR="00DC71E1">
        <w:t>lógica</w:t>
      </w:r>
      <w:bookmarkEnd w:id="763"/>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764" w:name="_Toc213787125"/>
      <w:r>
        <w:t>Diagrama de clases</w:t>
      </w:r>
      <w:bookmarkEnd w:id="764"/>
    </w:p>
    <w:p w14:paraId="74CAC6F2" w14:textId="7A6B808E" w:rsidR="000D7383" w:rsidRDefault="000D7383" w:rsidP="000D7383"/>
    <w:p w14:paraId="6487AF35" w14:textId="5025CB20"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B63665">
        <w:t>4</w:t>
      </w:r>
      <w:r w:rsidR="00917E9D">
        <w:t>.</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7DDD43B2" w:rsidR="004712D1" w:rsidRDefault="004712D1" w:rsidP="004712D1">
      <w:pPr>
        <w:pStyle w:val="Descripcin"/>
      </w:pPr>
      <w:bookmarkStart w:id="765" w:name="_Toc200854201"/>
      <w:bookmarkStart w:id="766" w:name="_Toc201172418"/>
      <w:bookmarkStart w:id="767" w:name="_Toc201199599"/>
      <w:bookmarkStart w:id="768" w:name="_Toc201199688"/>
      <w:bookmarkStart w:id="769" w:name="_Toc211609254"/>
      <w:bookmarkStart w:id="770" w:name="_Toc212539456"/>
      <w:bookmarkStart w:id="771" w:name="_Toc212539510"/>
      <w:bookmarkStart w:id="772" w:name="_Toc213698781"/>
      <w:bookmarkStart w:id="773" w:name="_Toc213786895"/>
      <w:bookmarkStart w:id="774" w:name="_Toc213787309"/>
      <w:r>
        <w:t xml:space="preserve">Figura </w:t>
      </w:r>
      <w:fldSimple w:instr=" STYLEREF 1 \s ">
        <w:r w:rsidR="008F7228">
          <w:rPr>
            <w:noProof/>
          </w:rPr>
          <w:t>5</w:t>
        </w:r>
      </w:fldSimple>
      <w:r w:rsidR="008F7228">
        <w:t>.</w:t>
      </w:r>
      <w:fldSimple w:instr=" SEQ Figura \* ARABIC \s 1 ">
        <w:r w:rsidR="008F7228">
          <w:rPr>
            <w:noProof/>
          </w:rPr>
          <w:t>1</w:t>
        </w:r>
      </w:fldSimple>
      <w:r>
        <w:t xml:space="preserve"> Diagrama de clases UML del sistema Biométrico web</w:t>
      </w:r>
      <w:bookmarkEnd w:id="765"/>
      <w:bookmarkEnd w:id="766"/>
      <w:bookmarkEnd w:id="767"/>
      <w:bookmarkEnd w:id="768"/>
      <w:bookmarkEnd w:id="769"/>
      <w:bookmarkEnd w:id="770"/>
      <w:bookmarkEnd w:id="771"/>
      <w:bookmarkEnd w:id="772"/>
      <w:bookmarkEnd w:id="773"/>
      <w:bookmarkEnd w:id="774"/>
    </w:p>
    <w:p w14:paraId="0E1C8613" w14:textId="77777777" w:rsidR="0009031E" w:rsidRPr="0009031E" w:rsidRDefault="0009031E" w:rsidP="0009031E"/>
    <w:p w14:paraId="7449EB91" w14:textId="4CFA9915" w:rsidR="005F65E6" w:rsidRDefault="005F65E6" w:rsidP="001E4711">
      <w:pPr>
        <w:pStyle w:val="Sinespaciado"/>
      </w:pPr>
    </w:p>
    <w:p w14:paraId="182965F7" w14:textId="39FABE4B" w:rsidR="001E4711" w:rsidRDefault="00B90A81" w:rsidP="00A63590">
      <w:pPr>
        <w:pStyle w:val="Sinespaciado"/>
      </w:pPr>
      <w:r>
        <w:rPr>
          <w:noProof/>
        </w:rPr>
        <w:drawing>
          <wp:inline distT="0" distB="0" distL="0" distR="0" wp14:anchorId="636320D4" wp14:editId="73C62F31">
            <wp:extent cx="5971540" cy="4193540"/>
            <wp:effectExtent l="0" t="0" r="0" b="0"/>
            <wp:docPr id="90675267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52670" name="Imagen 1" descr="Diagrama, Esquemático&#10;&#10;El contenido generado por IA puede ser incorrecto."/>
                    <pic:cNvPicPr/>
                  </pic:nvPicPr>
                  <pic:blipFill>
                    <a:blip r:embed="rId85"/>
                    <a:stretch>
                      <a:fillRect/>
                    </a:stretch>
                  </pic:blipFill>
                  <pic:spPr>
                    <a:xfrm>
                      <a:off x="0" y="0"/>
                      <a:ext cx="5971540" cy="4193540"/>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775" w:name="_Toc213787126"/>
      <w:r>
        <w:lastRenderedPageBreak/>
        <w:t>Modelado de datos</w:t>
      </w:r>
      <w:bookmarkEnd w:id="775"/>
    </w:p>
    <w:p w14:paraId="1F262849" w14:textId="77777777" w:rsidR="004D13F3" w:rsidRDefault="004D13F3" w:rsidP="004D13F3"/>
    <w:p w14:paraId="744D1A55" w14:textId="571E2B96"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w:t>
      </w:r>
      <w:r w:rsidR="00B63665">
        <w:t>4</w:t>
      </w:r>
      <w:r w:rsidR="00876D85">
        <w:t xml:space="preserve"> para más información de la relación </w:t>
      </w:r>
    </w:p>
    <w:p w14:paraId="51AB0A2D" w14:textId="2628EF1F" w:rsidR="00D863EF" w:rsidRDefault="00D863EF" w:rsidP="000B4C46">
      <w:pPr>
        <w:pStyle w:val="Sinespaciado"/>
      </w:pPr>
    </w:p>
    <w:p w14:paraId="011BFB48" w14:textId="6B9A57AE" w:rsidR="0082794F" w:rsidRDefault="0082794F" w:rsidP="0082794F">
      <w:pPr>
        <w:pStyle w:val="Descripcin"/>
      </w:pPr>
      <w:bookmarkStart w:id="776" w:name="_Toc200854202"/>
      <w:bookmarkStart w:id="777" w:name="_Toc201172419"/>
      <w:bookmarkStart w:id="778" w:name="_Toc201199600"/>
      <w:bookmarkStart w:id="779" w:name="_Toc201199689"/>
      <w:bookmarkStart w:id="780" w:name="_Toc211609255"/>
      <w:bookmarkStart w:id="781" w:name="_Toc212539457"/>
      <w:bookmarkStart w:id="782" w:name="_Toc212539511"/>
      <w:bookmarkStart w:id="783" w:name="_Toc213698782"/>
      <w:bookmarkStart w:id="784" w:name="_Toc213786896"/>
      <w:bookmarkStart w:id="785" w:name="_Toc213787310"/>
      <w:r>
        <w:t xml:space="preserve">Figura </w:t>
      </w:r>
      <w:fldSimple w:instr=" STYLEREF 1 \s ">
        <w:r w:rsidR="008F7228">
          <w:rPr>
            <w:noProof/>
          </w:rPr>
          <w:t>5</w:t>
        </w:r>
      </w:fldSimple>
      <w:r w:rsidR="008F7228">
        <w:t>.</w:t>
      </w:r>
      <w:fldSimple w:instr=" SEQ Figura \* ARABIC \s 1 ">
        <w:r w:rsidR="008F7228">
          <w:rPr>
            <w:noProof/>
          </w:rPr>
          <w:t>2</w:t>
        </w:r>
      </w:fldSimple>
      <w:r>
        <w:t xml:space="preserve"> Diagrama modelo de datos de sistema web EUGCOM</w:t>
      </w:r>
      <w:bookmarkEnd w:id="776"/>
      <w:bookmarkEnd w:id="777"/>
      <w:bookmarkEnd w:id="778"/>
      <w:bookmarkEnd w:id="779"/>
      <w:bookmarkEnd w:id="780"/>
      <w:bookmarkEnd w:id="781"/>
      <w:bookmarkEnd w:id="782"/>
      <w:bookmarkEnd w:id="783"/>
      <w:bookmarkEnd w:id="784"/>
      <w:bookmarkEnd w:id="785"/>
    </w:p>
    <w:p w14:paraId="732A9F73" w14:textId="77777777" w:rsidR="00915C04" w:rsidRPr="00915C04" w:rsidRDefault="00915C04" w:rsidP="00915C04"/>
    <w:p w14:paraId="4347CA8B" w14:textId="2A2241F8" w:rsidR="008626D6" w:rsidRDefault="00F9662D" w:rsidP="00F9662D">
      <w:pPr>
        <w:pStyle w:val="Sinespaciado"/>
      </w:pPr>
      <w:r w:rsidRPr="00F9662D">
        <w:rPr>
          <w:noProof/>
        </w:rPr>
        <w:drawing>
          <wp:inline distT="0" distB="0" distL="0" distR="0" wp14:anchorId="7F4985BB" wp14:editId="40EB6DE3">
            <wp:extent cx="5971540" cy="3816985"/>
            <wp:effectExtent l="0" t="0" r="0" b="0"/>
            <wp:docPr id="209605881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8814" name="Imagen 1" descr="Diagrama, Esquemático&#10;&#10;El contenido generado por IA puede ser incorrecto."/>
                    <pic:cNvPicPr/>
                  </pic:nvPicPr>
                  <pic:blipFill>
                    <a:blip r:embed="rId86"/>
                    <a:stretch>
                      <a:fillRect/>
                    </a:stretch>
                  </pic:blipFill>
                  <pic:spPr>
                    <a:xfrm>
                      <a:off x="0" y="0"/>
                      <a:ext cx="5971540" cy="3816985"/>
                    </a:xfrm>
                    <a:prstGeom prst="rect">
                      <a:avLst/>
                    </a:prstGeom>
                  </pic:spPr>
                </pic:pic>
              </a:graphicData>
            </a:graphic>
          </wp:inline>
        </w:drawing>
      </w: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786" w:name="_Toc213787127"/>
      <w:r>
        <w:lastRenderedPageBreak/>
        <w:t>Vista de proceso:</w:t>
      </w:r>
      <w:bookmarkEnd w:id="786"/>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l diseño del sistema web EugCom.</w:t>
      </w:r>
    </w:p>
    <w:p w14:paraId="599AA9B5" w14:textId="77777777" w:rsidR="00D62829" w:rsidRPr="00DC71E1" w:rsidRDefault="00D62829" w:rsidP="00D62829"/>
    <w:p w14:paraId="2746E317" w14:textId="47C53D23" w:rsidR="00311A25" w:rsidRDefault="2748AD84" w:rsidP="002D6B74">
      <w:pPr>
        <w:pStyle w:val="Ttulo3"/>
      </w:pPr>
      <w:bookmarkStart w:id="787" w:name="_Toc213787128"/>
      <w:r>
        <w:t>Diagrama</w:t>
      </w:r>
      <w:r w:rsidR="00876D85">
        <w:t>s</w:t>
      </w:r>
      <w:r>
        <w:t xml:space="preserve"> de secuencia</w:t>
      </w:r>
      <w:r w:rsidR="00876D85">
        <w:t>s</w:t>
      </w:r>
      <w:bookmarkEnd w:id="787"/>
    </w:p>
    <w:p w14:paraId="2A298008" w14:textId="77777777" w:rsidR="00311A25" w:rsidRPr="00311A25" w:rsidRDefault="00311A25" w:rsidP="00311A25"/>
    <w:p w14:paraId="300D10A8" w14:textId="0E943687" w:rsidR="0009437C" w:rsidRDefault="00311A25" w:rsidP="00311A25">
      <w:r w:rsidRPr="00311A25">
        <w:t xml:space="preserve">A continuación, se presentan los diagramas de secuencia, una vista dinámica del proceso que modela, en orden temporal, cómo interactúan actores y componentes del sistema (vistas, controladores, servicios y base de datos) para concretar cada caso de uso. En estas figuras se muestran las líneas de vida, las activaciones y los mensajes intercambiados (peticiones y respuestas), dejando explícito quién inicia cada acción, en qué secuencia ocurren los pasos y qué dependencias existen entre capas. Esta representación permite entender el flujo de proceso extremo a extremo, validar requisitos, identificar decisiones, alternativas y puntos de integración, y sirve como puente entre el análisis funcional y el diseño técnico previo a la implementación. </w:t>
      </w:r>
    </w:p>
    <w:p w14:paraId="6C2D7818" w14:textId="2D86549A" w:rsidR="009200A5" w:rsidRDefault="0009437C" w:rsidP="0009437C">
      <w:pPr>
        <w:spacing w:line="278" w:lineRule="auto"/>
        <w:ind w:firstLine="0"/>
        <w:jc w:val="left"/>
      </w:pPr>
      <w:r>
        <w:br w:type="page"/>
      </w:r>
    </w:p>
    <w:p w14:paraId="1F963457" w14:textId="77777777" w:rsidR="0009437C" w:rsidRDefault="0009437C" w:rsidP="0009437C">
      <w:r>
        <w:lastRenderedPageBreak/>
        <w:t xml:space="preserve">En la figura 5.3 se describe el proceso que debe seguir el usuario para acceder a la asignación de turnos con sus respectivos turnos asignados por empleado. La interacción comienza luego de que el usuario inicie sesión y seleccione “Asignación de Turnos” en la interfaz de header. Esta acción solicita al sistema que cargue y muestre la información correspondiente a dicha sección. Como respuesta, el sistema abre la ventana asociada a la asignación de turnos y despliega una lista de turnos de trabajo asignados por empleado. </w:t>
      </w:r>
    </w:p>
    <w:p w14:paraId="6062AEB7" w14:textId="77777777" w:rsidR="0009437C" w:rsidRDefault="0009437C" w:rsidP="0009437C"/>
    <w:p w14:paraId="44D59CC3" w14:textId="496A0F45" w:rsidR="0009437C" w:rsidRDefault="00D95296" w:rsidP="00D95296">
      <w:pPr>
        <w:pStyle w:val="Descripcin"/>
      </w:pPr>
      <w:bookmarkStart w:id="788" w:name="_Toc200854203"/>
      <w:bookmarkStart w:id="789" w:name="_Toc201172420"/>
      <w:bookmarkStart w:id="790" w:name="_Toc201199601"/>
      <w:bookmarkStart w:id="791" w:name="_Toc201199690"/>
      <w:bookmarkStart w:id="792" w:name="_Toc213786897"/>
      <w:bookmarkStart w:id="793" w:name="_Toc213787311"/>
      <w:r>
        <w:t xml:space="preserve">Figura </w:t>
      </w:r>
      <w:fldSimple w:instr=" STYLEREF 1 \s ">
        <w:r w:rsidR="008F7228">
          <w:rPr>
            <w:noProof/>
          </w:rPr>
          <w:t>5</w:t>
        </w:r>
      </w:fldSimple>
      <w:r w:rsidR="008F7228">
        <w:t>.</w:t>
      </w:r>
      <w:fldSimple w:instr=" SEQ Figura \* ARABIC \s 1 ">
        <w:r w:rsidR="008F7228">
          <w:rPr>
            <w:noProof/>
          </w:rPr>
          <w:t>3</w:t>
        </w:r>
      </w:fldSimple>
      <w:r w:rsidR="0009437C">
        <w:t xml:space="preserve"> “Caso de uso N°1.1, Visualizando turnos de trabajo asignados por empleado”</w:t>
      </w:r>
      <w:bookmarkEnd w:id="788"/>
      <w:bookmarkEnd w:id="789"/>
      <w:bookmarkEnd w:id="790"/>
      <w:bookmarkEnd w:id="791"/>
      <w:bookmarkEnd w:id="792"/>
      <w:bookmarkEnd w:id="793"/>
    </w:p>
    <w:p w14:paraId="51EBCF76" w14:textId="77777777" w:rsidR="0009437C" w:rsidRDefault="0009437C" w:rsidP="0009437C">
      <w:pPr>
        <w:pStyle w:val="Sinespaciado"/>
      </w:pPr>
      <w:r>
        <w:rPr>
          <w:noProof/>
        </w:rPr>
        <w:drawing>
          <wp:inline distT="0" distB="0" distL="0" distR="0" wp14:anchorId="5DADA7F2" wp14:editId="19D83385">
            <wp:extent cx="4885899" cy="2378525"/>
            <wp:effectExtent l="0" t="0" r="0" b="3175"/>
            <wp:docPr id="1187296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893544" cy="2382247"/>
                    </a:xfrm>
                    <a:prstGeom prst="rect">
                      <a:avLst/>
                    </a:prstGeom>
                  </pic:spPr>
                </pic:pic>
              </a:graphicData>
            </a:graphic>
          </wp:inline>
        </w:drawing>
      </w:r>
    </w:p>
    <w:p w14:paraId="5E82CDEA" w14:textId="77777777" w:rsidR="0009437C" w:rsidRDefault="0009437C" w:rsidP="0009437C">
      <w:pPr>
        <w:pStyle w:val="Sinespaciado"/>
      </w:pPr>
    </w:p>
    <w:p w14:paraId="5B226100" w14:textId="77777777" w:rsidR="0009437C" w:rsidRDefault="0009437C" w:rsidP="0009437C">
      <w:r>
        <w:t>Fuente: Elaborado por el estudiante de acuerdo con el proyecto</w:t>
      </w:r>
    </w:p>
    <w:p w14:paraId="50F0126B" w14:textId="77777777" w:rsidR="0009437C" w:rsidRDefault="0009437C" w:rsidP="0009437C">
      <w:pPr>
        <w:spacing w:line="278" w:lineRule="auto"/>
        <w:ind w:firstLine="0"/>
        <w:jc w:val="left"/>
      </w:pPr>
      <w:r>
        <w:br w:type="page"/>
      </w:r>
    </w:p>
    <w:p w14:paraId="58DADD66" w14:textId="61AC75CC" w:rsidR="00D95296" w:rsidRDefault="00D95296" w:rsidP="00D95296">
      <w:r w:rsidRPr="00511D85">
        <w:rPr>
          <w:lang w:val="es-MX"/>
        </w:rPr>
        <w:lastRenderedPageBreak/>
        <w:t xml:space="preserve">La figura </w:t>
      </w:r>
      <w:r>
        <w:rPr>
          <w:lang w:val="es-MX"/>
        </w:rPr>
        <w:t xml:space="preserve">5.4 </w:t>
      </w:r>
      <w:r w:rsidRPr="00511D85">
        <w:t>describe el flujo</w:t>
      </w:r>
      <w:r w:rsidRPr="00645341">
        <w:t xml:space="preserve"> </w:t>
      </w:r>
      <w:r w:rsidRPr="00511D85">
        <w:t xml:space="preserve">para </w:t>
      </w:r>
      <w:r>
        <w:t>el caso de uso N°1.2 en donde</w:t>
      </w:r>
      <w:r w:rsidRPr="00511D85">
        <w:t xml:space="preserve"> un usuario que asigna un turno a un empleado. El proceso comienza cuando el usuario inicia sesión y solicita las opciones del menú, lo que a su vez carga la interfaz de la cabecera. Al seleccionar la pestaña de asignación de turnos, el sistema solicita la interfaz con la lista de empleados que aún no tienen un turno asignado. El sistema consulta la base de datos de usuarios para obtener esta información, la carga y la muestra en la interfaz. El usuario presiona un botón para asignar un turno a un empleado, y el sistema muestra los turnos disponibles para la asignación. Una vez que el usuario selecciona el turno y acepta, el sistema solicita la asignación y actualiza la base de datos. Finalmente, el sistema confirma la asignación, carga los datos, y el usuario puede visualizar el turno asignado.</w:t>
      </w:r>
    </w:p>
    <w:p w14:paraId="5F6C6F31" w14:textId="77777777" w:rsidR="00D95296" w:rsidRPr="00511D85" w:rsidRDefault="00D95296" w:rsidP="00D95296"/>
    <w:p w14:paraId="5DF287A3" w14:textId="53C6B9ED" w:rsidR="00D95296" w:rsidRPr="00983CDF" w:rsidRDefault="00D95296" w:rsidP="00D95296">
      <w:pPr>
        <w:pStyle w:val="Descripcin"/>
      </w:pPr>
      <w:bookmarkStart w:id="794" w:name="_Toc210409287"/>
      <w:bookmarkStart w:id="795" w:name="_Toc210410067"/>
      <w:bookmarkStart w:id="796" w:name="_Toc213786898"/>
      <w:bookmarkStart w:id="797" w:name="_Toc213787312"/>
      <w:r>
        <w:t xml:space="preserve">Figura </w:t>
      </w:r>
      <w:fldSimple w:instr=" STYLEREF 1 \s ">
        <w:r w:rsidR="008F7228">
          <w:rPr>
            <w:noProof/>
          </w:rPr>
          <w:t>5</w:t>
        </w:r>
      </w:fldSimple>
      <w:r w:rsidR="008F7228">
        <w:t>.</w:t>
      </w:r>
      <w:fldSimple w:instr=" SEQ Figura \* ARABIC \s 1 ">
        <w:r w:rsidR="008F7228">
          <w:rPr>
            <w:noProof/>
          </w:rPr>
          <w:t>4</w:t>
        </w:r>
      </w:fldSimple>
      <w:r w:rsidRPr="004E3868">
        <w:t xml:space="preserve"> </w:t>
      </w:r>
      <w:r>
        <w:t>Caso de uso N°1.2, “</w:t>
      </w:r>
      <w:r w:rsidRPr="004E3868">
        <w:t xml:space="preserve">Asignando el turno a un </w:t>
      </w:r>
      <w:r w:rsidRPr="00983CDF">
        <w:t>trabajador</w:t>
      </w:r>
      <w:r>
        <w:t>”</w:t>
      </w:r>
      <w:bookmarkEnd w:id="794"/>
      <w:bookmarkEnd w:id="795"/>
      <w:bookmarkEnd w:id="796"/>
      <w:bookmarkEnd w:id="797"/>
    </w:p>
    <w:p w14:paraId="3C4A5414" w14:textId="77777777" w:rsidR="00D95296" w:rsidRDefault="00D95296" w:rsidP="00D95296">
      <w:pPr>
        <w:pStyle w:val="Sinespaciado"/>
      </w:pPr>
      <w:r>
        <w:rPr>
          <w:noProof/>
        </w:rPr>
        <w:drawing>
          <wp:inline distT="0" distB="0" distL="0" distR="0" wp14:anchorId="5524AC72" wp14:editId="7AF88759">
            <wp:extent cx="5618562" cy="2190307"/>
            <wp:effectExtent l="0" t="0" r="1270" b="635"/>
            <wp:docPr id="17013320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32032" name="Imagen 1" descr="Diagrama&#10;&#10;El contenido generado por IA puede ser incorrecto."/>
                    <pic:cNvPicPr/>
                  </pic:nvPicPr>
                  <pic:blipFill>
                    <a:blip r:embed="rId88"/>
                    <a:stretch>
                      <a:fillRect/>
                    </a:stretch>
                  </pic:blipFill>
                  <pic:spPr>
                    <a:xfrm>
                      <a:off x="0" y="0"/>
                      <a:ext cx="5624357" cy="2192566"/>
                    </a:xfrm>
                    <a:prstGeom prst="rect">
                      <a:avLst/>
                    </a:prstGeom>
                  </pic:spPr>
                </pic:pic>
              </a:graphicData>
            </a:graphic>
          </wp:inline>
        </w:drawing>
      </w:r>
    </w:p>
    <w:p w14:paraId="0A885145" w14:textId="77777777" w:rsidR="00D95296" w:rsidRDefault="00D95296" w:rsidP="00D95296">
      <w:pPr>
        <w:pStyle w:val="Sinespaciado"/>
      </w:pPr>
    </w:p>
    <w:p w14:paraId="2AA27AEA" w14:textId="33BE731A" w:rsidR="00D95296" w:rsidRDefault="00D95296" w:rsidP="00D95296">
      <w:r>
        <w:t>Fuente: Elaborado por el estudiante de acuerdo con el proyecto</w:t>
      </w:r>
    </w:p>
    <w:p w14:paraId="3841148F" w14:textId="134EA62E" w:rsidR="00D95296" w:rsidRPr="00511D85" w:rsidRDefault="00D95296" w:rsidP="00D95296">
      <w:pPr>
        <w:spacing w:line="278" w:lineRule="auto"/>
        <w:ind w:firstLine="0"/>
        <w:jc w:val="left"/>
      </w:pPr>
      <w:r>
        <w:br w:type="page"/>
      </w:r>
    </w:p>
    <w:p w14:paraId="36523B59" w14:textId="6C66F8BD" w:rsidR="00D95296" w:rsidRPr="00511D85" w:rsidRDefault="00D95296" w:rsidP="00D95296">
      <w:r w:rsidRPr="00511D85">
        <w:lastRenderedPageBreak/>
        <w:t xml:space="preserve">La figura </w:t>
      </w:r>
      <w:r>
        <w:t>5.5</w:t>
      </w:r>
      <w:r w:rsidRPr="00511D85">
        <w:t xml:space="preserve"> presenta el proceso para </w:t>
      </w:r>
      <w:r>
        <w:t xml:space="preserve">el caso de uso N°1.3.1 en donde </w:t>
      </w:r>
      <w:r w:rsidRPr="00511D85">
        <w:t>un usuario edite la descripción de un turno. El usuario comienza iniciando sesión, lo que lleva a la carga del menú y de la cabecera del sistema. A continuación, el usuario selecciona la pestaña de “listado de turnos", lo que solicita la interfaz con los datos de los turnos desde la base de datos. Una vez que el listado se muestra, el usuario presiona el botón para editar, rellena la nueva descripción, y la acepta. Este cambio se solicita y se actualiza en la base de datos, y finalmente, el sistema confirma la acción, carga el cambio en la interfaz, y el usuario puede visualizar la actualización</w:t>
      </w:r>
    </w:p>
    <w:p w14:paraId="0BBBA518" w14:textId="77777777" w:rsidR="00D95296" w:rsidRDefault="00D95296" w:rsidP="00D95296">
      <w:pPr>
        <w:pStyle w:val="Sinespaciado"/>
      </w:pPr>
    </w:p>
    <w:p w14:paraId="38B94271" w14:textId="2314770C" w:rsidR="00D95296" w:rsidRDefault="00D95296" w:rsidP="00D95296">
      <w:pPr>
        <w:pStyle w:val="Descripcin"/>
      </w:pPr>
      <w:bookmarkStart w:id="798" w:name="_Toc210409288"/>
      <w:bookmarkStart w:id="799" w:name="_Toc210410068"/>
      <w:bookmarkStart w:id="800" w:name="_Toc213786899"/>
      <w:bookmarkStart w:id="801" w:name="_Toc213787313"/>
      <w:r>
        <w:t xml:space="preserve">Figura </w:t>
      </w:r>
      <w:fldSimple w:instr=" STYLEREF 1 \s ">
        <w:r w:rsidR="008F7228">
          <w:rPr>
            <w:noProof/>
          </w:rPr>
          <w:t>5</w:t>
        </w:r>
      </w:fldSimple>
      <w:r w:rsidR="008F7228">
        <w:t>.</w:t>
      </w:r>
      <w:fldSimple w:instr=" SEQ Figura \* ARABIC \s 1 ">
        <w:r w:rsidR="008F7228">
          <w:rPr>
            <w:noProof/>
          </w:rPr>
          <w:t>5</w:t>
        </w:r>
      </w:fldSimple>
      <w:r>
        <w:t xml:space="preserve"> Caso de uso N°1.3.1, “</w:t>
      </w:r>
      <w:r w:rsidRPr="00983CDF">
        <w:t>Editando</w:t>
      </w:r>
      <w:r w:rsidRPr="004E3868">
        <w:t xml:space="preserve"> la descripción del turno</w:t>
      </w:r>
      <w:r>
        <w:t>2</w:t>
      </w:r>
      <w:bookmarkEnd w:id="798"/>
      <w:bookmarkEnd w:id="799"/>
      <w:bookmarkEnd w:id="800"/>
      <w:bookmarkEnd w:id="801"/>
    </w:p>
    <w:p w14:paraId="3636AFC9" w14:textId="77777777" w:rsidR="00D95296" w:rsidRPr="00983CDF" w:rsidRDefault="00D95296" w:rsidP="00D95296"/>
    <w:p w14:paraId="6B02777A" w14:textId="77777777" w:rsidR="00D95296" w:rsidRDefault="00D95296" w:rsidP="00D95296">
      <w:pPr>
        <w:pStyle w:val="Sinespaciado"/>
      </w:pPr>
      <w:r>
        <w:rPr>
          <w:noProof/>
        </w:rPr>
        <w:drawing>
          <wp:inline distT="0" distB="0" distL="0" distR="0" wp14:anchorId="2B6D6C2D" wp14:editId="1FDBC428">
            <wp:extent cx="5971540" cy="2581275"/>
            <wp:effectExtent l="0" t="0" r="0" b="9525"/>
            <wp:docPr id="19056684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68404" name="Imagen 1" descr="Diagrama&#10;&#10;El contenido generado por IA puede ser incorrecto."/>
                    <pic:cNvPicPr/>
                  </pic:nvPicPr>
                  <pic:blipFill>
                    <a:blip r:embed="rId89"/>
                    <a:stretch>
                      <a:fillRect/>
                    </a:stretch>
                  </pic:blipFill>
                  <pic:spPr>
                    <a:xfrm>
                      <a:off x="0" y="0"/>
                      <a:ext cx="5971540" cy="2581275"/>
                    </a:xfrm>
                    <a:prstGeom prst="rect">
                      <a:avLst/>
                    </a:prstGeom>
                  </pic:spPr>
                </pic:pic>
              </a:graphicData>
            </a:graphic>
          </wp:inline>
        </w:drawing>
      </w:r>
    </w:p>
    <w:p w14:paraId="58AE6BC5" w14:textId="77777777" w:rsidR="00D95296" w:rsidRDefault="00D95296" w:rsidP="00D95296">
      <w:pPr>
        <w:pStyle w:val="Sinespaciado"/>
      </w:pPr>
    </w:p>
    <w:p w14:paraId="36694680" w14:textId="77777777" w:rsidR="00D95296" w:rsidRPr="00DC71E1" w:rsidRDefault="00D95296" w:rsidP="00D95296">
      <w:r>
        <w:t>Fuente: Elaborado por el estudiante de acuerdo con el proyecto</w:t>
      </w:r>
    </w:p>
    <w:p w14:paraId="7FC25F7B" w14:textId="77777777" w:rsidR="00D95296" w:rsidRDefault="00D95296" w:rsidP="00D95296">
      <w:pPr>
        <w:pStyle w:val="Sinespaciado"/>
      </w:pPr>
    </w:p>
    <w:p w14:paraId="5ED600B8" w14:textId="77777777" w:rsidR="00D95296" w:rsidRDefault="00D95296" w:rsidP="00D95296">
      <w:pPr>
        <w:spacing w:line="278" w:lineRule="auto"/>
        <w:ind w:firstLine="0"/>
        <w:jc w:val="left"/>
        <w:rPr>
          <w:rFonts w:ascii="Aptos" w:hAnsi="Aptos"/>
        </w:rPr>
      </w:pPr>
      <w:r>
        <w:br w:type="page"/>
      </w:r>
    </w:p>
    <w:p w14:paraId="52E6899B" w14:textId="416DBEB9" w:rsidR="00D95296" w:rsidRDefault="00D95296" w:rsidP="00D95296">
      <w:r w:rsidRPr="00511D85">
        <w:lastRenderedPageBreak/>
        <w:t xml:space="preserve">La figura </w:t>
      </w:r>
      <w:r>
        <w:t>5.6</w:t>
      </w:r>
      <w:r w:rsidRPr="00511D85">
        <w:t xml:space="preserve"> ilustra el proceso</w:t>
      </w:r>
      <w:r w:rsidRPr="00645341">
        <w:t xml:space="preserve"> </w:t>
      </w:r>
      <w:r w:rsidRPr="00511D85">
        <w:t xml:space="preserve">para </w:t>
      </w:r>
      <w:r>
        <w:t>el caso de uso N°1.3.2 en donde</w:t>
      </w:r>
      <w:r w:rsidRPr="00511D85">
        <w:t xml:space="preserve"> un usuario cambie el turno de un empleado. El flujo comienza cuando el usuario inicia sesión, lo que solicita las opciones del menú desplegable y carga la interfaz de la cabecera. Al seleccionar la pestaña de asignación de turnos, el sistema solicita y carga una interfaz que muestra a los empleados que ya tienen turnos asignados. La información se obtiene consultando la base de datos de usuarios. Una vez que se muestra la interfaz, el usuario presiona un botón para editar el turno, lo que muestra las opciones de turnos disponibles para el cambio. Después de que el usuario selecciona el nuevo turno y acepta, el sistema pide el cambio, solicita la actualización en la base de datos, y finalmente, actualiza la base de datos. El sistema confirma el cambio y lo carga para que el usuario pueda visualizar el nuevo turno asignado.</w:t>
      </w:r>
    </w:p>
    <w:p w14:paraId="7139D553" w14:textId="77777777" w:rsidR="00D95296" w:rsidRDefault="00D95296" w:rsidP="00D95296"/>
    <w:p w14:paraId="52B9BF12" w14:textId="0DDE6CA7" w:rsidR="00D95296" w:rsidRDefault="00D95296" w:rsidP="00D95296">
      <w:pPr>
        <w:pStyle w:val="Descripcin"/>
      </w:pPr>
      <w:bookmarkStart w:id="802" w:name="_Toc210409289"/>
      <w:bookmarkStart w:id="803" w:name="_Toc210410069"/>
      <w:bookmarkStart w:id="804" w:name="_Toc213786900"/>
      <w:bookmarkStart w:id="805" w:name="_Toc213787314"/>
      <w:r>
        <w:t xml:space="preserve">Figura </w:t>
      </w:r>
      <w:fldSimple w:instr=" STYLEREF 1 \s ">
        <w:r w:rsidR="008F7228">
          <w:rPr>
            <w:noProof/>
          </w:rPr>
          <w:t>5</w:t>
        </w:r>
      </w:fldSimple>
      <w:r w:rsidR="008F7228">
        <w:t>.</w:t>
      </w:r>
      <w:fldSimple w:instr=" SEQ Figura \* ARABIC \s 1 ">
        <w:r w:rsidR="008F7228">
          <w:rPr>
            <w:noProof/>
          </w:rPr>
          <w:t>6</w:t>
        </w:r>
      </w:fldSimple>
      <w:r w:rsidRPr="004E3868">
        <w:t xml:space="preserve"> </w:t>
      </w:r>
      <w:r>
        <w:t>caso de uso N°1.3.2 , ”</w:t>
      </w:r>
      <w:r w:rsidRPr="004E3868">
        <w:t>Cambiando el turno de los trabajadores</w:t>
      </w:r>
      <w:r>
        <w:t>”</w:t>
      </w:r>
      <w:bookmarkEnd w:id="802"/>
      <w:bookmarkEnd w:id="803"/>
      <w:bookmarkEnd w:id="804"/>
      <w:bookmarkEnd w:id="805"/>
    </w:p>
    <w:p w14:paraId="3AE4015D" w14:textId="77777777" w:rsidR="00D95296" w:rsidRPr="00983CDF" w:rsidRDefault="00D95296" w:rsidP="00D95296"/>
    <w:p w14:paraId="58150EDF" w14:textId="77777777" w:rsidR="00D95296" w:rsidRDefault="00D95296" w:rsidP="00D95296">
      <w:pPr>
        <w:pStyle w:val="Sinespaciado"/>
      </w:pPr>
      <w:r>
        <w:rPr>
          <w:noProof/>
        </w:rPr>
        <w:drawing>
          <wp:inline distT="0" distB="0" distL="0" distR="0" wp14:anchorId="4D00E2C9" wp14:editId="360911F6">
            <wp:extent cx="5971540" cy="2693035"/>
            <wp:effectExtent l="0" t="0" r="0" b="0"/>
            <wp:docPr id="18097211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21174" name="Imagen 1" descr="Interfaz de usuario gráfica&#10;&#10;El contenido generado por IA puede ser incorrecto."/>
                    <pic:cNvPicPr/>
                  </pic:nvPicPr>
                  <pic:blipFill>
                    <a:blip r:embed="rId90"/>
                    <a:stretch>
                      <a:fillRect/>
                    </a:stretch>
                  </pic:blipFill>
                  <pic:spPr>
                    <a:xfrm>
                      <a:off x="0" y="0"/>
                      <a:ext cx="5971540" cy="2693035"/>
                    </a:xfrm>
                    <a:prstGeom prst="rect">
                      <a:avLst/>
                    </a:prstGeom>
                  </pic:spPr>
                </pic:pic>
              </a:graphicData>
            </a:graphic>
          </wp:inline>
        </w:drawing>
      </w:r>
    </w:p>
    <w:p w14:paraId="3AE862CB" w14:textId="77777777" w:rsidR="00D95296" w:rsidRDefault="00D95296" w:rsidP="00D95296">
      <w:pPr>
        <w:pStyle w:val="Sinespaciado"/>
      </w:pPr>
    </w:p>
    <w:p w14:paraId="0022E12A" w14:textId="77777777" w:rsidR="00D95296" w:rsidRPr="00DC71E1" w:rsidRDefault="00D95296" w:rsidP="00D95296">
      <w:r>
        <w:t>Fuente: Elaborado por el estudiante de acuerdo con el proyecto</w:t>
      </w:r>
    </w:p>
    <w:p w14:paraId="00FBD9B0" w14:textId="77777777" w:rsidR="00D95296" w:rsidRDefault="00D95296">
      <w:pPr>
        <w:spacing w:line="278" w:lineRule="auto"/>
        <w:ind w:firstLine="0"/>
        <w:jc w:val="left"/>
      </w:pPr>
      <w:r>
        <w:br w:type="page"/>
      </w:r>
    </w:p>
    <w:p w14:paraId="24FF6F69" w14:textId="3C719A60" w:rsidR="0009437C" w:rsidRDefault="0009437C" w:rsidP="0009437C">
      <w:r>
        <w:lastRenderedPageBreak/>
        <w:t>En la figura 5.</w:t>
      </w:r>
      <w:r w:rsidR="00D95296">
        <w:t xml:space="preserve">7 </w:t>
      </w:r>
      <w:r>
        <w:t>se describe el proceso mediante el cual el usuario accede al listado completo de los departamentos de la empresa. La interacción comienza cuando el usuario inicia sesión y selecciona Departamentos dentro de la interfaz del sistema. Al ejecutar esta acción, el sistema responde cargando y mostrando automáticamente un listado detallado que incluye todos los departamentos existentes.</w:t>
      </w:r>
    </w:p>
    <w:p w14:paraId="7661CF21" w14:textId="77777777" w:rsidR="0009437C" w:rsidRDefault="0009437C" w:rsidP="0009437C">
      <w:pPr>
        <w:ind w:firstLine="0"/>
      </w:pPr>
    </w:p>
    <w:p w14:paraId="215429D7" w14:textId="2AE7A467" w:rsidR="0009437C" w:rsidRDefault="0009437C" w:rsidP="0009437C">
      <w:pPr>
        <w:pStyle w:val="Descripcin"/>
      </w:pPr>
      <w:bookmarkStart w:id="806" w:name="_Toc200854204"/>
      <w:bookmarkStart w:id="807" w:name="_Toc201172421"/>
      <w:bookmarkStart w:id="808" w:name="_Toc201199602"/>
      <w:bookmarkStart w:id="809" w:name="_Toc201199691"/>
      <w:bookmarkStart w:id="810" w:name="_Toc213786901"/>
      <w:bookmarkStart w:id="811" w:name="_Toc213787315"/>
      <w:r>
        <w:t xml:space="preserve">Figura </w:t>
      </w:r>
      <w:fldSimple w:instr=" STYLEREF 1 \s ">
        <w:r w:rsidR="008F7228">
          <w:rPr>
            <w:noProof/>
          </w:rPr>
          <w:t>5</w:t>
        </w:r>
      </w:fldSimple>
      <w:r w:rsidR="008F7228">
        <w:t>.</w:t>
      </w:r>
      <w:fldSimple w:instr=" SEQ Figura \* ARABIC \s 1 ">
        <w:r w:rsidR="008F7228">
          <w:rPr>
            <w:noProof/>
          </w:rPr>
          <w:t>7</w:t>
        </w:r>
      </w:fldSimple>
      <w:r>
        <w:t xml:space="preserve"> “Caso de uso N°1.4, Visualizando los departamentos de la empresa”</w:t>
      </w:r>
      <w:bookmarkEnd w:id="806"/>
      <w:bookmarkEnd w:id="807"/>
      <w:bookmarkEnd w:id="808"/>
      <w:bookmarkEnd w:id="809"/>
      <w:bookmarkEnd w:id="810"/>
      <w:bookmarkEnd w:id="811"/>
    </w:p>
    <w:p w14:paraId="34D5D288" w14:textId="77777777" w:rsidR="0009437C" w:rsidRPr="00336BE6" w:rsidRDefault="0009437C" w:rsidP="0009437C"/>
    <w:p w14:paraId="09FA7271" w14:textId="77777777" w:rsidR="0009437C" w:rsidRDefault="0009437C" w:rsidP="0009437C">
      <w:pPr>
        <w:pStyle w:val="Sinespaciado"/>
      </w:pPr>
      <w:r>
        <w:rPr>
          <w:noProof/>
        </w:rPr>
        <w:drawing>
          <wp:inline distT="0" distB="0" distL="0" distR="0" wp14:anchorId="2209393E" wp14:editId="56E5C8CD">
            <wp:extent cx="5971540" cy="2993390"/>
            <wp:effectExtent l="0" t="0" r="0" b="0"/>
            <wp:docPr id="193638776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87767" name="Imagen 1" descr="Gráfico, Gráfico de cajas y bigotes&#10;&#10;El contenido generado por IA puede ser incorrecto."/>
                    <pic:cNvPicPr/>
                  </pic:nvPicPr>
                  <pic:blipFill>
                    <a:blip r:embed="rId91"/>
                    <a:stretch>
                      <a:fillRect/>
                    </a:stretch>
                  </pic:blipFill>
                  <pic:spPr>
                    <a:xfrm>
                      <a:off x="0" y="0"/>
                      <a:ext cx="5971540" cy="2993390"/>
                    </a:xfrm>
                    <a:prstGeom prst="rect">
                      <a:avLst/>
                    </a:prstGeom>
                  </pic:spPr>
                </pic:pic>
              </a:graphicData>
            </a:graphic>
          </wp:inline>
        </w:drawing>
      </w:r>
    </w:p>
    <w:p w14:paraId="68051404" w14:textId="77777777" w:rsidR="0009437C" w:rsidRDefault="0009437C" w:rsidP="0009437C">
      <w:pPr>
        <w:pStyle w:val="Sinespaciado"/>
      </w:pPr>
    </w:p>
    <w:p w14:paraId="25DDDBC9" w14:textId="77777777" w:rsidR="0009437C" w:rsidRDefault="0009437C" w:rsidP="0009437C">
      <w:pPr>
        <w:pStyle w:val="Sinespaciado"/>
      </w:pPr>
    </w:p>
    <w:p w14:paraId="4B456AF0" w14:textId="77777777" w:rsidR="0009437C" w:rsidRDefault="0009437C" w:rsidP="0009437C">
      <w:r>
        <w:t>Fuente: Elaborado por el estudiante de acuerdo con el proyecto</w:t>
      </w:r>
    </w:p>
    <w:p w14:paraId="41244684" w14:textId="77777777" w:rsidR="0009437C" w:rsidRDefault="0009437C" w:rsidP="0009437C"/>
    <w:p w14:paraId="27B1FAD0" w14:textId="77777777" w:rsidR="0009437C" w:rsidRDefault="0009437C" w:rsidP="0009437C"/>
    <w:p w14:paraId="71EFD4A0" w14:textId="77777777" w:rsidR="0009437C" w:rsidRDefault="0009437C" w:rsidP="0009437C">
      <w:pPr>
        <w:spacing w:line="278" w:lineRule="auto"/>
        <w:ind w:firstLine="0"/>
        <w:jc w:val="left"/>
      </w:pPr>
      <w:r>
        <w:br w:type="page"/>
      </w:r>
    </w:p>
    <w:p w14:paraId="5F5E305D" w14:textId="35E7D609" w:rsidR="00D95296" w:rsidRDefault="00D95296" w:rsidP="00D95296">
      <w:r>
        <w:lastRenderedPageBreak/>
        <w:t>En la figura 5.8</w:t>
      </w:r>
      <w:r w:rsidRPr="00511D85">
        <w:t xml:space="preserve"> </w:t>
      </w:r>
      <w:r>
        <w:t>explica el diagrama del caso de uso N°1.5 “creando los departamentos de la empresa” muestra el paso a paso para poder registrar un departamento de la empresa en la cual se inició sesión en el Portal web.</w:t>
      </w:r>
    </w:p>
    <w:p w14:paraId="3B72471D" w14:textId="77777777" w:rsidR="00D95296" w:rsidRDefault="00D95296" w:rsidP="00D95296"/>
    <w:p w14:paraId="2A1EE985" w14:textId="1EF4C468" w:rsidR="00D95296" w:rsidRDefault="00D95296" w:rsidP="00D95296">
      <w:pPr>
        <w:pStyle w:val="Descripcin"/>
      </w:pPr>
      <w:bookmarkStart w:id="812" w:name="_Toc210409290"/>
      <w:bookmarkStart w:id="813" w:name="_Toc210410070"/>
      <w:bookmarkStart w:id="814" w:name="_Toc213786902"/>
      <w:bookmarkStart w:id="815" w:name="_Toc213787316"/>
      <w:r>
        <w:t xml:space="preserve">Figura </w:t>
      </w:r>
      <w:fldSimple w:instr=" STYLEREF 1 \s ">
        <w:r w:rsidR="008F7228">
          <w:rPr>
            <w:noProof/>
          </w:rPr>
          <w:t>5</w:t>
        </w:r>
      </w:fldSimple>
      <w:r w:rsidR="008F7228">
        <w:t>.</w:t>
      </w:r>
      <w:fldSimple w:instr=" SEQ Figura \* ARABIC \s 1 ">
        <w:r w:rsidR="008F7228">
          <w:rPr>
            <w:noProof/>
          </w:rPr>
          <w:t>8</w:t>
        </w:r>
      </w:fldSimple>
      <w:r w:rsidRPr="004E3868">
        <w:rPr>
          <w:i w:val="0"/>
          <w:iCs w:val="0"/>
          <w:color w:val="000000"/>
          <w:sz w:val="24"/>
          <w:szCs w:val="24"/>
        </w:rPr>
        <w:t xml:space="preserve"> </w:t>
      </w:r>
      <w:r>
        <w:t>caso de uso N°1.5 , “</w:t>
      </w:r>
      <w:r w:rsidRPr="00983CDF">
        <w:t>Creando</w:t>
      </w:r>
      <w:r w:rsidRPr="004E3868">
        <w:t xml:space="preserve"> los departamentos de la empresa</w:t>
      </w:r>
      <w:r>
        <w:t>”</w:t>
      </w:r>
      <w:bookmarkEnd w:id="812"/>
      <w:bookmarkEnd w:id="813"/>
      <w:bookmarkEnd w:id="814"/>
      <w:bookmarkEnd w:id="815"/>
    </w:p>
    <w:p w14:paraId="7EF15FD1" w14:textId="77777777" w:rsidR="00D95296" w:rsidRPr="00983CDF" w:rsidRDefault="00D95296" w:rsidP="00D95296"/>
    <w:p w14:paraId="0CF5C03A" w14:textId="77777777" w:rsidR="00D95296" w:rsidRDefault="00D95296" w:rsidP="00D95296">
      <w:pPr>
        <w:spacing w:line="278" w:lineRule="auto"/>
        <w:ind w:firstLine="0"/>
        <w:jc w:val="left"/>
      </w:pPr>
      <w:r>
        <w:rPr>
          <w:noProof/>
        </w:rPr>
        <w:drawing>
          <wp:inline distT="0" distB="0" distL="0" distR="0" wp14:anchorId="06BE27CD" wp14:editId="48099B98">
            <wp:extent cx="5971540" cy="2827020"/>
            <wp:effectExtent l="0" t="0" r="0" b="0"/>
            <wp:docPr id="150849856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98562" name="Imagen 1" descr="Imagen que contiene Diagrama&#10;&#10;El contenido generado por IA puede ser incorrecto."/>
                    <pic:cNvPicPr/>
                  </pic:nvPicPr>
                  <pic:blipFill>
                    <a:blip r:embed="rId92"/>
                    <a:stretch>
                      <a:fillRect/>
                    </a:stretch>
                  </pic:blipFill>
                  <pic:spPr>
                    <a:xfrm>
                      <a:off x="0" y="0"/>
                      <a:ext cx="5971540" cy="2827020"/>
                    </a:xfrm>
                    <a:prstGeom prst="rect">
                      <a:avLst/>
                    </a:prstGeom>
                  </pic:spPr>
                </pic:pic>
              </a:graphicData>
            </a:graphic>
          </wp:inline>
        </w:drawing>
      </w:r>
    </w:p>
    <w:p w14:paraId="4ADC28BE" w14:textId="77777777" w:rsidR="00D95296" w:rsidRPr="00DC71E1" w:rsidRDefault="00D95296" w:rsidP="00D95296">
      <w:r>
        <w:t>Fuente: Elaborado por el estudiante de acuerdo con el proyecto</w:t>
      </w:r>
    </w:p>
    <w:p w14:paraId="7B13D949" w14:textId="77777777" w:rsidR="00D95296" w:rsidRDefault="00D95296" w:rsidP="00D95296">
      <w:pPr>
        <w:spacing w:line="278" w:lineRule="auto"/>
        <w:ind w:firstLine="0"/>
        <w:jc w:val="left"/>
        <w:rPr>
          <w:rFonts w:ascii="Aptos" w:hAnsi="Aptos"/>
        </w:rPr>
      </w:pPr>
      <w:r>
        <w:br w:type="page"/>
      </w:r>
    </w:p>
    <w:p w14:paraId="4383C4AC" w14:textId="3194080D" w:rsidR="00D95296" w:rsidRDefault="00D95296" w:rsidP="00D95296">
      <w:r w:rsidRPr="00511D85">
        <w:lastRenderedPageBreak/>
        <w:t xml:space="preserve">La figura </w:t>
      </w:r>
      <w:r>
        <w:t>5.9</w:t>
      </w:r>
      <w:r w:rsidRPr="00511D85">
        <w:t xml:space="preserve"> detalla el proceso para </w:t>
      </w:r>
      <w:r>
        <w:t xml:space="preserve">el caso de uso N°1.6 en donde </w:t>
      </w:r>
      <w:r w:rsidRPr="00511D85">
        <w:t>un usuario cambie el estado de un</w:t>
      </w:r>
      <w:r>
        <w:t xml:space="preserve"> departamento</w:t>
      </w:r>
      <w:r w:rsidRPr="00511D85">
        <w:t>. Inicialmente, el usuario inicia sesión y solicita las opciones de menú desplegable, lo que carga la interfaz de la cabecera del sistema. A continuación, el usuario selecciona la pestaña de "</w:t>
      </w:r>
      <w:r>
        <w:t>departamentos</w:t>
      </w:r>
      <w:r w:rsidRPr="00511D85">
        <w:t xml:space="preserve">", lo que solicita la interfaz correspondiente y los datos de los </w:t>
      </w:r>
      <w:r>
        <w:t>departamentos</w:t>
      </w:r>
      <w:r w:rsidRPr="00511D85">
        <w:t xml:space="preserve">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311CDDC4" w14:textId="77777777" w:rsidR="00D95296" w:rsidRDefault="00D95296" w:rsidP="00D95296"/>
    <w:p w14:paraId="3B747588" w14:textId="52479C8D" w:rsidR="00D95296" w:rsidRDefault="00D95296" w:rsidP="00D95296">
      <w:pPr>
        <w:pStyle w:val="Descripcin"/>
      </w:pPr>
      <w:bookmarkStart w:id="816" w:name="_Toc210409291"/>
      <w:bookmarkStart w:id="817" w:name="_Toc210410071"/>
      <w:bookmarkStart w:id="818" w:name="_Toc213786903"/>
      <w:bookmarkStart w:id="819" w:name="_Toc213787317"/>
      <w:r>
        <w:t xml:space="preserve">Figura </w:t>
      </w:r>
      <w:fldSimple w:instr=" STYLEREF 1 \s ">
        <w:r w:rsidR="008F7228">
          <w:rPr>
            <w:noProof/>
          </w:rPr>
          <w:t>5</w:t>
        </w:r>
      </w:fldSimple>
      <w:r w:rsidR="008F7228">
        <w:t>.</w:t>
      </w:r>
      <w:fldSimple w:instr=" SEQ Figura \* ARABIC \s 1 ">
        <w:r w:rsidR="008F7228">
          <w:rPr>
            <w:noProof/>
          </w:rPr>
          <w:t>9</w:t>
        </w:r>
      </w:fldSimple>
      <w:r w:rsidRPr="004E3868">
        <w:t xml:space="preserve"> </w:t>
      </w:r>
      <w:r>
        <w:t>caso de uso N°1.6, “</w:t>
      </w:r>
      <w:r w:rsidRPr="004E3868">
        <w:t>Cambiando el estado de un departamento</w:t>
      </w:r>
      <w:r>
        <w:t>”</w:t>
      </w:r>
      <w:bookmarkEnd w:id="816"/>
      <w:bookmarkEnd w:id="817"/>
      <w:bookmarkEnd w:id="818"/>
      <w:bookmarkEnd w:id="819"/>
    </w:p>
    <w:p w14:paraId="7DCDA743" w14:textId="77777777" w:rsidR="00D95296" w:rsidRPr="00983CDF" w:rsidRDefault="00D95296" w:rsidP="00D95296"/>
    <w:p w14:paraId="5596B2C5" w14:textId="77777777" w:rsidR="00D95296" w:rsidRDefault="00D95296" w:rsidP="00D95296">
      <w:pPr>
        <w:spacing w:line="278" w:lineRule="auto"/>
        <w:ind w:firstLine="0"/>
        <w:jc w:val="left"/>
        <w:rPr>
          <w:rFonts w:ascii="Aptos" w:hAnsi="Aptos"/>
        </w:rPr>
      </w:pPr>
      <w:r>
        <w:rPr>
          <w:noProof/>
        </w:rPr>
        <w:drawing>
          <wp:inline distT="0" distB="0" distL="0" distR="0" wp14:anchorId="33A2F1EF" wp14:editId="0D281DE4">
            <wp:extent cx="5971540" cy="3095625"/>
            <wp:effectExtent l="0" t="0" r="0" b="9525"/>
            <wp:docPr id="136311344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13447" name="Imagen 1" descr="Gráfico&#10;&#10;El contenido generado por IA puede ser incorrecto."/>
                    <pic:cNvPicPr/>
                  </pic:nvPicPr>
                  <pic:blipFill>
                    <a:blip r:embed="rId93"/>
                    <a:stretch>
                      <a:fillRect/>
                    </a:stretch>
                  </pic:blipFill>
                  <pic:spPr>
                    <a:xfrm>
                      <a:off x="0" y="0"/>
                      <a:ext cx="5971540" cy="3095625"/>
                    </a:xfrm>
                    <a:prstGeom prst="rect">
                      <a:avLst/>
                    </a:prstGeom>
                  </pic:spPr>
                </pic:pic>
              </a:graphicData>
            </a:graphic>
          </wp:inline>
        </w:drawing>
      </w:r>
    </w:p>
    <w:p w14:paraId="11550C1B" w14:textId="77777777" w:rsidR="00D95296" w:rsidRPr="00DC71E1" w:rsidRDefault="00D95296" w:rsidP="00D95296">
      <w:r>
        <w:t>Fuente: Elaborado por el estudiante de acuerdo con el proyecto</w:t>
      </w:r>
    </w:p>
    <w:p w14:paraId="19848D89" w14:textId="77777777" w:rsidR="00D95296" w:rsidRDefault="00D95296">
      <w:pPr>
        <w:spacing w:line="278" w:lineRule="auto"/>
        <w:ind w:firstLine="0"/>
        <w:jc w:val="left"/>
      </w:pPr>
      <w:r>
        <w:br w:type="page"/>
      </w:r>
    </w:p>
    <w:p w14:paraId="18BD00E1" w14:textId="5E7E9FA6" w:rsidR="0009437C" w:rsidRDefault="0009437C" w:rsidP="0009437C">
      <w:r>
        <w:lastRenderedPageBreak/>
        <w:t>En la figura 5.</w:t>
      </w:r>
      <w:r w:rsidR="00D95296">
        <w:t>10</w:t>
      </w:r>
      <w:r>
        <w:t xml:space="preserve"> se muestra el proceso mediante el cual el usuario accede al listado completo de motivos de permiso registrados en el sistema. Este proceso comienza una vez que el usuario ha iniciado sesión y luego, se dirige a la sección Motivos de Permiso desde las tablas maestras del menú desplegable. Al seleccionar esta opción, el sistema responde mostrando en la interfaz una lista que contiene todos los permisos aceptados junto con el motivo específico asociado a cada uno.</w:t>
      </w:r>
    </w:p>
    <w:p w14:paraId="25D769DE" w14:textId="77777777" w:rsidR="0009437C" w:rsidRDefault="0009437C" w:rsidP="0009437C"/>
    <w:p w14:paraId="540530FB" w14:textId="1A9C52C8" w:rsidR="0009437C" w:rsidRDefault="0009437C" w:rsidP="0009437C">
      <w:pPr>
        <w:pStyle w:val="Descripcin"/>
        <w:keepNext/>
      </w:pPr>
      <w:bookmarkStart w:id="820" w:name="_Toc200854205"/>
      <w:bookmarkStart w:id="821" w:name="_Toc201172422"/>
      <w:bookmarkStart w:id="822" w:name="_Toc201199603"/>
      <w:bookmarkStart w:id="823" w:name="_Toc201199692"/>
      <w:bookmarkStart w:id="824" w:name="_Toc213786904"/>
      <w:bookmarkStart w:id="825" w:name="_Toc213787318"/>
      <w:r>
        <w:t xml:space="preserve">Figura </w:t>
      </w:r>
      <w:fldSimple w:instr=" STYLEREF 1 \s ">
        <w:r w:rsidR="008F7228">
          <w:rPr>
            <w:noProof/>
          </w:rPr>
          <w:t>5</w:t>
        </w:r>
      </w:fldSimple>
      <w:r w:rsidR="008F7228">
        <w:t>.</w:t>
      </w:r>
      <w:fldSimple w:instr=" SEQ Figura \* ARABIC \s 1 ">
        <w:r w:rsidR="008F7228">
          <w:rPr>
            <w:noProof/>
          </w:rPr>
          <w:t>10</w:t>
        </w:r>
      </w:fldSimple>
      <w:r>
        <w:t xml:space="preserve"> “Caso de uso N°1.7, Visualizando los motivos de permiso”</w:t>
      </w:r>
      <w:bookmarkEnd w:id="820"/>
      <w:bookmarkEnd w:id="821"/>
      <w:bookmarkEnd w:id="822"/>
      <w:bookmarkEnd w:id="823"/>
      <w:bookmarkEnd w:id="824"/>
      <w:bookmarkEnd w:id="825"/>
    </w:p>
    <w:p w14:paraId="6634E406" w14:textId="77777777" w:rsidR="0009437C" w:rsidRPr="00AC2A4C" w:rsidRDefault="0009437C" w:rsidP="0009437C"/>
    <w:p w14:paraId="161CA807" w14:textId="77777777" w:rsidR="0009437C" w:rsidRDefault="0009437C" w:rsidP="0009437C">
      <w:pPr>
        <w:pStyle w:val="Sinespaciado"/>
      </w:pPr>
      <w:r w:rsidRPr="00B104C1">
        <w:rPr>
          <w:noProof/>
        </w:rPr>
        <w:drawing>
          <wp:inline distT="0" distB="0" distL="0" distR="0" wp14:anchorId="4855530A" wp14:editId="0C5F760F">
            <wp:extent cx="5971540" cy="2503170"/>
            <wp:effectExtent l="0" t="0" r="0" b="0"/>
            <wp:docPr id="24466702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7025" name="Imagen 1" descr="Gráfico&#10;&#10;El contenido generado por IA puede ser incorrecto."/>
                    <pic:cNvPicPr/>
                  </pic:nvPicPr>
                  <pic:blipFill>
                    <a:blip r:embed="rId94"/>
                    <a:stretch>
                      <a:fillRect/>
                    </a:stretch>
                  </pic:blipFill>
                  <pic:spPr>
                    <a:xfrm>
                      <a:off x="0" y="0"/>
                      <a:ext cx="5971540" cy="2503170"/>
                    </a:xfrm>
                    <a:prstGeom prst="rect">
                      <a:avLst/>
                    </a:prstGeom>
                  </pic:spPr>
                </pic:pic>
              </a:graphicData>
            </a:graphic>
          </wp:inline>
        </w:drawing>
      </w:r>
    </w:p>
    <w:p w14:paraId="6466D2F5" w14:textId="77777777" w:rsidR="0009437C" w:rsidRDefault="0009437C" w:rsidP="0009437C">
      <w:pPr>
        <w:pStyle w:val="Sinespaciado"/>
      </w:pPr>
    </w:p>
    <w:p w14:paraId="57B7E69B" w14:textId="77777777" w:rsidR="0009437C" w:rsidRDefault="0009437C" w:rsidP="0009437C">
      <w:pPr>
        <w:pStyle w:val="Sinespaciado"/>
      </w:pPr>
    </w:p>
    <w:p w14:paraId="4516ADD6" w14:textId="42D5EF4C" w:rsidR="00D95296" w:rsidRDefault="0009437C" w:rsidP="0009437C">
      <w:r>
        <w:t>Fuente: Elaborado por el estudiante de acuerdo con el proyecto</w:t>
      </w:r>
    </w:p>
    <w:p w14:paraId="2449FC72" w14:textId="77777777" w:rsidR="00D95296" w:rsidRDefault="00D95296">
      <w:pPr>
        <w:spacing w:line="278" w:lineRule="auto"/>
        <w:ind w:firstLine="0"/>
        <w:jc w:val="left"/>
      </w:pPr>
      <w:r>
        <w:br w:type="page"/>
      </w:r>
    </w:p>
    <w:p w14:paraId="45665FFB" w14:textId="57678779" w:rsidR="00D95296" w:rsidRDefault="00D95296" w:rsidP="00D95296">
      <w:r>
        <w:lastRenderedPageBreak/>
        <w:t>En la figura 5.11 el</w:t>
      </w:r>
      <w:r w:rsidRPr="004A3C63">
        <w:t xml:space="preserve"> diagrama corresponde al caso de uso </w:t>
      </w:r>
      <w:r>
        <w:t>N°</w:t>
      </w:r>
      <w:r w:rsidRPr="004A3C63">
        <w:t>1.8 “Creando un motivo de permiso”. En este diagrama se especifican los pasos para poder registrar un nuevo motivo de permiso a la base de datos que contendrá todos los motivos por los cuales un trabajador podrá solicitar un permiso en su empresa. Estos motivos son los aprobados por la comisión del trabajo</w:t>
      </w:r>
    </w:p>
    <w:p w14:paraId="037CED5D" w14:textId="77777777" w:rsidR="00D95296" w:rsidRDefault="00D95296" w:rsidP="00D95296"/>
    <w:p w14:paraId="6AAABFB5" w14:textId="2F1EB1A8" w:rsidR="00D95296" w:rsidRDefault="00D95296" w:rsidP="00D95296">
      <w:pPr>
        <w:pStyle w:val="Descripcin"/>
      </w:pPr>
      <w:bookmarkStart w:id="826" w:name="_Toc210409292"/>
      <w:bookmarkStart w:id="827" w:name="_Toc210410072"/>
      <w:bookmarkStart w:id="828" w:name="_Toc213786905"/>
      <w:bookmarkStart w:id="829" w:name="_Toc213787319"/>
      <w:r>
        <w:t xml:space="preserve">Figura </w:t>
      </w:r>
      <w:fldSimple w:instr=" STYLEREF 1 \s ">
        <w:r w:rsidR="008F7228">
          <w:rPr>
            <w:noProof/>
          </w:rPr>
          <w:t>5</w:t>
        </w:r>
      </w:fldSimple>
      <w:r w:rsidR="008F7228">
        <w:t>.</w:t>
      </w:r>
      <w:fldSimple w:instr=" SEQ Figura \* ARABIC \s 1 ">
        <w:r w:rsidR="008F7228">
          <w:rPr>
            <w:noProof/>
          </w:rPr>
          <w:t>11</w:t>
        </w:r>
      </w:fldSimple>
      <w:r w:rsidRPr="004E3868">
        <w:t xml:space="preserve"> </w:t>
      </w:r>
      <w:r w:rsidRPr="004A3C63">
        <w:t xml:space="preserve">caso de uso </w:t>
      </w:r>
      <w:r>
        <w:t>N°</w:t>
      </w:r>
      <w:r w:rsidRPr="004A3C63">
        <w:t>1.8</w:t>
      </w:r>
      <w:r>
        <w:t xml:space="preserve">, </w:t>
      </w:r>
      <w:r w:rsidRPr="004A3C63">
        <w:t>“</w:t>
      </w:r>
      <w:r w:rsidRPr="00983CDF">
        <w:t>Creando</w:t>
      </w:r>
      <w:r w:rsidRPr="004A3C63">
        <w:t xml:space="preserve"> un motivo de permiso”</w:t>
      </w:r>
      <w:bookmarkEnd w:id="826"/>
      <w:bookmarkEnd w:id="827"/>
      <w:bookmarkEnd w:id="828"/>
      <w:bookmarkEnd w:id="829"/>
    </w:p>
    <w:p w14:paraId="33896210" w14:textId="77777777" w:rsidR="00D95296" w:rsidRDefault="00D95296" w:rsidP="00D95296"/>
    <w:p w14:paraId="3883DB73" w14:textId="77777777" w:rsidR="00D95296" w:rsidRDefault="00D95296" w:rsidP="00D95296">
      <w:pPr>
        <w:spacing w:line="278" w:lineRule="auto"/>
        <w:ind w:firstLine="0"/>
        <w:jc w:val="left"/>
        <w:rPr>
          <w:rFonts w:ascii="Aptos" w:hAnsi="Aptos"/>
        </w:rPr>
      </w:pPr>
      <w:r>
        <w:rPr>
          <w:noProof/>
        </w:rPr>
        <w:drawing>
          <wp:inline distT="0" distB="0" distL="0" distR="0" wp14:anchorId="047F99B2" wp14:editId="2E37E628">
            <wp:extent cx="5971540" cy="2642235"/>
            <wp:effectExtent l="0" t="0" r="0" b="5715"/>
            <wp:docPr id="66597414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74146" name="Imagen 1" descr="Gráfico&#10;&#10;El contenido generado por IA puede ser incorrecto."/>
                    <pic:cNvPicPr/>
                  </pic:nvPicPr>
                  <pic:blipFill>
                    <a:blip r:embed="rId95"/>
                    <a:stretch>
                      <a:fillRect/>
                    </a:stretch>
                  </pic:blipFill>
                  <pic:spPr>
                    <a:xfrm>
                      <a:off x="0" y="0"/>
                      <a:ext cx="5971540" cy="2642235"/>
                    </a:xfrm>
                    <a:prstGeom prst="rect">
                      <a:avLst/>
                    </a:prstGeom>
                  </pic:spPr>
                </pic:pic>
              </a:graphicData>
            </a:graphic>
          </wp:inline>
        </w:drawing>
      </w:r>
    </w:p>
    <w:p w14:paraId="3586AA3D" w14:textId="77777777" w:rsidR="00D95296" w:rsidRDefault="00D95296" w:rsidP="00D95296">
      <w:pPr>
        <w:spacing w:line="278" w:lineRule="auto"/>
        <w:ind w:firstLine="0"/>
        <w:jc w:val="left"/>
        <w:rPr>
          <w:rFonts w:ascii="Aptos" w:hAnsi="Aptos"/>
        </w:rPr>
      </w:pPr>
    </w:p>
    <w:p w14:paraId="0A3DA960" w14:textId="77777777" w:rsidR="00D95296" w:rsidRPr="00DC71E1" w:rsidRDefault="00D95296" w:rsidP="00D95296">
      <w:r>
        <w:t>Fuente: Elaborado por el estudiante de acuerdo con el proyecto</w:t>
      </w:r>
    </w:p>
    <w:p w14:paraId="7A9778BA" w14:textId="77777777" w:rsidR="00D95296" w:rsidRDefault="00D95296" w:rsidP="00D95296">
      <w:pPr>
        <w:spacing w:line="278" w:lineRule="auto"/>
        <w:ind w:firstLine="0"/>
        <w:jc w:val="left"/>
        <w:rPr>
          <w:rFonts w:ascii="Aptos" w:hAnsi="Aptos"/>
        </w:rPr>
      </w:pPr>
    </w:p>
    <w:p w14:paraId="1FFF61E5" w14:textId="77777777" w:rsidR="00D95296" w:rsidRDefault="00D95296" w:rsidP="00D95296">
      <w:pPr>
        <w:spacing w:line="278" w:lineRule="auto"/>
        <w:ind w:firstLine="0"/>
        <w:jc w:val="left"/>
        <w:rPr>
          <w:rFonts w:ascii="Aptos" w:hAnsi="Aptos"/>
        </w:rPr>
      </w:pPr>
      <w:r>
        <w:br w:type="page"/>
      </w:r>
    </w:p>
    <w:p w14:paraId="235B5E71" w14:textId="044167BE" w:rsidR="00D95296" w:rsidRDefault="00D95296" w:rsidP="00D95296">
      <w:r w:rsidRPr="00511D85">
        <w:lastRenderedPageBreak/>
        <w:t xml:space="preserve">La figura </w:t>
      </w:r>
      <w:r>
        <w:t xml:space="preserve">5.12 </w:t>
      </w:r>
      <w:r w:rsidRPr="00511D85">
        <w:t xml:space="preserve">detalla el proceso para </w:t>
      </w:r>
      <w:r>
        <w:t xml:space="preserve">el caso de uso N°1.9 en donde </w:t>
      </w:r>
      <w:r w:rsidRPr="00511D85">
        <w:t>un usuario cambi</w:t>
      </w:r>
      <w:r>
        <w:t>a</w:t>
      </w:r>
      <w:r w:rsidRPr="00511D85">
        <w:t xml:space="preserve"> el estado de un motivo de permiso. Inicialmente, el usuario inicia sesión y solicita las opciones de menú desplegable, lo que carga la interfaz de la cabecera del sistema. A continuación, el usuario selecciona la pestaña de "motivos de permisos", lo que solicita la interfaz correspondiente y los datos de los motivos de permiso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0342DD23" w14:textId="77777777" w:rsidR="00D95296" w:rsidRDefault="00D95296" w:rsidP="00D95296"/>
    <w:p w14:paraId="372A3127" w14:textId="290752A7" w:rsidR="00D95296" w:rsidRDefault="00D95296" w:rsidP="00D95296">
      <w:pPr>
        <w:pStyle w:val="Descripcin"/>
      </w:pPr>
      <w:bookmarkStart w:id="830" w:name="_Toc210409293"/>
      <w:bookmarkStart w:id="831" w:name="_Toc210410073"/>
      <w:bookmarkStart w:id="832" w:name="_Toc213786906"/>
      <w:bookmarkStart w:id="833" w:name="_Toc213787320"/>
      <w:r>
        <w:t xml:space="preserve">Figura </w:t>
      </w:r>
      <w:fldSimple w:instr=" STYLEREF 1 \s ">
        <w:r w:rsidR="008F7228">
          <w:rPr>
            <w:noProof/>
          </w:rPr>
          <w:t>5</w:t>
        </w:r>
      </w:fldSimple>
      <w:r w:rsidR="008F7228">
        <w:t>.</w:t>
      </w:r>
      <w:fldSimple w:instr=" SEQ Figura \* ARABIC \s 1 ">
        <w:r w:rsidR="008F7228">
          <w:rPr>
            <w:noProof/>
          </w:rPr>
          <w:t>12</w:t>
        </w:r>
      </w:fldSimple>
      <w:r w:rsidRPr="004E3868">
        <w:t xml:space="preserve"> </w:t>
      </w:r>
      <w:r>
        <w:t>caso de uso N°1.9, “</w:t>
      </w:r>
      <w:r w:rsidRPr="004E3868">
        <w:t>Activando/Desactivando un motivo de permiso</w:t>
      </w:r>
      <w:r>
        <w:t>”</w:t>
      </w:r>
      <w:bookmarkEnd w:id="830"/>
      <w:bookmarkEnd w:id="831"/>
      <w:bookmarkEnd w:id="832"/>
      <w:bookmarkEnd w:id="833"/>
    </w:p>
    <w:p w14:paraId="68AC69CD" w14:textId="77777777" w:rsidR="00D95296" w:rsidRPr="00511D85" w:rsidRDefault="00D95296" w:rsidP="00D95296">
      <w:pPr>
        <w:spacing w:line="278" w:lineRule="auto"/>
        <w:ind w:firstLine="0"/>
        <w:jc w:val="left"/>
      </w:pPr>
    </w:p>
    <w:p w14:paraId="3963DD00" w14:textId="77777777" w:rsidR="00D95296" w:rsidRDefault="00D95296" w:rsidP="00D95296">
      <w:pPr>
        <w:pStyle w:val="Sinespaciado"/>
      </w:pPr>
      <w:r>
        <w:rPr>
          <w:noProof/>
        </w:rPr>
        <w:drawing>
          <wp:inline distT="0" distB="0" distL="0" distR="0" wp14:anchorId="3185519E" wp14:editId="6298E001">
            <wp:extent cx="5971540" cy="2534920"/>
            <wp:effectExtent l="0" t="0" r="0" b="0"/>
            <wp:docPr id="19579157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15716" name="Imagen 1" descr="Interfaz de usuario gráfica&#10;&#10;El contenido generado por IA puede ser incorrecto."/>
                    <pic:cNvPicPr/>
                  </pic:nvPicPr>
                  <pic:blipFill>
                    <a:blip r:embed="rId96"/>
                    <a:stretch>
                      <a:fillRect/>
                    </a:stretch>
                  </pic:blipFill>
                  <pic:spPr>
                    <a:xfrm>
                      <a:off x="0" y="0"/>
                      <a:ext cx="5971540" cy="2534920"/>
                    </a:xfrm>
                    <a:prstGeom prst="rect">
                      <a:avLst/>
                    </a:prstGeom>
                  </pic:spPr>
                </pic:pic>
              </a:graphicData>
            </a:graphic>
          </wp:inline>
        </w:drawing>
      </w:r>
    </w:p>
    <w:p w14:paraId="472228AF" w14:textId="77777777" w:rsidR="00D95296" w:rsidRPr="00DC71E1" w:rsidRDefault="00D95296" w:rsidP="00D95296">
      <w:r>
        <w:t>Fuente: Elaborado por el estudiante de acuerdo con el proyecto</w:t>
      </w:r>
    </w:p>
    <w:p w14:paraId="41E9D67A" w14:textId="77777777" w:rsidR="0009437C" w:rsidRDefault="0009437C" w:rsidP="0009437C"/>
    <w:p w14:paraId="1217C94E" w14:textId="77777777" w:rsidR="0009437C" w:rsidRDefault="0009437C" w:rsidP="0009437C">
      <w:pPr>
        <w:spacing w:line="278" w:lineRule="auto"/>
        <w:ind w:firstLine="0"/>
        <w:jc w:val="left"/>
      </w:pPr>
      <w:r>
        <w:br w:type="page"/>
      </w:r>
    </w:p>
    <w:p w14:paraId="359271A7" w14:textId="0C55A6C5" w:rsidR="0009437C" w:rsidRDefault="0009437C" w:rsidP="0009437C">
      <w:r>
        <w:lastRenderedPageBreak/>
        <w:t>En la figura 5.</w:t>
      </w:r>
      <w:r w:rsidR="00D95296">
        <w:t>13</w:t>
      </w:r>
      <w:r>
        <w:t xml:space="preserve"> se describe el proceso mediante el cual el usuario accede a la lista de tipos de contratos utilizados por la empresa. El proceso comienza después de que el usuario inicie sesión, luego se dirige a la sección Tipo de Contrato. Al seleccionar esta opción, el sistema responde cargando y mostrando en la interfaz una lista con todos los tipos de contrato actualmente registrados y en uso dentro de la empresa. Esta visualización permite al usuario tener una visión general de las modalidades de contratación que maneja la organización.</w:t>
      </w:r>
    </w:p>
    <w:p w14:paraId="4E1EF5F9" w14:textId="77777777" w:rsidR="0009437C" w:rsidRDefault="0009437C" w:rsidP="0009437C">
      <w:pPr>
        <w:ind w:firstLine="0"/>
      </w:pPr>
    </w:p>
    <w:p w14:paraId="14CF374A" w14:textId="65E1E7DA" w:rsidR="0009437C" w:rsidRDefault="0009437C" w:rsidP="0009437C">
      <w:pPr>
        <w:pStyle w:val="Descripcin"/>
        <w:keepNext/>
      </w:pPr>
      <w:bookmarkStart w:id="834" w:name="_Toc200854206"/>
      <w:bookmarkStart w:id="835" w:name="_Toc201172423"/>
      <w:bookmarkStart w:id="836" w:name="_Toc201199604"/>
      <w:bookmarkStart w:id="837" w:name="_Toc201199693"/>
      <w:bookmarkStart w:id="838" w:name="_Toc213786907"/>
      <w:bookmarkStart w:id="839" w:name="_Toc213787321"/>
      <w:r>
        <w:t xml:space="preserve">Figura </w:t>
      </w:r>
      <w:fldSimple w:instr=" STYLEREF 1 \s ">
        <w:r w:rsidR="008F7228">
          <w:rPr>
            <w:noProof/>
          </w:rPr>
          <w:t>5</w:t>
        </w:r>
      </w:fldSimple>
      <w:r w:rsidR="008F7228">
        <w:t>.</w:t>
      </w:r>
      <w:fldSimple w:instr=" SEQ Figura \* ARABIC \s 1 ">
        <w:r w:rsidR="008F7228">
          <w:rPr>
            <w:noProof/>
          </w:rPr>
          <w:t>13</w:t>
        </w:r>
      </w:fldSimple>
      <w:r>
        <w:t xml:space="preserve"> “Caso de uso 1.10, Visualizando los tipos de contratos”</w:t>
      </w:r>
      <w:bookmarkEnd w:id="834"/>
      <w:bookmarkEnd w:id="835"/>
      <w:bookmarkEnd w:id="836"/>
      <w:bookmarkEnd w:id="837"/>
      <w:bookmarkEnd w:id="838"/>
      <w:bookmarkEnd w:id="839"/>
    </w:p>
    <w:p w14:paraId="6C88BF96" w14:textId="77777777" w:rsidR="0009437C" w:rsidRPr="00F2714D" w:rsidRDefault="0009437C" w:rsidP="0009437C"/>
    <w:p w14:paraId="552AD60D" w14:textId="77777777" w:rsidR="0009437C" w:rsidRDefault="0009437C" w:rsidP="0009437C">
      <w:pPr>
        <w:ind w:firstLine="0"/>
      </w:pPr>
      <w:r>
        <w:rPr>
          <w:noProof/>
        </w:rPr>
        <w:drawing>
          <wp:inline distT="0" distB="0" distL="0" distR="0" wp14:anchorId="4540E59B" wp14:editId="65B54213">
            <wp:extent cx="5971540" cy="3007995"/>
            <wp:effectExtent l="0" t="0" r="0" b="1905"/>
            <wp:docPr id="16614862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6292" name="Imagen 1" descr="Gráfico&#10;&#10;El contenido generado por IA puede ser incorrecto."/>
                    <pic:cNvPicPr/>
                  </pic:nvPicPr>
                  <pic:blipFill>
                    <a:blip r:embed="rId97"/>
                    <a:stretch>
                      <a:fillRect/>
                    </a:stretch>
                  </pic:blipFill>
                  <pic:spPr>
                    <a:xfrm>
                      <a:off x="0" y="0"/>
                      <a:ext cx="5971540" cy="3007995"/>
                    </a:xfrm>
                    <a:prstGeom prst="rect">
                      <a:avLst/>
                    </a:prstGeom>
                  </pic:spPr>
                </pic:pic>
              </a:graphicData>
            </a:graphic>
          </wp:inline>
        </w:drawing>
      </w:r>
    </w:p>
    <w:p w14:paraId="6762949A" w14:textId="04B97CCE" w:rsidR="00D95296" w:rsidRDefault="0009437C" w:rsidP="00D95296">
      <w:pPr>
        <w:tabs>
          <w:tab w:val="left" w:pos="7299"/>
        </w:tabs>
      </w:pPr>
      <w:r>
        <w:t>Fuente: Elaborado por el estudiante de acuerdo con el proyecto</w:t>
      </w:r>
      <w:r w:rsidR="00D95296">
        <w:tab/>
      </w:r>
    </w:p>
    <w:p w14:paraId="5AF5AB33" w14:textId="77777777" w:rsidR="00D95296" w:rsidRDefault="00D95296">
      <w:pPr>
        <w:spacing w:line="278" w:lineRule="auto"/>
        <w:ind w:firstLine="0"/>
        <w:jc w:val="left"/>
      </w:pPr>
      <w:r>
        <w:br w:type="page"/>
      </w:r>
    </w:p>
    <w:p w14:paraId="1DB59E7E" w14:textId="4CEB87CA" w:rsidR="00D95296" w:rsidRDefault="00D95296" w:rsidP="00D95296">
      <w:r>
        <w:lastRenderedPageBreak/>
        <w:t xml:space="preserve">En la figura 5.14 </w:t>
      </w:r>
      <w:r w:rsidRPr="00511D85">
        <w:t>el presente diagrama el cual pertenece al caso de uso N</w:t>
      </w:r>
      <w:r>
        <w:t>°</w:t>
      </w:r>
      <w:r w:rsidRPr="00511D85">
        <w:t>1.11 se aprecia el paso a paso de acciones que se llevan a cabo para poder registrar un nuevo tipo de contrato con su correspondiente descripción</w:t>
      </w:r>
    </w:p>
    <w:p w14:paraId="5B8E0EE1" w14:textId="77777777" w:rsidR="00D95296" w:rsidRDefault="00D95296" w:rsidP="00D95296"/>
    <w:p w14:paraId="73DDB609" w14:textId="7D8F3BBE" w:rsidR="00D95296" w:rsidRDefault="00D95296" w:rsidP="00D95296">
      <w:pPr>
        <w:pStyle w:val="Descripcin"/>
      </w:pPr>
      <w:bookmarkStart w:id="840" w:name="_Toc210409294"/>
      <w:bookmarkStart w:id="841" w:name="_Toc210410074"/>
      <w:bookmarkStart w:id="842" w:name="_Toc213786908"/>
      <w:bookmarkStart w:id="843" w:name="_Toc213787322"/>
      <w:r>
        <w:t xml:space="preserve">Figura </w:t>
      </w:r>
      <w:fldSimple w:instr=" STYLEREF 1 \s ">
        <w:r w:rsidR="008F7228">
          <w:rPr>
            <w:noProof/>
          </w:rPr>
          <w:t>5</w:t>
        </w:r>
      </w:fldSimple>
      <w:r w:rsidR="008F7228">
        <w:t>.</w:t>
      </w:r>
      <w:fldSimple w:instr=" SEQ Figura \* ARABIC \s 1 ">
        <w:r w:rsidR="008F7228">
          <w:rPr>
            <w:noProof/>
          </w:rPr>
          <w:t>14</w:t>
        </w:r>
      </w:fldSimple>
      <w:r w:rsidRPr="004E3868">
        <w:t xml:space="preserve"> </w:t>
      </w:r>
      <w:r w:rsidRPr="00511D85">
        <w:t>caso de uso N</w:t>
      </w:r>
      <w:r>
        <w:t>°</w:t>
      </w:r>
      <w:r w:rsidRPr="00511D85">
        <w:t>1.11</w:t>
      </w:r>
      <w:r>
        <w:t>, “</w:t>
      </w:r>
      <w:r w:rsidRPr="00983CDF">
        <w:t>Creando</w:t>
      </w:r>
      <w:r w:rsidRPr="004E3868">
        <w:t xml:space="preserve"> tipos de contratos</w:t>
      </w:r>
      <w:r>
        <w:t>”</w:t>
      </w:r>
      <w:bookmarkEnd w:id="840"/>
      <w:bookmarkEnd w:id="841"/>
      <w:bookmarkEnd w:id="842"/>
      <w:bookmarkEnd w:id="843"/>
    </w:p>
    <w:p w14:paraId="1B9D717B" w14:textId="77777777" w:rsidR="00D95296" w:rsidRDefault="00D95296" w:rsidP="00D95296">
      <w:pPr>
        <w:spacing w:line="278" w:lineRule="auto"/>
        <w:ind w:firstLine="0"/>
        <w:jc w:val="left"/>
      </w:pPr>
      <w:r>
        <w:rPr>
          <w:noProof/>
        </w:rPr>
        <w:drawing>
          <wp:inline distT="0" distB="0" distL="0" distR="0" wp14:anchorId="6432AC24" wp14:editId="0702D4EC">
            <wp:extent cx="5971540" cy="2667000"/>
            <wp:effectExtent l="0" t="0" r="0" b="0"/>
            <wp:docPr id="7918708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0819" name="Imagen 1" descr="Diagrama&#10;&#10;El contenido generado por IA puede ser incorrecto."/>
                    <pic:cNvPicPr/>
                  </pic:nvPicPr>
                  <pic:blipFill>
                    <a:blip r:embed="rId98"/>
                    <a:stretch>
                      <a:fillRect/>
                    </a:stretch>
                  </pic:blipFill>
                  <pic:spPr>
                    <a:xfrm>
                      <a:off x="0" y="0"/>
                      <a:ext cx="5971540" cy="2667000"/>
                    </a:xfrm>
                    <a:prstGeom prst="rect">
                      <a:avLst/>
                    </a:prstGeom>
                  </pic:spPr>
                </pic:pic>
              </a:graphicData>
            </a:graphic>
          </wp:inline>
        </w:drawing>
      </w:r>
    </w:p>
    <w:p w14:paraId="0217390E" w14:textId="77777777" w:rsidR="00D95296" w:rsidRPr="00DC71E1" w:rsidRDefault="00D95296" w:rsidP="00D95296">
      <w:r>
        <w:t>Fuente: Elaborado por el estudiante de acuerdo con el proyecto</w:t>
      </w:r>
    </w:p>
    <w:p w14:paraId="4FF4787F" w14:textId="77777777" w:rsidR="00D95296" w:rsidRDefault="00D95296" w:rsidP="00D95296">
      <w:pPr>
        <w:spacing w:line="278" w:lineRule="auto"/>
        <w:ind w:firstLine="0"/>
        <w:jc w:val="left"/>
      </w:pPr>
    </w:p>
    <w:p w14:paraId="70BF72A2" w14:textId="77777777" w:rsidR="00D95296" w:rsidRDefault="00D95296" w:rsidP="00D95296">
      <w:pPr>
        <w:spacing w:line="278" w:lineRule="auto"/>
        <w:ind w:firstLine="0"/>
        <w:jc w:val="left"/>
      </w:pPr>
      <w:r>
        <w:br w:type="page"/>
      </w:r>
    </w:p>
    <w:p w14:paraId="7B9DA12A" w14:textId="6469D66A" w:rsidR="00D95296" w:rsidRDefault="00D95296" w:rsidP="00D95296">
      <w:r w:rsidRPr="00511D85">
        <w:lastRenderedPageBreak/>
        <w:t xml:space="preserve">La figura </w:t>
      </w:r>
      <w:r>
        <w:t>5.15</w:t>
      </w:r>
      <w:r w:rsidRPr="00511D85">
        <w:t xml:space="preserve"> describe el flujo para </w:t>
      </w:r>
      <w:r>
        <w:t xml:space="preserve">el caso de uso N°1.12 en donde </w:t>
      </w:r>
      <w:r w:rsidRPr="00511D85">
        <w:t>un usuario cambia el estado de un tipo de contrato. El proceso se inicia cuando el usuario accede al sistema, lo que desencadena la carga de las opciones del menú y de la interfaz de la cabecera. Luego, el usuario selecciona la pestaña de "tipo de contrato", lo cual solicita la interfaz y los datos de la base de datos. Una vez que se muestra la interfaz, el usuario presiona el botón de acción para cambiar el estado, lo que genera una ventana de confirmación. Al confirmar, el sistema pide y valida el cambio, lo actualiza en la base de datos, y retorna la confirmación al usuario. Finalmente, el cambio es cargado y se visualiza en la interfaz.</w:t>
      </w:r>
    </w:p>
    <w:p w14:paraId="693CD33F" w14:textId="77777777" w:rsidR="00D95296" w:rsidRDefault="00D95296" w:rsidP="00D95296"/>
    <w:p w14:paraId="5D8115FD" w14:textId="0D10DB2A" w:rsidR="00D95296" w:rsidRPr="004E3868" w:rsidRDefault="00D95296" w:rsidP="00D95296">
      <w:pPr>
        <w:pStyle w:val="Descripcin"/>
        <w:rPr>
          <w:rFonts w:eastAsia="Times New Roman"/>
        </w:rPr>
      </w:pPr>
      <w:bookmarkStart w:id="844" w:name="_Toc210409295"/>
      <w:bookmarkStart w:id="845" w:name="_Toc210410075"/>
      <w:bookmarkStart w:id="846" w:name="_Toc213786909"/>
      <w:bookmarkStart w:id="847" w:name="_Toc213787323"/>
      <w:r>
        <w:t xml:space="preserve">Figura </w:t>
      </w:r>
      <w:fldSimple w:instr=" STYLEREF 1 \s ">
        <w:r w:rsidR="008F7228">
          <w:rPr>
            <w:noProof/>
          </w:rPr>
          <w:t>5</w:t>
        </w:r>
      </w:fldSimple>
      <w:r w:rsidR="008F7228">
        <w:t>.</w:t>
      </w:r>
      <w:fldSimple w:instr=" SEQ Figura \* ARABIC \s 1 ">
        <w:r w:rsidR="008F7228">
          <w:rPr>
            <w:noProof/>
          </w:rPr>
          <w:t>15</w:t>
        </w:r>
      </w:fldSimple>
      <w:r w:rsidRPr="004E3868">
        <w:t xml:space="preserve"> </w:t>
      </w:r>
      <w:r>
        <w:t>caso de uso N°1.12, “</w:t>
      </w:r>
      <w:r w:rsidRPr="004E3868">
        <w:rPr>
          <w:rFonts w:eastAsia="Times New Roman"/>
          <w:color w:val="000000"/>
        </w:rPr>
        <w:t>Cambiando el estado de un tipo de contrato</w:t>
      </w:r>
      <w:r>
        <w:rPr>
          <w:rFonts w:eastAsia="Times New Roman"/>
          <w:color w:val="000000"/>
        </w:rPr>
        <w:t>”</w:t>
      </w:r>
      <w:bookmarkEnd w:id="844"/>
      <w:bookmarkEnd w:id="845"/>
      <w:bookmarkEnd w:id="846"/>
      <w:bookmarkEnd w:id="847"/>
    </w:p>
    <w:p w14:paraId="3C357FA6" w14:textId="77777777" w:rsidR="00D95296" w:rsidRDefault="00D95296" w:rsidP="00D95296">
      <w:pPr>
        <w:spacing w:line="278" w:lineRule="auto"/>
        <w:ind w:firstLine="0"/>
        <w:jc w:val="left"/>
      </w:pPr>
    </w:p>
    <w:p w14:paraId="6B6EDCFE" w14:textId="77777777" w:rsidR="00D95296" w:rsidRDefault="00D95296" w:rsidP="00D95296">
      <w:pPr>
        <w:pStyle w:val="Sinespaciado"/>
      </w:pPr>
      <w:r>
        <w:rPr>
          <w:noProof/>
        </w:rPr>
        <w:drawing>
          <wp:inline distT="0" distB="0" distL="0" distR="0" wp14:anchorId="12AF0E2C" wp14:editId="60BF5672">
            <wp:extent cx="5971540" cy="2458720"/>
            <wp:effectExtent l="0" t="0" r="0" b="0"/>
            <wp:docPr id="17211711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71169" name="Imagen 1" descr="Interfaz de usuario gráfica&#10;&#10;El contenido generado por IA puede ser incorrecto."/>
                    <pic:cNvPicPr/>
                  </pic:nvPicPr>
                  <pic:blipFill>
                    <a:blip r:embed="rId99"/>
                    <a:stretch>
                      <a:fillRect/>
                    </a:stretch>
                  </pic:blipFill>
                  <pic:spPr>
                    <a:xfrm>
                      <a:off x="0" y="0"/>
                      <a:ext cx="5971540" cy="2458720"/>
                    </a:xfrm>
                    <a:prstGeom prst="rect">
                      <a:avLst/>
                    </a:prstGeom>
                  </pic:spPr>
                </pic:pic>
              </a:graphicData>
            </a:graphic>
          </wp:inline>
        </w:drawing>
      </w:r>
    </w:p>
    <w:p w14:paraId="1720E660" w14:textId="77777777" w:rsidR="00D95296" w:rsidRPr="00DC71E1" w:rsidRDefault="00D95296" w:rsidP="00D95296">
      <w:r>
        <w:t>Fuente: Elaborado por el estudiante de acuerdo con el proyecto</w:t>
      </w:r>
    </w:p>
    <w:p w14:paraId="79D1E7E0" w14:textId="77777777" w:rsidR="0009437C" w:rsidRDefault="0009437C" w:rsidP="00D95296">
      <w:pPr>
        <w:tabs>
          <w:tab w:val="left" w:pos="7299"/>
        </w:tabs>
      </w:pPr>
    </w:p>
    <w:p w14:paraId="4BEBB6A7" w14:textId="77777777" w:rsidR="0009437C" w:rsidRDefault="0009437C" w:rsidP="0009437C">
      <w:pPr>
        <w:ind w:firstLine="0"/>
      </w:pPr>
    </w:p>
    <w:p w14:paraId="2CCB1549" w14:textId="77777777" w:rsidR="0009437C" w:rsidRDefault="0009437C" w:rsidP="0009437C">
      <w:pPr>
        <w:ind w:firstLine="0"/>
      </w:pPr>
    </w:p>
    <w:p w14:paraId="05FC6B96" w14:textId="77777777" w:rsidR="0009437C" w:rsidRDefault="0009437C" w:rsidP="0009437C">
      <w:pPr>
        <w:spacing w:line="278" w:lineRule="auto"/>
        <w:ind w:firstLine="0"/>
        <w:jc w:val="left"/>
      </w:pPr>
      <w:r>
        <w:br w:type="page"/>
      </w:r>
    </w:p>
    <w:p w14:paraId="3FB819B5" w14:textId="767F238C" w:rsidR="0009437C" w:rsidRDefault="0009437C" w:rsidP="0009437C">
      <w:r>
        <w:lastRenderedPageBreak/>
        <w:t>En la figura 5.</w:t>
      </w:r>
      <w:r w:rsidR="00D95296">
        <w:t>16</w:t>
      </w:r>
      <w:r>
        <w:t xml:space="preserve"> se describe el proceso mediante el cual el usuario accede al listado de los tipos de vacaciones registrados en el sistema. El proceso comienza cuando el usuario inicia sesión y se dirige a la sección Tipos de Vacaciones. Al seleccionar esta opción, el sistema responde mostrando en la interfaz una lista detallada con los distintos tipos de vacaciones creados en la plataforma.</w:t>
      </w:r>
    </w:p>
    <w:p w14:paraId="14BF01C8" w14:textId="6F556FDC" w:rsidR="0009437C" w:rsidRDefault="0009437C" w:rsidP="0009437C">
      <w:pPr>
        <w:pStyle w:val="Descripcin"/>
        <w:keepNext/>
      </w:pPr>
      <w:bookmarkStart w:id="848" w:name="_Toc200854207"/>
      <w:bookmarkStart w:id="849" w:name="_Toc201172424"/>
      <w:bookmarkStart w:id="850" w:name="_Toc201199605"/>
      <w:bookmarkStart w:id="851" w:name="_Toc201199694"/>
      <w:bookmarkStart w:id="852" w:name="_Toc213786910"/>
      <w:bookmarkStart w:id="853" w:name="_Toc213787324"/>
      <w:r>
        <w:t xml:space="preserve">Figura </w:t>
      </w:r>
      <w:fldSimple w:instr=" STYLEREF 1 \s ">
        <w:r w:rsidR="008F7228">
          <w:rPr>
            <w:noProof/>
          </w:rPr>
          <w:t>5</w:t>
        </w:r>
      </w:fldSimple>
      <w:r w:rsidR="008F7228">
        <w:t>.</w:t>
      </w:r>
      <w:fldSimple w:instr=" SEQ Figura \* ARABIC \s 1 ">
        <w:r w:rsidR="008F7228">
          <w:rPr>
            <w:noProof/>
          </w:rPr>
          <w:t>16</w:t>
        </w:r>
      </w:fldSimple>
      <w:r>
        <w:t xml:space="preserve"> “Caso de uso N°1.13, Visualizando los tipos de vacaciones”</w:t>
      </w:r>
      <w:bookmarkEnd w:id="848"/>
      <w:bookmarkEnd w:id="849"/>
      <w:bookmarkEnd w:id="850"/>
      <w:bookmarkEnd w:id="851"/>
      <w:bookmarkEnd w:id="852"/>
      <w:bookmarkEnd w:id="853"/>
    </w:p>
    <w:p w14:paraId="7EB42500" w14:textId="77777777" w:rsidR="0009437C" w:rsidRPr="00F2714D" w:rsidRDefault="0009437C" w:rsidP="0009437C"/>
    <w:p w14:paraId="5FFC7EEA" w14:textId="77777777" w:rsidR="0009437C" w:rsidRDefault="0009437C" w:rsidP="0009437C">
      <w:pPr>
        <w:ind w:firstLine="0"/>
      </w:pPr>
      <w:r>
        <w:rPr>
          <w:noProof/>
        </w:rPr>
        <w:drawing>
          <wp:inline distT="0" distB="0" distL="0" distR="0" wp14:anchorId="75B4B9C7" wp14:editId="3147F032">
            <wp:extent cx="5971540" cy="2490470"/>
            <wp:effectExtent l="0" t="0" r="0" b="5080"/>
            <wp:docPr id="105098434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4349" name="Imagen 1" descr="Gráfico, Gráfico de cajas y bigotes&#10;&#10;El contenido generado por IA puede ser incorrecto."/>
                    <pic:cNvPicPr/>
                  </pic:nvPicPr>
                  <pic:blipFill>
                    <a:blip r:embed="rId100"/>
                    <a:stretch>
                      <a:fillRect/>
                    </a:stretch>
                  </pic:blipFill>
                  <pic:spPr>
                    <a:xfrm>
                      <a:off x="0" y="0"/>
                      <a:ext cx="5971540" cy="2490470"/>
                    </a:xfrm>
                    <a:prstGeom prst="rect">
                      <a:avLst/>
                    </a:prstGeom>
                  </pic:spPr>
                </pic:pic>
              </a:graphicData>
            </a:graphic>
          </wp:inline>
        </w:drawing>
      </w:r>
    </w:p>
    <w:p w14:paraId="749DB20B" w14:textId="77777777" w:rsidR="0009437C" w:rsidRDefault="0009437C" w:rsidP="0009437C">
      <w:pPr>
        <w:ind w:firstLine="0"/>
      </w:pPr>
    </w:p>
    <w:p w14:paraId="60C4446F" w14:textId="7C768F0A" w:rsidR="00D95296" w:rsidRDefault="0009437C" w:rsidP="0009437C">
      <w:r>
        <w:t>Fuente: Elaborado por el estudiante de acuerdo con el proyecto</w:t>
      </w:r>
    </w:p>
    <w:p w14:paraId="6B5A7634" w14:textId="77777777" w:rsidR="00D95296" w:rsidRDefault="00D95296">
      <w:pPr>
        <w:spacing w:line="278" w:lineRule="auto"/>
        <w:ind w:firstLine="0"/>
        <w:jc w:val="left"/>
      </w:pPr>
      <w:r>
        <w:br w:type="page"/>
      </w:r>
    </w:p>
    <w:p w14:paraId="0875A799" w14:textId="038F95F1" w:rsidR="00D95296" w:rsidRDefault="00D95296" w:rsidP="00D95296">
      <w:r>
        <w:lastRenderedPageBreak/>
        <w:t>En la figura 5.17 el d</w:t>
      </w:r>
      <w:r w:rsidRPr="00511D85">
        <w:t>iagrama correspondiente al caso de uso N</w:t>
      </w:r>
      <w:r>
        <w:t>°</w:t>
      </w:r>
      <w:r w:rsidRPr="00511D85">
        <w:t>1.14, este diagrama tiene como finalidad explicar el proceso para poder crear un nuevo tipo de vacaciones el cual quedara almacenado en la base de datos</w:t>
      </w:r>
    </w:p>
    <w:p w14:paraId="24AB520E" w14:textId="77777777" w:rsidR="00D95296" w:rsidRDefault="00D95296" w:rsidP="00D95296"/>
    <w:p w14:paraId="5B77A2C6" w14:textId="23387862" w:rsidR="00D95296" w:rsidRPr="004E3868" w:rsidRDefault="00D95296" w:rsidP="00D95296">
      <w:pPr>
        <w:pStyle w:val="Descripcin"/>
        <w:rPr>
          <w:rFonts w:eastAsia="Times New Roman"/>
        </w:rPr>
      </w:pPr>
      <w:bookmarkStart w:id="854" w:name="_Toc210409296"/>
      <w:bookmarkStart w:id="855" w:name="_Toc210410076"/>
      <w:bookmarkStart w:id="856" w:name="_Toc213786911"/>
      <w:bookmarkStart w:id="857" w:name="_Toc213787325"/>
      <w:r>
        <w:t xml:space="preserve">Figura </w:t>
      </w:r>
      <w:fldSimple w:instr=" STYLEREF 1 \s ">
        <w:r w:rsidR="008F7228">
          <w:rPr>
            <w:noProof/>
          </w:rPr>
          <w:t>5</w:t>
        </w:r>
      </w:fldSimple>
      <w:r w:rsidR="008F7228">
        <w:t>.</w:t>
      </w:r>
      <w:fldSimple w:instr=" SEQ Figura \* ARABIC \s 1 ">
        <w:r w:rsidR="008F7228">
          <w:rPr>
            <w:noProof/>
          </w:rPr>
          <w:t>17</w:t>
        </w:r>
      </w:fldSimple>
      <w:r w:rsidRPr="004E3868">
        <w:t xml:space="preserve"> </w:t>
      </w:r>
      <w:r w:rsidRPr="00511D85">
        <w:t>caso de uso N</w:t>
      </w:r>
      <w:r>
        <w:t>°</w:t>
      </w:r>
      <w:r w:rsidRPr="00511D85">
        <w:t>1.14</w:t>
      </w:r>
      <w:r>
        <w:t>, “</w:t>
      </w:r>
      <w:r w:rsidRPr="004E3868">
        <w:rPr>
          <w:rFonts w:eastAsia="Times New Roman"/>
          <w:color w:val="000000"/>
        </w:rPr>
        <w:t>Creando un tipo de vacaciones</w:t>
      </w:r>
      <w:r>
        <w:rPr>
          <w:rFonts w:eastAsia="Times New Roman"/>
          <w:color w:val="000000"/>
        </w:rPr>
        <w:t>”</w:t>
      </w:r>
      <w:bookmarkEnd w:id="854"/>
      <w:bookmarkEnd w:id="855"/>
      <w:bookmarkEnd w:id="856"/>
      <w:bookmarkEnd w:id="857"/>
    </w:p>
    <w:p w14:paraId="17AC6EE8" w14:textId="77777777" w:rsidR="00D95296" w:rsidRDefault="00D95296" w:rsidP="00D95296"/>
    <w:p w14:paraId="4D27801D" w14:textId="77777777" w:rsidR="00D95296" w:rsidRDefault="00D95296" w:rsidP="00D95296">
      <w:pPr>
        <w:spacing w:line="278" w:lineRule="auto"/>
        <w:ind w:firstLine="0"/>
        <w:jc w:val="left"/>
      </w:pPr>
      <w:r>
        <w:rPr>
          <w:noProof/>
        </w:rPr>
        <w:drawing>
          <wp:inline distT="0" distB="0" distL="0" distR="0" wp14:anchorId="6271FDC2" wp14:editId="4A20D4B7">
            <wp:extent cx="5971540" cy="2698115"/>
            <wp:effectExtent l="0" t="0" r="0" b="6985"/>
            <wp:docPr id="1258080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8079" name="Imagen 1" descr="Diagrama&#10;&#10;El contenido generado por IA puede ser incorrecto."/>
                    <pic:cNvPicPr/>
                  </pic:nvPicPr>
                  <pic:blipFill>
                    <a:blip r:embed="rId101"/>
                    <a:stretch>
                      <a:fillRect/>
                    </a:stretch>
                  </pic:blipFill>
                  <pic:spPr>
                    <a:xfrm>
                      <a:off x="0" y="0"/>
                      <a:ext cx="5971540" cy="2698115"/>
                    </a:xfrm>
                    <a:prstGeom prst="rect">
                      <a:avLst/>
                    </a:prstGeom>
                  </pic:spPr>
                </pic:pic>
              </a:graphicData>
            </a:graphic>
          </wp:inline>
        </w:drawing>
      </w:r>
    </w:p>
    <w:p w14:paraId="7F6ABD76" w14:textId="77777777" w:rsidR="00D95296" w:rsidRPr="00DC71E1" w:rsidRDefault="00D95296" w:rsidP="00D95296">
      <w:r>
        <w:t>Fuente: Elaborado por el estudiante de acuerdo con el proyecto</w:t>
      </w:r>
    </w:p>
    <w:p w14:paraId="3CF34B68" w14:textId="77777777" w:rsidR="00D95296" w:rsidRDefault="00D95296" w:rsidP="00D95296">
      <w:pPr>
        <w:spacing w:line="278" w:lineRule="auto"/>
        <w:ind w:firstLine="0"/>
        <w:jc w:val="left"/>
      </w:pPr>
      <w:r>
        <w:br w:type="page"/>
      </w:r>
    </w:p>
    <w:p w14:paraId="5CA0B237" w14:textId="33CBD9DC" w:rsidR="00D95296" w:rsidRDefault="00D95296" w:rsidP="00D95296">
      <w:r w:rsidRPr="00511D85">
        <w:lastRenderedPageBreak/>
        <w:t xml:space="preserve">La figura </w:t>
      </w:r>
      <w:r>
        <w:t>5.18</w:t>
      </w:r>
      <w:r w:rsidRPr="00511D85">
        <w:t xml:space="preserve"> muestra el proceso para </w:t>
      </w:r>
      <w:r>
        <w:t xml:space="preserve">el caso de uso N°1.15 en donde </w:t>
      </w:r>
      <w:r w:rsidRPr="00511D85">
        <w:t>un usuario cambi</w:t>
      </w:r>
      <w:r>
        <w:t>a</w:t>
      </w:r>
      <w:r w:rsidRPr="00511D85">
        <w:t xml:space="preserve"> el estado de un tipo de vacaciones. El usuario inicia sesión, lo que lleva a la carga de las opciones de menú y la interfaz de la cabecera del sistema. A continuación, selecciona la pestaña de "tipo de vacaciones", lo que solicita la interfaz correspondiente y los datos de la base de datos. Una vez que se muestra la interfaz, el usuario presiona un botón para cambiar el estado, lo que activa una ventana emergente de confirmación. Al confirmar, el sistema pide y valida el cambio, lo actualiza en la base de datos, y luego retorna una confirmación. Finalmente, el cambio se carga en la interfaz, y el usuario puede visualizar el nuevo estado.</w:t>
      </w:r>
    </w:p>
    <w:p w14:paraId="1BE1D53A" w14:textId="77777777" w:rsidR="00D95296" w:rsidRDefault="00D95296" w:rsidP="00D95296"/>
    <w:p w14:paraId="41BDE577" w14:textId="2F55B623" w:rsidR="00D95296" w:rsidRDefault="00D95296" w:rsidP="00D95296">
      <w:pPr>
        <w:pStyle w:val="Descripcin"/>
      </w:pPr>
      <w:bookmarkStart w:id="858" w:name="_Toc210409297"/>
      <w:bookmarkStart w:id="859" w:name="_Toc210410077"/>
      <w:bookmarkStart w:id="860" w:name="_Toc213786912"/>
      <w:bookmarkStart w:id="861" w:name="_Toc213787326"/>
      <w:r>
        <w:t xml:space="preserve">Figura </w:t>
      </w:r>
      <w:fldSimple w:instr=" STYLEREF 1 \s ">
        <w:r w:rsidR="008F7228">
          <w:rPr>
            <w:noProof/>
          </w:rPr>
          <w:t>5</w:t>
        </w:r>
      </w:fldSimple>
      <w:r w:rsidR="008F7228">
        <w:t>.</w:t>
      </w:r>
      <w:fldSimple w:instr=" SEQ Figura \* ARABIC \s 1 ">
        <w:r w:rsidR="008F7228">
          <w:rPr>
            <w:noProof/>
          </w:rPr>
          <w:t>18</w:t>
        </w:r>
      </w:fldSimple>
      <w:r w:rsidRPr="004E3868">
        <w:t xml:space="preserve"> </w:t>
      </w:r>
      <w:r>
        <w:t>caso de uso N°1.15, “</w:t>
      </w:r>
      <w:r w:rsidRPr="004E3868">
        <w:t xml:space="preserve">Cambiando el estado de un tipo de </w:t>
      </w:r>
      <w:r w:rsidRPr="00983CDF">
        <w:t>vacaciones</w:t>
      </w:r>
      <w:r>
        <w:t>”</w:t>
      </w:r>
      <w:bookmarkEnd w:id="858"/>
      <w:bookmarkEnd w:id="859"/>
      <w:bookmarkEnd w:id="860"/>
      <w:bookmarkEnd w:id="861"/>
    </w:p>
    <w:p w14:paraId="2D18E671" w14:textId="77777777" w:rsidR="00D95296" w:rsidRPr="00511D85" w:rsidRDefault="00D95296" w:rsidP="00D95296">
      <w:pPr>
        <w:ind w:firstLine="0"/>
      </w:pPr>
    </w:p>
    <w:p w14:paraId="2F4D3938" w14:textId="77777777" w:rsidR="00D95296" w:rsidRDefault="00D95296" w:rsidP="00D95296">
      <w:pPr>
        <w:pStyle w:val="Sinespaciado"/>
      </w:pPr>
      <w:r>
        <w:rPr>
          <w:noProof/>
        </w:rPr>
        <w:drawing>
          <wp:inline distT="0" distB="0" distL="0" distR="0" wp14:anchorId="688D5721" wp14:editId="11548759">
            <wp:extent cx="5971540" cy="2557145"/>
            <wp:effectExtent l="0" t="0" r="0" b="0"/>
            <wp:docPr id="1739949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948" name="Imagen 1" descr="Diagrama&#10;&#10;El contenido generado por IA puede ser incorrecto."/>
                    <pic:cNvPicPr/>
                  </pic:nvPicPr>
                  <pic:blipFill>
                    <a:blip r:embed="rId102"/>
                    <a:stretch>
                      <a:fillRect/>
                    </a:stretch>
                  </pic:blipFill>
                  <pic:spPr>
                    <a:xfrm>
                      <a:off x="0" y="0"/>
                      <a:ext cx="5971540" cy="2557145"/>
                    </a:xfrm>
                    <a:prstGeom prst="rect">
                      <a:avLst/>
                    </a:prstGeom>
                  </pic:spPr>
                </pic:pic>
              </a:graphicData>
            </a:graphic>
          </wp:inline>
        </w:drawing>
      </w:r>
    </w:p>
    <w:p w14:paraId="4098EDB7" w14:textId="77777777" w:rsidR="00D95296" w:rsidRDefault="00D95296" w:rsidP="00D95296">
      <w:pPr>
        <w:pStyle w:val="Sinespaciado"/>
      </w:pPr>
    </w:p>
    <w:p w14:paraId="45E44D30" w14:textId="77777777" w:rsidR="00D95296" w:rsidRPr="00DC71E1" w:rsidRDefault="00D95296" w:rsidP="00D95296">
      <w:r>
        <w:t>Fuente: Elaborado por el estudiante de acuerdo con el proyecto</w:t>
      </w:r>
    </w:p>
    <w:p w14:paraId="41873E87" w14:textId="77777777" w:rsidR="0009437C" w:rsidRDefault="0009437C" w:rsidP="0009437C"/>
    <w:p w14:paraId="64823AA7" w14:textId="77777777" w:rsidR="0009437C" w:rsidRDefault="0009437C" w:rsidP="0009437C">
      <w:pPr>
        <w:ind w:firstLine="0"/>
      </w:pPr>
    </w:p>
    <w:p w14:paraId="7310FAD2" w14:textId="77777777" w:rsidR="0009437C" w:rsidRDefault="0009437C" w:rsidP="0009437C">
      <w:pPr>
        <w:spacing w:line="278" w:lineRule="auto"/>
        <w:ind w:firstLine="0"/>
        <w:jc w:val="left"/>
      </w:pPr>
      <w:r>
        <w:br w:type="page"/>
      </w:r>
    </w:p>
    <w:p w14:paraId="6D73488A" w14:textId="26BF1960" w:rsidR="0009437C" w:rsidRDefault="0009437C" w:rsidP="0009437C">
      <w:r>
        <w:lastRenderedPageBreak/>
        <w:t>En la figura 5.</w:t>
      </w:r>
      <w:r w:rsidR="00D95296">
        <w:t>19</w:t>
      </w:r>
      <w:r>
        <w:t xml:space="preserve"> se describe el proceso mediante el cual el usuario accede al listado de sucursales registradas en el sistema. El proceso comienza una vez que el usuario ha iniciado sesión y se dirige a la sección Sucursal. Al seleccionar esta opción, el sistema responde mostrando una lista detallada con todas las sucursales existentes incluyendo su información correspondiente.</w:t>
      </w:r>
    </w:p>
    <w:p w14:paraId="7AB2D8E1" w14:textId="77777777" w:rsidR="0009437C" w:rsidRDefault="0009437C" w:rsidP="0009437C">
      <w:pPr>
        <w:ind w:firstLine="0"/>
      </w:pPr>
    </w:p>
    <w:p w14:paraId="3A372E98" w14:textId="7BA008B4" w:rsidR="0009437C" w:rsidRDefault="0009437C" w:rsidP="0009437C">
      <w:pPr>
        <w:pStyle w:val="Descripcin"/>
        <w:keepNext/>
      </w:pPr>
      <w:bookmarkStart w:id="862" w:name="_Toc200854208"/>
      <w:bookmarkStart w:id="863" w:name="_Toc201172425"/>
      <w:bookmarkStart w:id="864" w:name="_Toc201199606"/>
      <w:bookmarkStart w:id="865" w:name="_Toc201199695"/>
      <w:bookmarkStart w:id="866" w:name="_Toc213786913"/>
      <w:bookmarkStart w:id="867" w:name="_Toc213787327"/>
      <w:r>
        <w:t xml:space="preserve">Figura </w:t>
      </w:r>
      <w:fldSimple w:instr=" STYLEREF 1 \s ">
        <w:r w:rsidR="008F7228">
          <w:rPr>
            <w:noProof/>
          </w:rPr>
          <w:t>5</w:t>
        </w:r>
      </w:fldSimple>
      <w:r w:rsidR="008F7228">
        <w:t>.</w:t>
      </w:r>
      <w:fldSimple w:instr=" SEQ Figura \* ARABIC \s 1 ">
        <w:r w:rsidR="008F7228">
          <w:rPr>
            <w:noProof/>
          </w:rPr>
          <w:t>19</w:t>
        </w:r>
      </w:fldSimple>
      <w:r>
        <w:t xml:space="preserve"> “Caso de uso N°1.16, Visualizando la pestaña de sucursales”</w:t>
      </w:r>
      <w:bookmarkEnd w:id="862"/>
      <w:bookmarkEnd w:id="863"/>
      <w:bookmarkEnd w:id="864"/>
      <w:bookmarkEnd w:id="865"/>
      <w:bookmarkEnd w:id="866"/>
      <w:bookmarkEnd w:id="867"/>
    </w:p>
    <w:p w14:paraId="7203449F" w14:textId="77777777" w:rsidR="0009437C" w:rsidRPr="00885170" w:rsidRDefault="0009437C" w:rsidP="0009437C"/>
    <w:p w14:paraId="026C8BF0" w14:textId="77777777" w:rsidR="0009437C" w:rsidRDefault="0009437C" w:rsidP="0009437C">
      <w:pPr>
        <w:pStyle w:val="Sinespaciado"/>
      </w:pPr>
      <w:r>
        <w:rPr>
          <w:noProof/>
        </w:rPr>
        <w:drawing>
          <wp:inline distT="0" distB="0" distL="0" distR="0" wp14:anchorId="2FD66D08" wp14:editId="50218E97">
            <wp:extent cx="5971540" cy="2967990"/>
            <wp:effectExtent l="0" t="0" r="0" b="3810"/>
            <wp:docPr id="468040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4080" name="Imagen 1" descr="Diagrama&#10;&#10;El contenido generado por IA puede ser incorrecto."/>
                    <pic:cNvPicPr/>
                  </pic:nvPicPr>
                  <pic:blipFill>
                    <a:blip r:embed="rId103"/>
                    <a:stretch>
                      <a:fillRect/>
                    </a:stretch>
                  </pic:blipFill>
                  <pic:spPr>
                    <a:xfrm>
                      <a:off x="0" y="0"/>
                      <a:ext cx="5971540" cy="2967990"/>
                    </a:xfrm>
                    <a:prstGeom prst="rect">
                      <a:avLst/>
                    </a:prstGeom>
                  </pic:spPr>
                </pic:pic>
              </a:graphicData>
            </a:graphic>
          </wp:inline>
        </w:drawing>
      </w:r>
    </w:p>
    <w:p w14:paraId="1941398D" w14:textId="77777777" w:rsidR="0009437C" w:rsidRDefault="0009437C" w:rsidP="0009437C">
      <w:pPr>
        <w:ind w:firstLine="0"/>
      </w:pPr>
    </w:p>
    <w:p w14:paraId="76499503" w14:textId="77777777" w:rsidR="0009437C" w:rsidRDefault="0009437C" w:rsidP="0009437C">
      <w:r>
        <w:t>Fuente: Elaborado por el estudiante de acuerdo con el proyecto</w:t>
      </w:r>
    </w:p>
    <w:p w14:paraId="7FE68D2C" w14:textId="77777777" w:rsidR="0009437C" w:rsidRDefault="0009437C" w:rsidP="0009437C">
      <w:pPr>
        <w:ind w:firstLine="0"/>
      </w:pPr>
    </w:p>
    <w:p w14:paraId="4AC2BF34" w14:textId="77777777" w:rsidR="0009437C" w:rsidRDefault="0009437C" w:rsidP="0009437C">
      <w:pPr>
        <w:spacing w:line="278" w:lineRule="auto"/>
        <w:ind w:firstLine="0"/>
        <w:jc w:val="left"/>
      </w:pPr>
      <w:r>
        <w:br w:type="page"/>
      </w:r>
    </w:p>
    <w:p w14:paraId="7FCAB059" w14:textId="71668662" w:rsidR="00D95296" w:rsidRDefault="00D95296" w:rsidP="00D95296">
      <w:r>
        <w:lastRenderedPageBreak/>
        <w:t>En la figura 5.20 se presenta el</w:t>
      </w:r>
      <w:r w:rsidRPr="00511D85">
        <w:t xml:space="preserve"> diagrama correspondiente a</w:t>
      </w:r>
      <w:r>
        <w:t>l</w:t>
      </w:r>
      <w:r w:rsidRPr="00511D85">
        <w:t xml:space="preserve"> caso de uso N</w:t>
      </w:r>
      <w:r>
        <w:t>°</w:t>
      </w:r>
      <w:r w:rsidRPr="00511D85">
        <w:t>1.17 se puede apreciar el proceso para poder registrar una nueva sucursal de una empresa en la base de datos</w:t>
      </w:r>
      <w:r>
        <w:t>.</w:t>
      </w:r>
    </w:p>
    <w:p w14:paraId="1DDC3F58" w14:textId="77777777" w:rsidR="00D95296" w:rsidRDefault="00D95296" w:rsidP="00D95296"/>
    <w:p w14:paraId="2576D3EF" w14:textId="57C49822" w:rsidR="00D95296" w:rsidRDefault="00D95296" w:rsidP="00D95296">
      <w:pPr>
        <w:pStyle w:val="Descripcin"/>
      </w:pPr>
      <w:bookmarkStart w:id="868" w:name="_Toc210409298"/>
      <w:bookmarkStart w:id="869" w:name="_Toc210410078"/>
      <w:bookmarkStart w:id="870" w:name="_Toc213786914"/>
      <w:bookmarkStart w:id="871" w:name="_Toc213787328"/>
      <w:r>
        <w:t xml:space="preserve">Figura </w:t>
      </w:r>
      <w:fldSimple w:instr=" STYLEREF 1 \s ">
        <w:r w:rsidR="008F7228">
          <w:rPr>
            <w:noProof/>
          </w:rPr>
          <w:t>5</w:t>
        </w:r>
      </w:fldSimple>
      <w:r w:rsidR="008F7228">
        <w:t>.</w:t>
      </w:r>
      <w:fldSimple w:instr=" SEQ Figura \* ARABIC \s 1 ">
        <w:r w:rsidR="008F7228">
          <w:rPr>
            <w:noProof/>
          </w:rPr>
          <w:t>20</w:t>
        </w:r>
      </w:fldSimple>
      <w:r w:rsidRPr="004E3868">
        <w:t xml:space="preserve"> </w:t>
      </w:r>
      <w:r w:rsidRPr="00511D85">
        <w:t>caso de uso N</w:t>
      </w:r>
      <w:r>
        <w:t>°</w:t>
      </w:r>
      <w:r w:rsidRPr="00511D85">
        <w:t>1.17</w:t>
      </w:r>
      <w:r>
        <w:t>, “</w:t>
      </w:r>
      <w:r w:rsidRPr="004E3868">
        <w:t>Creando una sucursal</w:t>
      </w:r>
      <w:r>
        <w:t>”</w:t>
      </w:r>
      <w:bookmarkEnd w:id="868"/>
      <w:bookmarkEnd w:id="869"/>
      <w:bookmarkEnd w:id="870"/>
      <w:bookmarkEnd w:id="871"/>
    </w:p>
    <w:p w14:paraId="5AAD3DCE" w14:textId="77777777" w:rsidR="00D95296" w:rsidRDefault="00D95296" w:rsidP="00D95296">
      <w:pPr>
        <w:pStyle w:val="Sinespaciado"/>
      </w:pPr>
      <w:r>
        <w:rPr>
          <w:noProof/>
        </w:rPr>
        <w:drawing>
          <wp:inline distT="0" distB="0" distL="0" distR="0" wp14:anchorId="7B7BA90A" wp14:editId="5210E0F0">
            <wp:extent cx="5971540" cy="2860040"/>
            <wp:effectExtent l="0" t="0" r="0" b="0"/>
            <wp:docPr id="19693899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9905" name="Imagen 1" descr="Diagrama&#10;&#10;El contenido generado por IA puede ser incorrecto."/>
                    <pic:cNvPicPr/>
                  </pic:nvPicPr>
                  <pic:blipFill>
                    <a:blip r:embed="rId104"/>
                    <a:stretch>
                      <a:fillRect/>
                    </a:stretch>
                  </pic:blipFill>
                  <pic:spPr>
                    <a:xfrm>
                      <a:off x="0" y="0"/>
                      <a:ext cx="5971540" cy="2860040"/>
                    </a:xfrm>
                    <a:prstGeom prst="rect">
                      <a:avLst/>
                    </a:prstGeom>
                  </pic:spPr>
                </pic:pic>
              </a:graphicData>
            </a:graphic>
          </wp:inline>
        </w:drawing>
      </w:r>
    </w:p>
    <w:p w14:paraId="4328FAB3" w14:textId="77777777" w:rsidR="00D95296" w:rsidRDefault="00D95296" w:rsidP="00D95296">
      <w:pPr>
        <w:pStyle w:val="Sinespaciado"/>
      </w:pPr>
    </w:p>
    <w:p w14:paraId="16269054" w14:textId="77777777" w:rsidR="00D95296" w:rsidRPr="00DC71E1" w:rsidRDefault="00D95296" w:rsidP="00D95296">
      <w:r>
        <w:t>Fuente: Elaborado por el estudiante de acuerdo con el proyecto</w:t>
      </w:r>
    </w:p>
    <w:p w14:paraId="607B9E30" w14:textId="77777777" w:rsidR="00D95296" w:rsidRDefault="00D95296" w:rsidP="00D95296">
      <w:pPr>
        <w:spacing w:line="278" w:lineRule="auto"/>
        <w:ind w:firstLine="0"/>
        <w:jc w:val="left"/>
      </w:pPr>
    </w:p>
    <w:p w14:paraId="01706FB5" w14:textId="2F38ACE9" w:rsidR="00D95296" w:rsidRDefault="00D95296" w:rsidP="00D95296">
      <w:r>
        <w:br w:type="page"/>
      </w:r>
      <w:r w:rsidRPr="00511D85">
        <w:lastRenderedPageBreak/>
        <w:t xml:space="preserve">La figura </w:t>
      </w:r>
      <w:r>
        <w:t>5.21</w:t>
      </w:r>
      <w:r w:rsidRPr="00511D85">
        <w:t xml:space="preserve"> ilustra el proceso para </w:t>
      </w:r>
      <w:r>
        <w:t xml:space="preserve">el caso de uso N°1.18 en donde </w:t>
      </w:r>
      <w:r w:rsidRPr="00511D85">
        <w:t>usuario cambi</w:t>
      </w:r>
      <w:r>
        <w:t>a</w:t>
      </w:r>
      <w:r w:rsidRPr="00511D85">
        <w:t xml:space="preserve"> el estado de una sucursal. El flujo comienza cuando el usuario inicia sesión, lo que solicita las opciones del menú y carga la interfaz de la cabecera. Luego, el usuario selecciona la pestaña de "sucursal", lo que solicita la interfaz correspondiente y los datos de las sucursales desde la base de datos. Una vez que se muestra el listado, el usuario presiona el botón de acción para cambiar el estado, lo que genera una ventana de confirmación. Después de confirmar, el sistema pide y valida el cambio, lo actualiza en la base de datos y retorna una confirmación. Finalmente, el cambio se carga en la interfaz y el usuario puede visualizar el nuevo estado de la sucursal</w:t>
      </w:r>
      <w:r>
        <w:t>.</w:t>
      </w:r>
    </w:p>
    <w:p w14:paraId="517A252E" w14:textId="77777777" w:rsidR="00D95296" w:rsidRDefault="00D95296" w:rsidP="00D95296"/>
    <w:p w14:paraId="55F138EB" w14:textId="3D81DE76" w:rsidR="00D95296" w:rsidRDefault="00D95296" w:rsidP="00D95296">
      <w:pPr>
        <w:pStyle w:val="Descripcin"/>
      </w:pPr>
      <w:bookmarkStart w:id="872" w:name="_Toc210409299"/>
      <w:bookmarkStart w:id="873" w:name="_Toc210410079"/>
      <w:bookmarkStart w:id="874" w:name="_Toc213786915"/>
      <w:bookmarkStart w:id="875" w:name="_Toc213787329"/>
      <w:r>
        <w:t xml:space="preserve">Figura </w:t>
      </w:r>
      <w:fldSimple w:instr=" STYLEREF 1 \s ">
        <w:r w:rsidR="008F7228">
          <w:rPr>
            <w:noProof/>
          </w:rPr>
          <w:t>5</w:t>
        </w:r>
      </w:fldSimple>
      <w:r w:rsidR="008F7228">
        <w:t>.</w:t>
      </w:r>
      <w:fldSimple w:instr=" SEQ Figura \* ARABIC \s 1 ">
        <w:r w:rsidR="008F7228">
          <w:rPr>
            <w:noProof/>
          </w:rPr>
          <w:t>21</w:t>
        </w:r>
      </w:fldSimple>
      <w:r w:rsidRPr="004E3868">
        <w:t xml:space="preserve"> </w:t>
      </w:r>
      <w:r>
        <w:t>caso de uso N°1.18.</w:t>
      </w:r>
      <w:r w:rsidRPr="004E3868">
        <w:rPr>
          <w:i w:val="0"/>
          <w:iCs w:val="0"/>
          <w:color w:val="000000"/>
          <w:sz w:val="24"/>
          <w:szCs w:val="24"/>
        </w:rPr>
        <w:t xml:space="preserve"> </w:t>
      </w:r>
      <w:r>
        <w:rPr>
          <w:i w:val="0"/>
          <w:iCs w:val="0"/>
          <w:color w:val="000000"/>
          <w:sz w:val="24"/>
          <w:szCs w:val="24"/>
        </w:rPr>
        <w:t>“</w:t>
      </w:r>
      <w:r w:rsidRPr="004E3868">
        <w:t>Cambiando el estado de una sucursal</w:t>
      </w:r>
      <w:r>
        <w:t>”</w:t>
      </w:r>
      <w:bookmarkEnd w:id="872"/>
      <w:bookmarkEnd w:id="873"/>
      <w:bookmarkEnd w:id="874"/>
      <w:bookmarkEnd w:id="875"/>
    </w:p>
    <w:p w14:paraId="22216132" w14:textId="77777777" w:rsidR="00D95296" w:rsidRPr="00511D85" w:rsidRDefault="00D95296" w:rsidP="00D95296">
      <w:pPr>
        <w:spacing w:line="278" w:lineRule="auto"/>
        <w:ind w:firstLine="0"/>
        <w:jc w:val="left"/>
      </w:pPr>
    </w:p>
    <w:p w14:paraId="759A7C20" w14:textId="77777777" w:rsidR="00D95296" w:rsidRDefault="00D95296" w:rsidP="00D95296">
      <w:pPr>
        <w:pStyle w:val="Sinespaciado"/>
      </w:pPr>
      <w:r>
        <w:rPr>
          <w:noProof/>
        </w:rPr>
        <w:drawing>
          <wp:inline distT="0" distB="0" distL="0" distR="0" wp14:anchorId="6C923E36" wp14:editId="41699474">
            <wp:extent cx="5971540" cy="2687320"/>
            <wp:effectExtent l="0" t="0" r="0" b="0"/>
            <wp:docPr id="127034561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5612" name="Imagen 1" descr="Imagen que contiene Diagrama&#10;&#10;El contenido generado por IA puede ser incorrecto."/>
                    <pic:cNvPicPr/>
                  </pic:nvPicPr>
                  <pic:blipFill>
                    <a:blip r:embed="rId105"/>
                    <a:stretch>
                      <a:fillRect/>
                    </a:stretch>
                  </pic:blipFill>
                  <pic:spPr>
                    <a:xfrm>
                      <a:off x="0" y="0"/>
                      <a:ext cx="5971540" cy="2687320"/>
                    </a:xfrm>
                    <a:prstGeom prst="rect">
                      <a:avLst/>
                    </a:prstGeom>
                  </pic:spPr>
                </pic:pic>
              </a:graphicData>
            </a:graphic>
          </wp:inline>
        </w:drawing>
      </w:r>
    </w:p>
    <w:p w14:paraId="4298C3F9" w14:textId="77777777" w:rsidR="00D95296" w:rsidRDefault="00D95296" w:rsidP="00D95296">
      <w:pPr>
        <w:pStyle w:val="Sinespaciado"/>
      </w:pPr>
    </w:p>
    <w:p w14:paraId="79A2F41B" w14:textId="77777777" w:rsidR="00D95296" w:rsidRPr="00DC71E1" w:rsidRDefault="00D95296" w:rsidP="00D95296">
      <w:r>
        <w:t>Fuente: Elaborado por el estudiante de acuerdo con el proyecto</w:t>
      </w:r>
    </w:p>
    <w:p w14:paraId="73F7AD92" w14:textId="77777777" w:rsidR="00D95296" w:rsidRDefault="00D95296">
      <w:pPr>
        <w:spacing w:line="278" w:lineRule="auto"/>
        <w:ind w:firstLine="0"/>
        <w:jc w:val="left"/>
      </w:pPr>
      <w:r>
        <w:br w:type="page"/>
      </w:r>
    </w:p>
    <w:p w14:paraId="2C2E0F39" w14:textId="55B83DB8" w:rsidR="0009437C" w:rsidRDefault="0009437C" w:rsidP="0009437C">
      <w:r>
        <w:lastRenderedPageBreak/>
        <w:t>En la figura 5.</w:t>
      </w:r>
      <w:r w:rsidR="00D95296">
        <w:t>22</w:t>
      </w:r>
      <w:r>
        <w:t xml:space="preserve"> se describe el proceso mediante el cual el usuario accede al listado de centros de costos registrados en el sistema. Una vez el usuario ha iniciado sesión, procede a ingresar a la sección Centro de Costos. Al realizar esta acción, el sistema responde mostrando en la interfaz un listado completo de los centros de costos existentes. El proceso finaliza con la visualización de la información sin que se realice ninguna modificación, tal como se indica en las postcondiciones del caso de uso.</w:t>
      </w:r>
    </w:p>
    <w:p w14:paraId="7E0AD5AB" w14:textId="77777777" w:rsidR="0009437C" w:rsidRDefault="0009437C" w:rsidP="0009437C">
      <w:pPr>
        <w:ind w:firstLine="0"/>
      </w:pPr>
    </w:p>
    <w:p w14:paraId="00B40AC5" w14:textId="1B141DD9" w:rsidR="0009437C" w:rsidRDefault="0009437C" w:rsidP="0009437C">
      <w:pPr>
        <w:pStyle w:val="Descripcin"/>
        <w:keepNext/>
      </w:pPr>
      <w:bookmarkStart w:id="876" w:name="_Toc200854209"/>
      <w:bookmarkStart w:id="877" w:name="_Toc201172426"/>
      <w:bookmarkStart w:id="878" w:name="_Toc201199607"/>
      <w:bookmarkStart w:id="879" w:name="_Toc201199696"/>
      <w:bookmarkStart w:id="880" w:name="_Toc213786916"/>
      <w:bookmarkStart w:id="881" w:name="_Toc213787330"/>
      <w:r>
        <w:t xml:space="preserve">Figura </w:t>
      </w:r>
      <w:fldSimple w:instr=" STYLEREF 1 \s ">
        <w:r w:rsidR="008F7228">
          <w:rPr>
            <w:noProof/>
          </w:rPr>
          <w:t>5</w:t>
        </w:r>
      </w:fldSimple>
      <w:r w:rsidR="008F7228">
        <w:t>.</w:t>
      </w:r>
      <w:fldSimple w:instr=" SEQ Figura \* ARABIC \s 1 ">
        <w:r w:rsidR="008F7228">
          <w:rPr>
            <w:noProof/>
          </w:rPr>
          <w:t>22</w:t>
        </w:r>
      </w:fldSimple>
      <w:r>
        <w:t xml:space="preserve"> “Caso de uso N°1.19, Ingresando a pestaña centro de costos”</w:t>
      </w:r>
      <w:bookmarkEnd w:id="876"/>
      <w:bookmarkEnd w:id="877"/>
      <w:bookmarkEnd w:id="878"/>
      <w:bookmarkEnd w:id="879"/>
      <w:bookmarkEnd w:id="880"/>
      <w:bookmarkEnd w:id="881"/>
    </w:p>
    <w:p w14:paraId="160DCE9B" w14:textId="77777777" w:rsidR="0009437C" w:rsidRPr="005927E9" w:rsidRDefault="0009437C" w:rsidP="0009437C"/>
    <w:p w14:paraId="2ABBDC24" w14:textId="77777777" w:rsidR="0009437C" w:rsidRDefault="0009437C" w:rsidP="0009437C">
      <w:pPr>
        <w:pStyle w:val="Sinespaciado"/>
      </w:pPr>
      <w:r>
        <w:rPr>
          <w:noProof/>
        </w:rPr>
        <w:drawing>
          <wp:inline distT="0" distB="0" distL="0" distR="0" wp14:anchorId="32682A05" wp14:editId="6120E29F">
            <wp:extent cx="5971540" cy="2955925"/>
            <wp:effectExtent l="0" t="0" r="0" b="0"/>
            <wp:docPr id="17617496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9643" name="Imagen 1" descr="Diagrama&#10;&#10;El contenido generado por IA puede ser incorrecto."/>
                    <pic:cNvPicPr/>
                  </pic:nvPicPr>
                  <pic:blipFill>
                    <a:blip r:embed="rId106"/>
                    <a:stretch>
                      <a:fillRect/>
                    </a:stretch>
                  </pic:blipFill>
                  <pic:spPr>
                    <a:xfrm>
                      <a:off x="0" y="0"/>
                      <a:ext cx="5971540" cy="2955925"/>
                    </a:xfrm>
                    <a:prstGeom prst="rect">
                      <a:avLst/>
                    </a:prstGeom>
                  </pic:spPr>
                </pic:pic>
              </a:graphicData>
            </a:graphic>
          </wp:inline>
        </w:drawing>
      </w:r>
    </w:p>
    <w:p w14:paraId="03F9092A" w14:textId="77777777" w:rsidR="0009437C" w:rsidRDefault="0009437C" w:rsidP="0009437C">
      <w:pPr>
        <w:pStyle w:val="Sinespaciado"/>
      </w:pPr>
    </w:p>
    <w:p w14:paraId="03E1554F" w14:textId="77777777" w:rsidR="0009437C" w:rsidRDefault="0009437C" w:rsidP="0009437C">
      <w:pPr>
        <w:pStyle w:val="Sinespaciado"/>
      </w:pPr>
    </w:p>
    <w:p w14:paraId="769266A4" w14:textId="77777777" w:rsidR="0009437C" w:rsidRDefault="0009437C" w:rsidP="0009437C">
      <w:r>
        <w:t>Fuente: Elaborado por el estudiante de acuerdo con el proyecto</w:t>
      </w:r>
    </w:p>
    <w:p w14:paraId="697886D7" w14:textId="77777777" w:rsidR="0009437C" w:rsidRDefault="0009437C" w:rsidP="0009437C">
      <w:pPr>
        <w:spacing w:line="278" w:lineRule="auto"/>
        <w:ind w:firstLine="0"/>
        <w:jc w:val="left"/>
      </w:pPr>
      <w:r>
        <w:br w:type="page"/>
      </w:r>
    </w:p>
    <w:p w14:paraId="7E5151C7" w14:textId="711E97D5" w:rsidR="00D95296" w:rsidRDefault="00D95296" w:rsidP="00D95296">
      <w:r>
        <w:lastRenderedPageBreak/>
        <w:t>En la figura 5.23 presenta el</w:t>
      </w:r>
      <w:r w:rsidRPr="00511D85">
        <w:t xml:space="preserve"> diagrama pertenece al caso de uso N</w:t>
      </w:r>
      <w:r>
        <w:t>°</w:t>
      </w:r>
      <w:r w:rsidRPr="00511D85">
        <w:t>1.20 “Creando un nuevo centro de costos”. Este diagrama muestra el paso a paso para poder registrar en la base de datos un nuevo centro de costos asociado a la empresa en la cual se inició sesión en el sitio web</w:t>
      </w:r>
      <w:r>
        <w:t>.</w:t>
      </w:r>
    </w:p>
    <w:p w14:paraId="10BB3E60" w14:textId="77777777" w:rsidR="00D95296" w:rsidRDefault="00D95296" w:rsidP="00D95296"/>
    <w:p w14:paraId="7A549EBF" w14:textId="2CB0B23C" w:rsidR="00D95296" w:rsidRDefault="00D95296" w:rsidP="00D95296">
      <w:pPr>
        <w:pStyle w:val="Descripcin"/>
      </w:pPr>
      <w:bookmarkStart w:id="882" w:name="_Toc210409300"/>
      <w:bookmarkStart w:id="883" w:name="_Toc210410080"/>
      <w:bookmarkStart w:id="884" w:name="_Toc213786917"/>
      <w:bookmarkStart w:id="885" w:name="_Toc213787331"/>
      <w:r>
        <w:t xml:space="preserve">Figura </w:t>
      </w:r>
      <w:fldSimple w:instr=" STYLEREF 1 \s ">
        <w:r w:rsidR="008F7228">
          <w:rPr>
            <w:noProof/>
          </w:rPr>
          <w:t>5</w:t>
        </w:r>
      </w:fldSimple>
      <w:r w:rsidR="008F7228">
        <w:t>.</w:t>
      </w:r>
      <w:fldSimple w:instr=" SEQ Figura \* ARABIC \s 1 ">
        <w:r w:rsidR="008F7228">
          <w:rPr>
            <w:noProof/>
          </w:rPr>
          <w:t>23</w:t>
        </w:r>
      </w:fldSimple>
      <w:r w:rsidRPr="004E3868">
        <w:t xml:space="preserve"> </w:t>
      </w:r>
      <w:r w:rsidRPr="00511D85">
        <w:t>caso de uso N</w:t>
      </w:r>
      <w:r>
        <w:t>°</w:t>
      </w:r>
      <w:r w:rsidRPr="00511D85">
        <w:t>1.20</w:t>
      </w:r>
      <w:r>
        <w:t>,</w:t>
      </w:r>
      <w:r w:rsidRPr="00511D85">
        <w:t xml:space="preserve"> “Creando un nuevo centro de costos”</w:t>
      </w:r>
      <w:bookmarkEnd w:id="882"/>
      <w:bookmarkEnd w:id="883"/>
      <w:bookmarkEnd w:id="884"/>
      <w:bookmarkEnd w:id="885"/>
    </w:p>
    <w:p w14:paraId="1B5AF63B" w14:textId="77777777" w:rsidR="00D95296" w:rsidRDefault="00D95296" w:rsidP="00D95296">
      <w:pPr>
        <w:pStyle w:val="Sinespaciado"/>
      </w:pPr>
      <w:r>
        <w:rPr>
          <w:noProof/>
        </w:rPr>
        <w:drawing>
          <wp:inline distT="0" distB="0" distL="0" distR="0" wp14:anchorId="23CF8023" wp14:editId="6A737B7B">
            <wp:extent cx="6599672" cy="2966484"/>
            <wp:effectExtent l="0" t="0" r="0" b="5715"/>
            <wp:docPr id="5501683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68338" name="Imagen 1" descr="Diagrama&#10;&#10;El contenido generado por IA puede ser incorrecto."/>
                    <pic:cNvPicPr/>
                  </pic:nvPicPr>
                  <pic:blipFill>
                    <a:blip r:embed="rId107"/>
                    <a:stretch>
                      <a:fillRect/>
                    </a:stretch>
                  </pic:blipFill>
                  <pic:spPr>
                    <a:xfrm>
                      <a:off x="0" y="0"/>
                      <a:ext cx="6605310" cy="2969018"/>
                    </a:xfrm>
                    <a:prstGeom prst="rect">
                      <a:avLst/>
                    </a:prstGeom>
                  </pic:spPr>
                </pic:pic>
              </a:graphicData>
            </a:graphic>
          </wp:inline>
        </w:drawing>
      </w:r>
    </w:p>
    <w:p w14:paraId="0BA4FE31" w14:textId="77777777" w:rsidR="00D95296" w:rsidRDefault="00D95296" w:rsidP="00D95296">
      <w:pPr>
        <w:pStyle w:val="Sinespaciado"/>
      </w:pPr>
    </w:p>
    <w:p w14:paraId="53B85F96" w14:textId="77777777" w:rsidR="00D95296" w:rsidRPr="00DC71E1" w:rsidRDefault="00D95296" w:rsidP="00D95296">
      <w:r>
        <w:t>Fuente: Elaborado por el estudiante de acuerdo con el proyecto</w:t>
      </w:r>
    </w:p>
    <w:p w14:paraId="6337E9C3" w14:textId="77777777" w:rsidR="00D95296" w:rsidRDefault="00D95296" w:rsidP="00D95296">
      <w:pPr>
        <w:spacing w:line="278" w:lineRule="auto"/>
        <w:ind w:firstLine="0"/>
        <w:jc w:val="left"/>
      </w:pPr>
    </w:p>
    <w:p w14:paraId="730FC9BC" w14:textId="77777777" w:rsidR="00D95296" w:rsidRDefault="00D95296" w:rsidP="00D95296">
      <w:pPr>
        <w:spacing w:line="278" w:lineRule="auto"/>
        <w:ind w:firstLine="0"/>
        <w:jc w:val="left"/>
      </w:pPr>
    </w:p>
    <w:p w14:paraId="3FBB20B7" w14:textId="77777777" w:rsidR="00D95296" w:rsidRDefault="00D95296" w:rsidP="00D95296">
      <w:pPr>
        <w:spacing w:line="278" w:lineRule="auto"/>
        <w:ind w:firstLine="0"/>
        <w:jc w:val="left"/>
      </w:pPr>
      <w:r>
        <w:br w:type="page"/>
      </w:r>
    </w:p>
    <w:p w14:paraId="08E2EA38" w14:textId="377BF192" w:rsidR="00D95296" w:rsidRDefault="00D95296" w:rsidP="00D95296">
      <w:r>
        <w:lastRenderedPageBreak/>
        <w:t>En la figura 5.24 presenta el d</w:t>
      </w:r>
      <w:r w:rsidRPr="00511D85">
        <w:t>iagrama correspondiente al caso de uso N</w:t>
      </w:r>
      <w:r>
        <w:t>°</w:t>
      </w:r>
      <w:r w:rsidRPr="00511D85">
        <w:t>1.21 “cambiando el estado de un centro de costo” en este diagrama se nos muestran las acciones para poder cambiar el estado entre activo o inactivo de un centro de costos de la empresa asociada a la sesión actual</w:t>
      </w:r>
      <w:r>
        <w:t>.</w:t>
      </w:r>
    </w:p>
    <w:p w14:paraId="044022BD" w14:textId="77777777" w:rsidR="00D95296" w:rsidRDefault="00D95296" w:rsidP="00D95296"/>
    <w:p w14:paraId="2B816F93" w14:textId="2F33A4D9" w:rsidR="00D95296" w:rsidRDefault="00D95296" w:rsidP="00D95296">
      <w:pPr>
        <w:pStyle w:val="Descripcin"/>
      </w:pPr>
      <w:bookmarkStart w:id="886" w:name="_Toc210409301"/>
      <w:bookmarkStart w:id="887" w:name="_Toc210410081"/>
      <w:bookmarkStart w:id="888" w:name="_Toc213786918"/>
      <w:bookmarkStart w:id="889" w:name="_Toc213787332"/>
      <w:r>
        <w:t xml:space="preserve">Figura </w:t>
      </w:r>
      <w:fldSimple w:instr=" STYLEREF 1 \s ">
        <w:r w:rsidR="008F7228">
          <w:rPr>
            <w:noProof/>
          </w:rPr>
          <w:t>5</w:t>
        </w:r>
      </w:fldSimple>
      <w:r w:rsidR="008F7228">
        <w:t>.</w:t>
      </w:r>
      <w:fldSimple w:instr=" SEQ Figura \* ARABIC \s 1 ">
        <w:r w:rsidR="008F7228">
          <w:rPr>
            <w:noProof/>
          </w:rPr>
          <w:t>24</w:t>
        </w:r>
      </w:fldSimple>
      <w:r w:rsidRPr="004E3868">
        <w:t xml:space="preserve"> </w:t>
      </w:r>
      <w:r w:rsidRPr="00511D85">
        <w:t>caso de uso N</w:t>
      </w:r>
      <w:r>
        <w:t>°</w:t>
      </w:r>
      <w:r w:rsidRPr="00511D85">
        <w:t>1.21</w:t>
      </w:r>
      <w:r>
        <w:t>, “</w:t>
      </w:r>
      <w:r w:rsidRPr="001A0A1F">
        <w:t xml:space="preserve">Visualizando la ficha de </w:t>
      </w:r>
      <w:r w:rsidRPr="00983CDF">
        <w:t>empleados</w:t>
      </w:r>
      <w:r>
        <w:t>”</w:t>
      </w:r>
      <w:bookmarkEnd w:id="886"/>
      <w:bookmarkEnd w:id="887"/>
      <w:bookmarkEnd w:id="888"/>
      <w:bookmarkEnd w:id="889"/>
    </w:p>
    <w:p w14:paraId="1FA215BF" w14:textId="77777777" w:rsidR="00D95296" w:rsidRDefault="00D95296" w:rsidP="00D95296"/>
    <w:p w14:paraId="282914D5" w14:textId="77777777" w:rsidR="00D95296" w:rsidRDefault="00D95296" w:rsidP="00D95296">
      <w:pPr>
        <w:pStyle w:val="Sinespaciado"/>
      </w:pPr>
      <w:r>
        <w:rPr>
          <w:noProof/>
        </w:rPr>
        <w:drawing>
          <wp:inline distT="0" distB="0" distL="0" distR="0" wp14:anchorId="6B55036F" wp14:editId="3771ACCA">
            <wp:extent cx="5971540" cy="2441575"/>
            <wp:effectExtent l="0" t="0" r="0" b="0"/>
            <wp:docPr id="19895027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02736" name="Imagen 1" descr="Diagrama&#10;&#10;El contenido generado por IA puede ser incorrecto."/>
                    <pic:cNvPicPr/>
                  </pic:nvPicPr>
                  <pic:blipFill>
                    <a:blip r:embed="rId108"/>
                    <a:stretch>
                      <a:fillRect/>
                    </a:stretch>
                  </pic:blipFill>
                  <pic:spPr>
                    <a:xfrm>
                      <a:off x="0" y="0"/>
                      <a:ext cx="5971540" cy="2441575"/>
                    </a:xfrm>
                    <a:prstGeom prst="rect">
                      <a:avLst/>
                    </a:prstGeom>
                  </pic:spPr>
                </pic:pic>
              </a:graphicData>
            </a:graphic>
          </wp:inline>
        </w:drawing>
      </w:r>
    </w:p>
    <w:p w14:paraId="4B10FE0E" w14:textId="77777777" w:rsidR="00D95296" w:rsidRDefault="00D95296" w:rsidP="00D95296">
      <w:pPr>
        <w:pStyle w:val="Sinespaciado"/>
      </w:pPr>
    </w:p>
    <w:p w14:paraId="65EF2E48" w14:textId="77777777" w:rsidR="00D95296" w:rsidRPr="00DC71E1" w:rsidRDefault="00D95296" w:rsidP="00D95296">
      <w:r>
        <w:t>Fuente: Elaborado por el estudiante de acuerdo con el proyecto</w:t>
      </w:r>
    </w:p>
    <w:p w14:paraId="13494E66" w14:textId="77777777" w:rsidR="00D95296" w:rsidRDefault="00D95296">
      <w:pPr>
        <w:spacing w:line="278" w:lineRule="auto"/>
        <w:ind w:firstLine="0"/>
        <w:jc w:val="left"/>
      </w:pPr>
      <w:r>
        <w:br w:type="page"/>
      </w:r>
    </w:p>
    <w:p w14:paraId="4FD9E5DC" w14:textId="102D8E01" w:rsidR="0009437C" w:rsidRDefault="0009437C" w:rsidP="0009437C">
      <w:r>
        <w:lastRenderedPageBreak/>
        <w:t>En la figura 5.</w:t>
      </w:r>
      <w:r w:rsidR="00D95296">
        <w:t>25</w:t>
      </w:r>
      <w:r>
        <w:t xml:space="preserve"> se representa el proceso mediante el cual el usuario accede a la sección de Fichas de Empleados. El proceso comienza una vez que el usuario ha iniciado sesión y selecciona la pestaña de Ficha de Empleados. Al realizar esta acción, el sistema responde mostrando en la interfaz una lista completa con las fichas de todos los empleados registrados, incluyendo su información correspondiente. El proceso finaliza con la visualización de la información sin que se realice ninguna modificación, tal como se indica en las postcondiciones del caso de uso.</w:t>
      </w:r>
    </w:p>
    <w:p w14:paraId="7553F725" w14:textId="77777777" w:rsidR="0009437C" w:rsidRDefault="0009437C" w:rsidP="0009437C">
      <w:pPr>
        <w:pStyle w:val="Descripcin"/>
        <w:keepNext/>
        <w:jc w:val="left"/>
      </w:pPr>
    </w:p>
    <w:p w14:paraId="313D388F" w14:textId="77C270C7" w:rsidR="0009437C" w:rsidRDefault="0009437C" w:rsidP="0009437C">
      <w:pPr>
        <w:pStyle w:val="Descripcin"/>
        <w:keepNext/>
      </w:pPr>
      <w:bookmarkStart w:id="890" w:name="_Toc200854210"/>
      <w:bookmarkStart w:id="891" w:name="_Toc201172427"/>
      <w:bookmarkStart w:id="892" w:name="_Toc201199608"/>
      <w:bookmarkStart w:id="893" w:name="_Toc201199697"/>
      <w:bookmarkStart w:id="894" w:name="_Toc213786919"/>
      <w:bookmarkStart w:id="895" w:name="_Toc213787333"/>
      <w:r>
        <w:t xml:space="preserve">Figura </w:t>
      </w:r>
      <w:fldSimple w:instr=" STYLEREF 1 \s ">
        <w:r w:rsidR="008F7228">
          <w:rPr>
            <w:noProof/>
          </w:rPr>
          <w:t>5</w:t>
        </w:r>
      </w:fldSimple>
      <w:r w:rsidR="008F7228">
        <w:t>.</w:t>
      </w:r>
      <w:fldSimple w:instr=" SEQ Figura \* ARABIC \s 1 ">
        <w:r w:rsidR="008F7228">
          <w:rPr>
            <w:noProof/>
          </w:rPr>
          <w:t>25</w:t>
        </w:r>
      </w:fldSimple>
      <w:r>
        <w:t xml:space="preserve"> “Caso de uso N°2.1, visualizando fichas de empleados”</w:t>
      </w:r>
      <w:bookmarkEnd w:id="890"/>
      <w:bookmarkEnd w:id="891"/>
      <w:bookmarkEnd w:id="892"/>
      <w:bookmarkEnd w:id="893"/>
      <w:bookmarkEnd w:id="894"/>
      <w:bookmarkEnd w:id="895"/>
    </w:p>
    <w:p w14:paraId="14AF9201" w14:textId="77777777" w:rsidR="0009437C" w:rsidRDefault="0009437C" w:rsidP="0009437C">
      <w:pPr>
        <w:pStyle w:val="Sinespaciado"/>
      </w:pPr>
      <w:r>
        <w:rPr>
          <w:noProof/>
        </w:rPr>
        <w:drawing>
          <wp:inline distT="0" distB="0" distL="0" distR="0" wp14:anchorId="45A2E1AD" wp14:editId="14B8839D">
            <wp:extent cx="5971540" cy="2685415"/>
            <wp:effectExtent l="0" t="0" r="0" b="635"/>
            <wp:docPr id="209621397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13979" name="Imagen 1" descr="Gráfico&#10;&#10;El contenido generado por IA puede ser incorrecto."/>
                    <pic:cNvPicPr/>
                  </pic:nvPicPr>
                  <pic:blipFill>
                    <a:blip r:embed="rId109"/>
                    <a:stretch>
                      <a:fillRect/>
                    </a:stretch>
                  </pic:blipFill>
                  <pic:spPr>
                    <a:xfrm>
                      <a:off x="0" y="0"/>
                      <a:ext cx="5971540" cy="2685415"/>
                    </a:xfrm>
                    <a:prstGeom prst="rect">
                      <a:avLst/>
                    </a:prstGeom>
                  </pic:spPr>
                </pic:pic>
              </a:graphicData>
            </a:graphic>
          </wp:inline>
        </w:drawing>
      </w:r>
    </w:p>
    <w:p w14:paraId="2E80F1DA" w14:textId="77777777" w:rsidR="0009437C" w:rsidRDefault="0009437C" w:rsidP="0009437C">
      <w:pPr>
        <w:pStyle w:val="Sinespaciado"/>
      </w:pPr>
    </w:p>
    <w:p w14:paraId="23CB0898" w14:textId="77777777" w:rsidR="0009437C" w:rsidRDefault="0009437C" w:rsidP="0009437C">
      <w:pPr>
        <w:pStyle w:val="Sinespaciado"/>
      </w:pPr>
    </w:p>
    <w:p w14:paraId="3F15853D" w14:textId="77777777" w:rsidR="0009437C" w:rsidRDefault="0009437C" w:rsidP="0009437C">
      <w:r>
        <w:t>Fuente: Elaborado por el estudiante de acuerdo con el proyecto</w:t>
      </w:r>
    </w:p>
    <w:p w14:paraId="37A53CB8" w14:textId="77777777" w:rsidR="0009437C" w:rsidRDefault="0009437C" w:rsidP="0009437C">
      <w:pPr>
        <w:spacing w:line="278" w:lineRule="auto"/>
        <w:ind w:firstLine="0"/>
        <w:jc w:val="left"/>
      </w:pPr>
      <w:r>
        <w:br w:type="page"/>
      </w:r>
    </w:p>
    <w:p w14:paraId="5917243A" w14:textId="58330273" w:rsidR="0009437C" w:rsidRDefault="0009437C" w:rsidP="0009437C">
      <w:r>
        <w:lastRenderedPageBreak/>
        <w:t>En la figura 5.</w:t>
      </w:r>
      <w:r w:rsidR="00D95296">
        <w:t>26</w:t>
      </w:r>
      <w:r>
        <w:t xml:space="preserve"> se representa el proceso mediante el cual el usuario crea una nueva ficha de empleado dentro del sistema. Para iniciar el proceso, el usuario debe contar con los permisos necesarios, haber iniciado sesión correctamente. Una vez en la pestaña correspondiente, el usuario selecciona la opción Ingreso de Empleado, al realizar esta acción el sistema responde desplegando un formulario con los campos requeridos para el ingreso. El usuario procede a completar la información solicitada y verifica que todos los campos estén correctamente ingresados. Posteriormente, el sistema valida los datos y confirma el ingreso exitoso del nuevo empleado al sistema.</w:t>
      </w:r>
    </w:p>
    <w:p w14:paraId="67D5A68D" w14:textId="57314BFD" w:rsidR="0009437C" w:rsidRDefault="0009437C" w:rsidP="0009437C">
      <w:pPr>
        <w:pStyle w:val="Descripcin"/>
        <w:keepNext/>
      </w:pPr>
      <w:bookmarkStart w:id="896" w:name="_Toc200854211"/>
      <w:bookmarkStart w:id="897" w:name="_Toc201172428"/>
      <w:bookmarkStart w:id="898" w:name="_Toc201199609"/>
      <w:bookmarkStart w:id="899" w:name="_Toc201199698"/>
      <w:bookmarkStart w:id="900" w:name="_Toc213786920"/>
      <w:bookmarkStart w:id="901" w:name="_Toc213787334"/>
      <w:r>
        <w:t xml:space="preserve">Figura </w:t>
      </w:r>
      <w:fldSimple w:instr=" STYLEREF 1 \s ">
        <w:r w:rsidR="008F7228">
          <w:rPr>
            <w:noProof/>
          </w:rPr>
          <w:t>5</w:t>
        </w:r>
      </w:fldSimple>
      <w:r w:rsidR="008F7228">
        <w:t>.</w:t>
      </w:r>
      <w:fldSimple w:instr=" SEQ Figura \* ARABIC \s 1 ">
        <w:r w:rsidR="008F7228">
          <w:rPr>
            <w:noProof/>
          </w:rPr>
          <w:t>26</w:t>
        </w:r>
      </w:fldSimple>
      <w:r>
        <w:t xml:space="preserve"> “Caso de uso N°2.2, creando nuevo empleado”</w:t>
      </w:r>
      <w:bookmarkEnd w:id="896"/>
      <w:bookmarkEnd w:id="897"/>
      <w:bookmarkEnd w:id="898"/>
      <w:bookmarkEnd w:id="899"/>
      <w:bookmarkEnd w:id="900"/>
      <w:bookmarkEnd w:id="901"/>
    </w:p>
    <w:p w14:paraId="0A635521" w14:textId="77777777" w:rsidR="0009437C" w:rsidRPr="00796303" w:rsidRDefault="0009437C" w:rsidP="0009437C"/>
    <w:p w14:paraId="1FC587AA" w14:textId="77777777" w:rsidR="0009437C" w:rsidRDefault="0009437C" w:rsidP="0009437C">
      <w:pPr>
        <w:pStyle w:val="Sinespaciado"/>
      </w:pPr>
      <w:r>
        <w:rPr>
          <w:noProof/>
        </w:rPr>
        <w:drawing>
          <wp:inline distT="0" distB="0" distL="0" distR="0" wp14:anchorId="059DE8BE" wp14:editId="15F6782C">
            <wp:extent cx="6509268" cy="2822713"/>
            <wp:effectExtent l="0" t="0" r="6350" b="0"/>
            <wp:docPr id="64265921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9215" name="Imagen 1" descr="Gráfico&#10;&#10;El contenido generado por IA puede ser incorrecto."/>
                    <pic:cNvPicPr/>
                  </pic:nvPicPr>
                  <pic:blipFill>
                    <a:blip r:embed="rId110"/>
                    <a:stretch>
                      <a:fillRect/>
                    </a:stretch>
                  </pic:blipFill>
                  <pic:spPr>
                    <a:xfrm>
                      <a:off x="0" y="0"/>
                      <a:ext cx="6511277" cy="2823584"/>
                    </a:xfrm>
                    <a:prstGeom prst="rect">
                      <a:avLst/>
                    </a:prstGeom>
                  </pic:spPr>
                </pic:pic>
              </a:graphicData>
            </a:graphic>
          </wp:inline>
        </w:drawing>
      </w:r>
    </w:p>
    <w:p w14:paraId="77F252D4" w14:textId="77777777" w:rsidR="0009437C" w:rsidRDefault="0009437C" w:rsidP="0009437C">
      <w:pPr>
        <w:pStyle w:val="Sinespaciado"/>
      </w:pPr>
    </w:p>
    <w:p w14:paraId="2660998F" w14:textId="77777777" w:rsidR="0009437C" w:rsidRDefault="0009437C" w:rsidP="0009437C">
      <w:pPr>
        <w:pStyle w:val="Sinespaciado"/>
      </w:pPr>
    </w:p>
    <w:p w14:paraId="62EFD73E" w14:textId="77777777" w:rsidR="0009437C" w:rsidRDefault="0009437C" w:rsidP="0009437C">
      <w:r>
        <w:t>Fuente: Elaborado por el estudiante de acuerdo con el proyecto</w:t>
      </w:r>
    </w:p>
    <w:p w14:paraId="26214CA0" w14:textId="77777777" w:rsidR="0009437C" w:rsidRDefault="0009437C" w:rsidP="0009437C">
      <w:pPr>
        <w:spacing w:line="278" w:lineRule="auto"/>
        <w:ind w:firstLine="0"/>
        <w:jc w:val="left"/>
      </w:pPr>
      <w:r>
        <w:br w:type="page"/>
      </w:r>
    </w:p>
    <w:p w14:paraId="5AC420F5" w14:textId="48DDC02D" w:rsidR="00D95296" w:rsidRDefault="00D95296" w:rsidP="00D95296">
      <w:r>
        <w:lastRenderedPageBreak/>
        <w:t>En la figura 5.27 este diagrama representa el CU N°2.3 e</w:t>
      </w:r>
      <w:r w:rsidRPr="00EF30E3">
        <w:t>l proceso comienza cuando el usuario, después de iniciar sesión, navega a través del menú principal para seleccionar la opción "Ficha de Empleados". Esta acción desencadena una solicitud que viaja a través de los controladores para consultar la lista completa de empleados en la base de datos. Una vez que la información es retornada, la interfaz se carga y muestra el listado. Posteriormente, el diagrama muestra cómo el usuario presiona un botón para filtrar y ver únicamente a los "Empleados Activos", lo que provoca una nueva interacción con el controlador para filtrar los datos ya cargados y actualizar la vista con el resultado.</w:t>
      </w:r>
    </w:p>
    <w:p w14:paraId="3131344A" w14:textId="77777777" w:rsidR="00D95296" w:rsidRDefault="00D95296" w:rsidP="00D95296"/>
    <w:p w14:paraId="47AFDA31" w14:textId="33C20229" w:rsidR="00D95296" w:rsidRDefault="00D95296" w:rsidP="00D95296">
      <w:pPr>
        <w:pStyle w:val="Descripcin"/>
      </w:pPr>
      <w:bookmarkStart w:id="902" w:name="_Toc210409302"/>
      <w:bookmarkStart w:id="903" w:name="_Toc210410082"/>
      <w:bookmarkStart w:id="904" w:name="_Toc213786921"/>
      <w:bookmarkStart w:id="905" w:name="_Toc213787335"/>
      <w:r>
        <w:t xml:space="preserve">Figura </w:t>
      </w:r>
      <w:fldSimple w:instr=" STYLEREF 1 \s ">
        <w:r w:rsidR="008F7228">
          <w:rPr>
            <w:noProof/>
          </w:rPr>
          <w:t>5</w:t>
        </w:r>
      </w:fldSimple>
      <w:r w:rsidR="008F7228">
        <w:t>.</w:t>
      </w:r>
      <w:fldSimple w:instr=" SEQ Figura \* ARABIC \s 1 ">
        <w:r w:rsidR="008F7228">
          <w:rPr>
            <w:noProof/>
          </w:rPr>
          <w:t>27</w:t>
        </w:r>
      </w:fldSimple>
      <w:r w:rsidRPr="004E3868">
        <w:t xml:space="preserve"> </w:t>
      </w:r>
      <w:r w:rsidRPr="00511D85">
        <w:t>caso de uso N</w:t>
      </w:r>
      <w:r>
        <w:t>°2.3, “</w:t>
      </w:r>
      <w:r w:rsidRPr="00983CDF">
        <w:t>Visualizando</w:t>
      </w:r>
      <w:r w:rsidRPr="001A0A1F">
        <w:t xml:space="preserve"> las fichas que están activas</w:t>
      </w:r>
      <w:r>
        <w:t>”</w:t>
      </w:r>
      <w:bookmarkEnd w:id="902"/>
      <w:bookmarkEnd w:id="903"/>
      <w:bookmarkEnd w:id="904"/>
      <w:bookmarkEnd w:id="905"/>
    </w:p>
    <w:p w14:paraId="40526570" w14:textId="77777777" w:rsidR="00D95296" w:rsidRPr="001A0A1F" w:rsidRDefault="00D95296" w:rsidP="00D95296"/>
    <w:p w14:paraId="340A5926" w14:textId="77777777" w:rsidR="00D95296" w:rsidRDefault="00D95296" w:rsidP="00D95296">
      <w:pPr>
        <w:pStyle w:val="Sinespaciado"/>
      </w:pPr>
      <w:r>
        <w:rPr>
          <w:noProof/>
        </w:rPr>
        <w:drawing>
          <wp:inline distT="0" distB="0" distL="0" distR="0" wp14:anchorId="14F4D2AC" wp14:editId="0F42D473">
            <wp:extent cx="5971540" cy="2482215"/>
            <wp:effectExtent l="0" t="0" r="0" b="0"/>
            <wp:docPr id="32832525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5257" name="Imagen 1" descr="Gráfico&#10;&#10;El contenido generado por IA puede ser incorrecto."/>
                    <pic:cNvPicPr/>
                  </pic:nvPicPr>
                  <pic:blipFill>
                    <a:blip r:embed="rId111"/>
                    <a:stretch>
                      <a:fillRect/>
                    </a:stretch>
                  </pic:blipFill>
                  <pic:spPr>
                    <a:xfrm>
                      <a:off x="0" y="0"/>
                      <a:ext cx="5971540" cy="2482215"/>
                    </a:xfrm>
                    <a:prstGeom prst="rect">
                      <a:avLst/>
                    </a:prstGeom>
                  </pic:spPr>
                </pic:pic>
              </a:graphicData>
            </a:graphic>
          </wp:inline>
        </w:drawing>
      </w:r>
    </w:p>
    <w:p w14:paraId="0C0ACA05" w14:textId="77777777" w:rsidR="00D95296" w:rsidRPr="00DC71E1" w:rsidRDefault="00D95296" w:rsidP="00D95296">
      <w:r>
        <w:t>Fuente: Elaborado por el estudiante de acuerdo con el proyecto</w:t>
      </w:r>
    </w:p>
    <w:p w14:paraId="388ED668" w14:textId="77777777" w:rsidR="00D95296" w:rsidRDefault="00D95296">
      <w:pPr>
        <w:spacing w:line="278" w:lineRule="auto"/>
        <w:ind w:firstLine="0"/>
        <w:jc w:val="left"/>
      </w:pPr>
      <w:r>
        <w:br w:type="page"/>
      </w:r>
    </w:p>
    <w:p w14:paraId="66856D90" w14:textId="0ED354A7" w:rsidR="0009437C" w:rsidRDefault="0009437C" w:rsidP="0009437C">
      <w:r>
        <w:lastRenderedPageBreak/>
        <w:t>la figura 5.</w:t>
      </w:r>
      <w:r w:rsidR="00D95296">
        <w:t>28</w:t>
      </w:r>
      <w:r>
        <w:t xml:space="preserve"> se representa el proceso mediante el cual el usuario accede a la ficha de empleados registrados en el sistema. El proceso comienza cuando el usuario inicia sesión y accede a la opción ficha de Empleados. Al realizar esta acción, el sistema responde generando una visualización en la pantalla que contiene una lista detallada de todos los empleados registrados incluyendo información como nombres, apellidos, celular, tipo de contrato, correo, sucursal, si es administrativo o no y estado de actividad (activo o inactivo).</w:t>
      </w:r>
    </w:p>
    <w:p w14:paraId="27C92C8B" w14:textId="77777777" w:rsidR="0009437C" w:rsidRDefault="0009437C" w:rsidP="0009437C"/>
    <w:p w14:paraId="6BBE944E" w14:textId="27E6C6C7" w:rsidR="0009437C" w:rsidRDefault="0009437C" w:rsidP="0009437C">
      <w:pPr>
        <w:pStyle w:val="Descripcin"/>
        <w:keepNext/>
      </w:pPr>
      <w:bookmarkStart w:id="906" w:name="_Toc200854212"/>
      <w:bookmarkStart w:id="907" w:name="_Toc201172429"/>
      <w:bookmarkStart w:id="908" w:name="_Toc201199610"/>
      <w:bookmarkStart w:id="909" w:name="_Toc201199699"/>
      <w:bookmarkStart w:id="910" w:name="_Toc213786922"/>
      <w:bookmarkStart w:id="911" w:name="_Toc213787336"/>
      <w:r>
        <w:t xml:space="preserve">Figura </w:t>
      </w:r>
      <w:fldSimple w:instr=" STYLEREF 1 \s ">
        <w:r w:rsidR="008F7228">
          <w:rPr>
            <w:noProof/>
          </w:rPr>
          <w:t>5</w:t>
        </w:r>
      </w:fldSimple>
      <w:r w:rsidR="008F7228">
        <w:t>.</w:t>
      </w:r>
      <w:fldSimple w:instr=" SEQ Figura \* ARABIC \s 1 ">
        <w:r w:rsidR="008F7228">
          <w:rPr>
            <w:noProof/>
          </w:rPr>
          <w:t>28</w:t>
        </w:r>
      </w:fldSimple>
      <w:r>
        <w:t xml:space="preserve"> “Caso de uso N°2.4, Mostrando lista de empleados”</w:t>
      </w:r>
      <w:bookmarkEnd w:id="906"/>
      <w:bookmarkEnd w:id="907"/>
      <w:bookmarkEnd w:id="908"/>
      <w:bookmarkEnd w:id="909"/>
      <w:bookmarkEnd w:id="910"/>
      <w:bookmarkEnd w:id="911"/>
    </w:p>
    <w:p w14:paraId="094C5CF1" w14:textId="77777777" w:rsidR="0009437C" w:rsidRDefault="0009437C" w:rsidP="0009437C">
      <w:pPr>
        <w:pStyle w:val="Sinespaciado"/>
      </w:pPr>
      <w:r w:rsidRPr="00246DA6">
        <w:rPr>
          <w:noProof/>
        </w:rPr>
        <w:drawing>
          <wp:inline distT="0" distB="0" distL="0" distR="0" wp14:anchorId="2B6CFDD6" wp14:editId="0F52CA05">
            <wp:extent cx="5971540" cy="2611755"/>
            <wp:effectExtent l="0" t="0" r="0" b="0"/>
            <wp:docPr id="37869200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2002" name="Imagen 1" descr="Gráfico&#10;&#10;El contenido generado por IA puede ser incorrecto."/>
                    <pic:cNvPicPr/>
                  </pic:nvPicPr>
                  <pic:blipFill>
                    <a:blip r:embed="rId112"/>
                    <a:stretch>
                      <a:fillRect/>
                    </a:stretch>
                  </pic:blipFill>
                  <pic:spPr>
                    <a:xfrm>
                      <a:off x="0" y="0"/>
                      <a:ext cx="5971540" cy="2611755"/>
                    </a:xfrm>
                    <a:prstGeom prst="rect">
                      <a:avLst/>
                    </a:prstGeom>
                  </pic:spPr>
                </pic:pic>
              </a:graphicData>
            </a:graphic>
          </wp:inline>
        </w:drawing>
      </w:r>
    </w:p>
    <w:p w14:paraId="51962C8B" w14:textId="77777777" w:rsidR="0009437C" w:rsidRDefault="0009437C" w:rsidP="0009437C">
      <w:pPr>
        <w:pStyle w:val="Sinespaciado"/>
      </w:pPr>
    </w:p>
    <w:p w14:paraId="0937A3AC" w14:textId="77777777" w:rsidR="0009437C" w:rsidRDefault="0009437C" w:rsidP="0009437C">
      <w:r>
        <w:t>Fuente: Elaborado por el estudiante de acuerdo con el proyecto</w:t>
      </w:r>
    </w:p>
    <w:p w14:paraId="368EA26D" w14:textId="77777777" w:rsidR="0009437C" w:rsidRDefault="0009437C" w:rsidP="0009437C">
      <w:pPr>
        <w:spacing w:line="278" w:lineRule="auto"/>
        <w:ind w:firstLine="0"/>
        <w:jc w:val="left"/>
      </w:pPr>
      <w:r>
        <w:br w:type="page"/>
      </w:r>
    </w:p>
    <w:p w14:paraId="79AD9FBB" w14:textId="64D2B471" w:rsidR="00D95296" w:rsidRDefault="00D95296" w:rsidP="00D95296">
      <w:r>
        <w:lastRenderedPageBreak/>
        <w:t xml:space="preserve">En la figura 5.29 se aprecia el diagrama del CU N°2.5 </w:t>
      </w:r>
      <w:r w:rsidRPr="00400523">
        <w:t xml:space="preserve">describe el flujo completo para registrar un nuevo empleado en el sistema. El usuario inicia sesión, navega a través del </w:t>
      </w:r>
      <w:r>
        <w:t>D</w:t>
      </w:r>
      <w:r w:rsidRPr="00400523">
        <w:t>ashboard y el menú para acceder a la ficha de ingreso de empleados. Una vez allí, completa el formulario y, al presionar el botón de "Agregar", se desencadenan una serie de validaciones tanto en la interfaz como en el controlador. Si los datos son correctos, el sistema los envía al controlador de ingreso, que a su vez los valida y los inserta en la base de datos MySQL. Finalmente, la base de datos confirma la inserción, y esta confirmación se propaga de vuelta hasta la interfaz del usuario, notificándole que el empleado ha sido guardado exitosamente.</w:t>
      </w:r>
    </w:p>
    <w:p w14:paraId="14D5D414" w14:textId="77777777" w:rsidR="00D95296" w:rsidRDefault="00D95296" w:rsidP="00D95296"/>
    <w:p w14:paraId="6A35C294" w14:textId="0920388E" w:rsidR="00D95296" w:rsidRDefault="00D95296" w:rsidP="00D95296">
      <w:pPr>
        <w:pStyle w:val="Descripcin"/>
      </w:pPr>
      <w:bookmarkStart w:id="912" w:name="_Toc210409303"/>
      <w:bookmarkStart w:id="913" w:name="_Toc210410083"/>
      <w:bookmarkStart w:id="914" w:name="_Toc213786923"/>
      <w:bookmarkStart w:id="915" w:name="_Toc213787337"/>
      <w:r>
        <w:t xml:space="preserve">Figura </w:t>
      </w:r>
      <w:fldSimple w:instr=" STYLEREF 1 \s ">
        <w:r w:rsidR="008F7228">
          <w:rPr>
            <w:noProof/>
          </w:rPr>
          <w:t>5</w:t>
        </w:r>
      </w:fldSimple>
      <w:r w:rsidR="008F7228">
        <w:t>.</w:t>
      </w:r>
      <w:fldSimple w:instr=" SEQ Figura \* ARABIC \s 1 ">
        <w:r w:rsidR="008F7228">
          <w:rPr>
            <w:noProof/>
          </w:rPr>
          <w:t>29</w:t>
        </w:r>
      </w:fldSimple>
      <w:r>
        <w:t xml:space="preserve"> </w:t>
      </w:r>
      <w:r w:rsidRPr="004E3868">
        <w:t xml:space="preserve"> </w:t>
      </w:r>
      <w:r w:rsidRPr="00511D85">
        <w:t>caso de uso N</w:t>
      </w:r>
      <w:r>
        <w:t>°2.5, “</w:t>
      </w:r>
      <w:r w:rsidRPr="001A0A1F">
        <w:t xml:space="preserve">Guardando datos de </w:t>
      </w:r>
      <w:r w:rsidRPr="00983CDF">
        <w:t>empleado</w:t>
      </w:r>
      <w:r>
        <w:t>”</w:t>
      </w:r>
      <w:bookmarkEnd w:id="912"/>
      <w:bookmarkEnd w:id="913"/>
      <w:bookmarkEnd w:id="914"/>
      <w:bookmarkEnd w:id="915"/>
    </w:p>
    <w:p w14:paraId="2B769443" w14:textId="77777777" w:rsidR="00D95296" w:rsidRDefault="00D95296" w:rsidP="00D95296">
      <w:pPr>
        <w:pStyle w:val="Sinespaciado"/>
      </w:pPr>
      <w:r>
        <w:rPr>
          <w:noProof/>
        </w:rPr>
        <w:drawing>
          <wp:inline distT="0" distB="0" distL="0" distR="0" wp14:anchorId="4590B5F0" wp14:editId="5BA08CDB">
            <wp:extent cx="5971540" cy="2924810"/>
            <wp:effectExtent l="0" t="0" r="0" b="8890"/>
            <wp:docPr id="145659249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92499" name="Imagen 1" descr="Gráfico&#10;&#10;El contenido generado por IA puede ser incorrecto."/>
                    <pic:cNvPicPr/>
                  </pic:nvPicPr>
                  <pic:blipFill>
                    <a:blip r:embed="rId113"/>
                    <a:stretch>
                      <a:fillRect/>
                    </a:stretch>
                  </pic:blipFill>
                  <pic:spPr>
                    <a:xfrm>
                      <a:off x="0" y="0"/>
                      <a:ext cx="5971540" cy="2924810"/>
                    </a:xfrm>
                    <a:prstGeom prst="rect">
                      <a:avLst/>
                    </a:prstGeom>
                  </pic:spPr>
                </pic:pic>
              </a:graphicData>
            </a:graphic>
          </wp:inline>
        </w:drawing>
      </w:r>
    </w:p>
    <w:p w14:paraId="7F22A8C6" w14:textId="77777777" w:rsidR="00D95296" w:rsidRDefault="00D95296" w:rsidP="00D95296">
      <w:pPr>
        <w:pStyle w:val="Sinespaciado"/>
      </w:pPr>
    </w:p>
    <w:p w14:paraId="6FB1BD58" w14:textId="77777777" w:rsidR="00D95296" w:rsidRDefault="00D95296" w:rsidP="00D95296">
      <w:pPr>
        <w:pStyle w:val="Sinespaciado"/>
      </w:pPr>
    </w:p>
    <w:p w14:paraId="10B9DE45" w14:textId="6A096B20" w:rsidR="00D95296" w:rsidRDefault="00D95296" w:rsidP="00D95296">
      <w:r>
        <w:t>Fuente: Elaborado por el estudiante de acuerdo con el proyecto</w:t>
      </w:r>
    </w:p>
    <w:p w14:paraId="065F9327" w14:textId="77777777" w:rsidR="00D95296" w:rsidRDefault="00D95296">
      <w:pPr>
        <w:spacing w:line="278" w:lineRule="auto"/>
        <w:ind w:firstLine="0"/>
        <w:jc w:val="left"/>
      </w:pPr>
      <w:r>
        <w:br w:type="page"/>
      </w:r>
    </w:p>
    <w:p w14:paraId="1B9D018F" w14:textId="037EBACD" w:rsidR="00D95296" w:rsidRDefault="00D95296" w:rsidP="00D95296">
      <w:r>
        <w:lastRenderedPageBreak/>
        <w:t xml:space="preserve">En la figura 5.30 se aprecia el diagrama del CU N°2.6.1 donde </w:t>
      </w:r>
      <w:r w:rsidRPr="00400523">
        <w:t>detalla el proceso para que un usuario pueda imprimir la ficha de un empleado en formato PDF. El flujo comienza cuando el usuario inicia sesión y navega hasta la sección de "Ficha de Empleados", lo que provoca una consulta a la base de datos para obtener y mostrar el listado de personal. A continuación, el usuario selecciona la ficha de un empleado específico y presiona el botón de imprimir, lo que envía una solicitud al controlador para convertir los datos de ese empleado en un archivo PDF. Finalmente, el sistema genera el documento y lo presenta al usuario en una vista previa lista para la impresión.</w:t>
      </w:r>
    </w:p>
    <w:p w14:paraId="71517BE0" w14:textId="77777777" w:rsidR="00D95296" w:rsidRDefault="00D95296" w:rsidP="00D95296"/>
    <w:p w14:paraId="5E0A31AA" w14:textId="75A2DEEA" w:rsidR="00D95296" w:rsidRDefault="00D95296" w:rsidP="00D95296">
      <w:pPr>
        <w:pStyle w:val="Descripcin"/>
      </w:pPr>
      <w:bookmarkStart w:id="916" w:name="_Toc210409304"/>
      <w:bookmarkStart w:id="917" w:name="_Toc210410084"/>
      <w:bookmarkStart w:id="918" w:name="_Toc213786924"/>
      <w:bookmarkStart w:id="919" w:name="_Toc213787338"/>
      <w:r>
        <w:t xml:space="preserve">Figura </w:t>
      </w:r>
      <w:fldSimple w:instr=" STYLEREF 1 \s ">
        <w:r w:rsidR="008F7228">
          <w:rPr>
            <w:noProof/>
          </w:rPr>
          <w:t>5</w:t>
        </w:r>
      </w:fldSimple>
      <w:r w:rsidR="008F7228">
        <w:t>.</w:t>
      </w:r>
      <w:fldSimple w:instr=" SEQ Figura \* ARABIC \s 1 ">
        <w:r w:rsidR="008F7228">
          <w:rPr>
            <w:noProof/>
          </w:rPr>
          <w:t>30</w:t>
        </w:r>
      </w:fldSimple>
      <w:r w:rsidRPr="004E3868">
        <w:t xml:space="preserve"> </w:t>
      </w:r>
      <w:r w:rsidRPr="00511D85">
        <w:t>caso de uso N</w:t>
      </w:r>
      <w:r>
        <w:t>°2.6.1, “</w:t>
      </w:r>
      <w:r w:rsidRPr="00983CDF">
        <w:t>Imprimiendo</w:t>
      </w:r>
      <w:r w:rsidRPr="001A0A1F">
        <w:t xml:space="preserve"> solo una ficha de empleado</w:t>
      </w:r>
      <w:r>
        <w:t>”</w:t>
      </w:r>
      <w:bookmarkEnd w:id="916"/>
      <w:bookmarkEnd w:id="917"/>
      <w:bookmarkEnd w:id="918"/>
      <w:bookmarkEnd w:id="919"/>
    </w:p>
    <w:p w14:paraId="4820392C" w14:textId="77777777" w:rsidR="00D95296" w:rsidRDefault="00D95296" w:rsidP="00D95296">
      <w:pPr>
        <w:pStyle w:val="Sinespaciado"/>
      </w:pPr>
      <w:r>
        <w:rPr>
          <w:noProof/>
        </w:rPr>
        <w:drawing>
          <wp:inline distT="0" distB="0" distL="0" distR="0" wp14:anchorId="6F0AA14F" wp14:editId="05DB56AE">
            <wp:extent cx="5971540" cy="2807335"/>
            <wp:effectExtent l="0" t="0" r="0" b="0"/>
            <wp:docPr id="1174466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692" name="Imagen 1" descr="Gráfico&#10;&#10;El contenido generado por IA puede ser incorrecto."/>
                    <pic:cNvPicPr/>
                  </pic:nvPicPr>
                  <pic:blipFill>
                    <a:blip r:embed="rId114"/>
                    <a:stretch>
                      <a:fillRect/>
                    </a:stretch>
                  </pic:blipFill>
                  <pic:spPr>
                    <a:xfrm>
                      <a:off x="0" y="0"/>
                      <a:ext cx="5971540" cy="2807335"/>
                    </a:xfrm>
                    <a:prstGeom prst="rect">
                      <a:avLst/>
                    </a:prstGeom>
                  </pic:spPr>
                </pic:pic>
              </a:graphicData>
            </a:graphic>
          </wp:inline>
        </w:drawing>
      </w:r>
    </w:p>
    <w:p w14:paraId="173E34D6" w14:textId="77777777" w:rsidR="00D95296" w:rsidRDefault="00D95296" w:rsidP="00D95296">
      <w:pPr>
        <w:pStyle w:val="Sinespaciado"/>
      </w:pPr>
    </w:p>
    <w:p w14:paraId="487DC624" w14:textId="77777777" w:rsidR="00D95296" w:rsidRPr="00DC71E1" w:rsidRDefault="00D95296" w:rsidP="00D95296">
      <w:r>
        <w:t>Fuente: Elaborado por el estudiante de acuerdo con el proyecto</w:t>
      </w:r>
    </w:p>
    <w:p w14:paraId="1C272919" w14:textId="77777777" w:rsidR="00D95296" w:rsidRDefault="00D95296" w:rsidP="00D95296">
      <w:pPr>
        <w:spacing w:line="278" w:lineRule="auto"/>
        <w:ind w:firstLine="0"/>
        <w:jc w:val="left"/>
      </w:pPr>
    </w:p>
    <w:p w14:paraId="25606BA4" w14:textId="77777777" w:rsidR="00D95296" w:rsidRDefault="00D95296" w:rsidP="00D95296">
      <w:pPr>
        <w:spacing w:line="278" w:lineRule="auto"/>
        <w:ind w:firstLine="0"/>
        <w:jc w:val="left"/>
      </w:pPr>
      <w:r>
        <w:br w:type="page"/>
      </w:r>
    </w:p>
    <w:p w14:paraId="7F0E37F5" w14:textId="01FE2A2F" w:rsidR="00D95296" w:rsidRDefault="00D95296" w:rsidP="00D95296">
      <w:r w:rsidRPr="00400523">
        <w:lastRenderedPageBreak/>
        <w:t>En la figura</w:t>
      </w:r>
      <w:r>
        <w:t xml:space="preserve"> 5.31</w:t>
      </w:r>
      <w:r w:rsidRPr="00400523">
        <w:t xml:space="preserve"> se aprecia el diagrama del CU N°2.6.2 ilustra el proceso para que un usuario pueda seleccionar e imprimir las fichas de múltiples empleados en un solo documento PDF. El flujo comienza con el inicio de sesión del usuario, quien luego navega hasta el listado de empleados, cargado con información extraída de la base de datos. A diferencia del proceso individual, aquí el usuario selecciona varias fichas deseadas, las cuales se destacan visualmente en la interfaz. Al presionar el botón de imprimir, se envía una única solicitud al sistema para procesar y convertir todas las fichas seleccionadas en un solo archivo PDF, que finalmente se muestra al usuario en una vista previa lista para ser impreso.</w:t>
      </w:r>
    </w:p>
    <w:p w14:paraId="5F85B9D9" w14:textId="77777777" w:rsidR="00D95296" w:rsidRDefault="00D95296" w:rsidP="00D95296"/>
    <w:p w14:paraId="28379FD0" w14:textId="76B7710D" w:rsidR="00D95296" w:rsidRDefault="00D95296" w:rsidP="00D95296">
      <w:pPr>
        <w:pStyle w:val="Descripcin"/>
        <w:rPr>
          <w:rFonts w:eastAsia="Times New Roman"/>
          <w:color w:val="000000"/>
        </w:rPr>
      </w:pPr>
      <w:bookmarkStart w:id="920" w:name="_Toc210409305"/>
      <w:bookmarkStart w:id="921" w:name="_Toc210410085"/>
      <w:bookmarkStart w:id="922" w:name="_Toc213786925"/>
      <w:bookmarkStart w:id="923" w:name="_Toc213787339"/>
      <w:r>
        <w:t xml:space="preserve">Figura </w:t>
      </w:r>
      <w:fldSimple w:instr=" STYLEREF 1 \s ">
        <w:r w:rsidR="008F7228">
          <w:rPr>
            <w:noProof/>
          </w:rPr>
          <w:t>5</w:t>
        </w:r>
      </w:fldSimple>
      <w:r w:rsidR="008F7228">
        <w:t>.</w:t>
      </w:r>
      <w:fldSimple w:instr=" SEQ Figura \* ARABIC \s 1 ">
        <w:r w:rsidR="008F7228">
          <w:rPr>
            <w:noProof/>
          </w:rPr>
          <w:t>31</w:t>
        </w:r>
      </w:fldSimple>
      <w:r>
        <w:t xml:space="preserve"> </w:t>
      </w:r>
      <w:r w:rsidRPr="00511D85">
        <w:t>caso de uso N</w:t>
      </w:r>
      <w:r>
        <w:t>°2.6.2, “</w:t>
      </w:r>
      <w:r w:rsidRPr="001A0A1F">
        <w:rPr>
          <w:rFonts w:eastAsia="Times New Roman"/>
          <w:color w:val="000000"/>
        </w:rPr>
        <w:t>Imprimiendo múltiples fichas de empleado</w:t>
      </w:r>
      <w:r>
        <w:rPr>
          <w:rFonts w:eastAsia="Times New Roman"/>
          <w:color w:val="000000"/>
        </w:rPr>
        <w:t>”</w:t>
      </w:r>
      <w:bookmarkEnd w:id="920"/>
      <w:bookmarkEnd w:id="921"/>
      <w:bookmarkEnd w:id="922"/>
      <w:bookmarkEnd w:id="923"/>
    </w:p>
    <w:p w14:paraId="78FAAA34" w14:textId="77777777" w:rsidR="00D95296" w:rsidRPr="001A0A1F" w:rsidRDefault="00D95296" w:rsidP="00D95296">
      <w:pPr>
        <w:pStyle w:val="NormalWeb"/>
        <w:spacing w:after="0"/>
        <w:jc w:val="center"/>
        <w:rPr>
          <w:rFonts w:eastAsia="Times New Roman"/>
        </w:rPr>
      </w:pPr>
    </w:p>
    <w:p w14:paraId="43607D35" w14:textId="77777777" w:rsidR="00D95296" w:rsidRDefault="00D95296" w:rsidP="00D95296">
      <w:pPr>
        <w:spacing w:line="278" w:lineRule="auto"/>
        <w:ind w:firstLine="0"/>
        <w:jc w:val="left"/>
      </w:pPr>
      <w:r>
        <w:rPr>
          <w:noProof/>
        </w:rPr>
        <w:drawing>
          <wp:inline distT="0" distB="0" distL="0" distR="0" wp14:anchorId="4A98F1CE" wp14:editId="68814633">
            <wp:extent cx="5971540" cy="2855595"/>
            <wp:effectExtent l="0" t="0" r="0" b="1905"/>
            <wp:docPr id="2446733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3319" name="Imagen 1" descr="Gráfico&#10;&#10;El contenido generado por IA puede ser incorrecto."/>
                    <pic:cNvPicPr/>
                  </pic:nvPicPr>
                  <pic:blipFill>
                    <a:blip r:embed="rId115"/>
                    <a:stretch>
                      <a:fillRect/>
                    </a:stretch>
                  </pic:blipFill>
                  <pic:spPr>
                    <a:xfrm>
                      <a:off x="0" y="0"/>
                      <a:ext cx="5971540" cy="2855595"/>
                    </a:xfrm>
                    <a:prstGeom prst="rect">
                      <a:avLst/>
                    </a:prstGeom>
                  </pic:spPr>
                </pic:pic>
              </a:graphicData>
            </a:graphic>
          </wp:inline>
        </w:drawing>
      </w:r>
    </w:p>
    <w:p w14:paraId="67B03EE1" w14:textId="77777777" w:rsidR="00D95296" w:rsidRPr="00DC71E1" w:rsidRDefault="00D95296" w:rsidP="00D95296">
      <w:r>
        <w:t>Fuente: Elaborado por el estudiante de acuerdo con el proyecto</w:t>
      </w:r>
    </w:p>
    <w:p w14:paraId="6F693BC4" w14:textId="77777777" w:rsidR="00D95296" w:rsidRDefault="00D95296" w:rsidP="00D95296">
      <w:pPr>
        <w:spacing w:line="278" w:lineRule="auto"/>
        <w:ind w:firstLine="0"/>
        <w:jc w:val="left"/>
      </w:pPr>
      <w:r>
        <w:br w:type="page"/>
      </w:r>
    </w:p>
    <w:p w14:paraId="3326BBF9" w14:textId="69A5E352" w:rsidR="00D95296" w:rsidRDefault="00D95296" w:rsidP="00D95296">
      <w:r w:rsidRPr="00400523">
        <w:lastRenderedPageBreak/>
        <w:t xml:space="preserve">En la figura </w:t>
      </w:r>
      <w:r>
        <w:t xml:space="preserve">5.32 </w:t>
      </w:r>
      <w:r w:rsidRPr="00400523">
        <w:t>se aprecia el diagrama del CU N°3.1.1 describe el flujo para asignar vacaciones a un empleado. El proceso inicia cuando el usuario, después de iniciar sesión, navega a través del menú hasta la interfaz de vacaciones. El sistema consulta la base de datos para cargar y mostrar la lista de empleados con sus respectivos datos de vacaciones. El usuario selecciona un empleado, ingresa la nueva información de la asignación y presiona el botón para guardar. Esta acción envía los nuevos datos al controlador, que los procesa y los inserta en la base de datos. Una vez que la base de datos confirma el guardado, el sistema retorna una confirmación a la interfaz, mostrando un mensaje de éxito al usuario.</w:t>
      </w:r>
    </w:p>
    <w:p w14:paraId="70061D57" w14:textId="77777777" w:rsidR="00D95296" w:rsidRDefault="00D95296" w:rsidP="00D95296"/>
    <w:p w14:paraId="35A0834C" w14:textId="078C6DCA" w:rsidR="00D95296" w:rsidRDefault="00D95296" w:rsidP="00D95296">
      <w:pPr>
        <w:pStyle w:val="Descripcin"/>
      </w:pPr>
      <w:bookmarkStart w:id="924" w:name="_Toc210409306"/>
      <w:bookmarkStart w:id="925" w:name="_Toc210410086"/>
      <w:bookmarkStart w:id="926" w:name="_Toc213786926"/>
      <w:bookmarkStart w:id="927" w:name="_Toc213787340"/>
      <w:r w:rsidRPr="00983CDF">
        <w:t xml:space="preserve">Figura </w:t>
      </w:r>
      <w:fldSimple w:instr=" STYLEREF 1 \s ">
        <w:r w:rsidR="008F7228">
          <w:rPr>
            <w:noProof/>
          </w:rPr>
          <w:t>5</w:t>
        </w:r>
      </w:fldSimple>
      <w:r w:rsidR="008F7228">
        <w:t>.</w:t>
      </w:r>
      <w:fldSimple w:instr=" SEQ Figura \* ARABIC \s 1 ">
        <w:r w:rsidR="008F7228">
          <w:rPr>
            <w:noProof/>
          </w:rPr>
          <w:t>32</w:t>
        </w:r>
      </w:fldSimple>
      <w:r w:rsidRPr="00983CDF">
        <w:t xml:space="preserve"> caso de uso N°3.1.1, “Asignando vacaciones a empleados</w:t>
      </w:r>
      <w:r>
        <w:t>”</w:t>
      </w:r>
      <w:bookmarkEnd w:id="924"/>
      <w:bookmarkEnd w:id="925"/>
      <w:bookmarkEnd w:id="926"/>
      <w:bookmarkEnd w:id="927"/>
    </w:p>
    <w:p w14:paraId="69D9DBA4" w14:textId="77777777" w:rsidR="00D95296" w:rsidRPr="00400523" w:rsidRDefault="00D95296" w:rsidP="00D95296"/>
    <w:p w14:paraId="65CC0508" w14:textId="77777777" w:rsidR="00D95296" w:rsidRDefault="00D95296" w:rsidP="00D95296">
      <w:pPr>
        <w:pStyle w:val="Sinespaciado"/>
      </w:pPr>
      <w:r w:rsidRPr="00400523">
        <w:rPr>
          <w:noProof/>
        </w:rPr>
        <w:drawing>
          <wp:inline distT="0" distB="0" distL="0" distR="0" wp14:anchorId="426EEE9D" wp14:editId="34C4DFF1">
            <wp:extent cx="5971540" cy="3157220"/>
            <wp:effectExtent l="0" t="0" r="0" b="5080"/>
            <wp:docPr id="9339232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2320" name="Imagen 1" descr="Gráfico&#10;&#10;El contenido generado por IA puede ser incorrecto."/>
                    <pic:cNvPicPr/>
                  </pic:nvPicPr>
                  <pic:blipFill>
                    <a:blip r:embed="rId116"/>
                    <a:stretch>
                      <a:fillRect/>
                    </a:stretch>
                  </pic:blipFill>
                  <pic:spPr>
                    <a:xfrm>
                      <a:off x="0" y="0"/>
                      <a:ext cx="5971540" cy="3157220"/>
                    </a:xfrm>
                    <a:prstGeom prst="rect">
                      <a:avLst/>
                    </a:prstGeom>
                  </pic:spPr>
                </pic:pic>
              </a:graphicData>
            </a:graphic>
          </wp:inline>
        </w:drawing>
      </w:r>
    </w:p>
    <w:p w14:paraId="5EE9F7AB" w14:textId="77777777" w:rsidR="00D95296" w:rsidRDefault="00D95296" w:rsidP="00D95296">
      <w:pPr>
        <w:pStyle w:val="Sinespaciado"/>
      </w:pPr>
    </w:p>
    <w:p w14:paraId="50CF4D50" w14:textId="77777777" w:rsidR="00D95296" w:rsidRPr="00DC71E1" w:rsidRDefault="00D95296" w:rsidP="00D95296">
      <w:r>
        <w:t>Fuente: Elaborado por el estudiante de acuerdo con el proyecto</w:t>
      </w:r>
    </w:p>
    <w:p w14:paraId="3BD5C902" w14:textId="77777777" w:rsidR="00D95296" w:rsidRDefault="00D95296" w:rsidP="00D95296">
      <w:pPr>
        <w:spacing w:line="278" w:lineRule="auto"/>
        <w:ind w:firstLine="0"/>
        <w:jc w:val="left"/>
      </w:pPr>
    </w:p>
    <w:p w14:paraId="138D2E7E" w14:textId="77777777" w:rsidR="00D95296" w:rsidRDefault="00D95296" w:rsidP="00D95296">
      <w:pPr>
        <w:spacing w:line="278" w:lineRule="auto"/>
        <w:ind w:firstLine="0"/>
        <w:jc w:val="left"/>
      </w:pPr>
      <w:r>
        <w:br w:type="page"/>
      </w:r>
    </w:p>
    <w:p w14:paraId="2A3D464E" w14:textId="78A214E6" w:rsidR="00D95296" w:rsidRDefault="00D95296" w:rsidP="00D95296">
      <w:r w:rsidRPr="00400523">
        <w:lastRenderedPageBreak/>
        <w:t xml:space="preserve">En la figura </w:t>
      </w:r>
      <w:r>
        <w:t xml:space="preserve">5.33 </w:t>
      </w:r>
      <w:r w:rsidRPr="00400523">
        <w:t>se aprecia el diagrama del CU N°3</w:t>
      </w:r>
      <w:r>
        <w:t>.1.</w:t>
      </w:r>
      <w:r w:rsidRPr="00400523">
        <w:t>2 ilustra el proceso para editar las vacaciones de un empleado. El flujo se inicia cuando el usuario, después de acceder al sistema, navega hasta la sección de vacaciones, la cual carga y muestra una lista de los empleados desde la base de datos. Al seleccionar la casilla de un empleado en particular, el sistema presenta el formulario con sus datos de vacaciones actuales. A continuación, el usuario procede a editar esta información, y la interfaz le muestra una vista previa con los cambios realizados, como paso previo a la confirmación y guardado final de los datos.</w:t>
      </w:r>
    </w:p>
    <w:p w14:paraId="0BBEF076" w14:textId="77777777" w:rsidR="00D95296" w:rsidRDefault="00D95296" w:rsidP="00D95296"/>
    <w:p w14:paraId="371B9557" w14:textId="477D38B2" w:rsidR="00D95296" w:rsidRDefault="00D95296" w:rsidP="00D95296">
      <w:pPr>
        <w:pStyle w:val="Descripcin"/>
      </w:pPr>
      <w:bookmarkStart w:id="928" w:name="_Toc210409307"/>
      <w:bookmarkStart w:id="929" w:name="_Toc210410087"/>
      <w:bookmarkStart w:id="930" w:name="_Toc213786927"/>
      <w:bookmarkStart w:id="931" w:name="_Toc213787341"/>
      <w:r>
        <w:t xml:space="preserve">Figura </w:t>
      </w:r>
      <w:fldSimple w:instr=" STYLEREF 1 \s ">
        <w:r w:rsidR="008F7228">
          <w:rPr>
            <w:noProof/>
          </w:rPr>
          <w:t>5</w:t>
        </w:r>
      </w:fldSimple>
      <w:r w:rsidR="008F7228">
        <w:t>.</w:t>
      </w:r>
      <w:fldSimple w:instr=" SEQ Figura \* ARABIC \s 1 ">
        <w:r w:rsidR="008F7228">
          <w:rPr>
            <w:noProof/>
          </w:rPr>
          <w:t>33</w:t>
        </w:r>
      </w:fldSimple>
      <w:r w:rsidRPr="001A0A1F">
        <w:t xml:space="preserve"> </w:t>
      </w:r>
      <w:r w:rsidRPr="00511D85">
        <w:t>caso de uso N</w:t>
      </w:r>
      <w:r>
        <w:t>°3.1.2, “</w:t>
      </w:r>
      <w:r w:rsidRPr="001A0A1F">
        <w:t xml:space="preserve">Editando vacaciones de </w:t>
      </w:r>
      <w:r w:rsidRPr="00983CDF">
        <w:t>empleados</w:t>
      </w:r>
      <w:r>
        <w:t>”</w:t>
      </w:r>
      <w:bookmarkEnd w:id="928"/>
      <w:bookmarkEnd w:id="929"/>
      <w:bookmarkEnd w:id="930"/>
      <w:bookmarkEnd w:id="931"/>
    </w:p>
    <w:p w14:paraId="383D0678" w14:textId="77777777" w:rsidR="00D95296" w:rsidRPr="00400523" w:rsidRDefault="00D95296" w:rsidP="00D95296"/>
    <w:p w14:paraId="182DF799" w14:textId="77777777" w:rsidR="00D95296" w:rsidRDefault="00D95296" w:rsidP="00D95296">
      <w:pPr>
        <w:pStyle w:val="Sinespaciado"/>
      </w:pPr>
      <w:r>
        <w:rPr>
          <w:noProof/>
        </w:rPr>
        <w:drawing>
          <wp:inline distT="0" distB="0" distL="0" distR="0" wp14:anchorId="7FCFF165" wp14:editId="676CAF84">
            <wp:extent cx="5971540" cy="2742565"/>
            <wp:effectExtent l="0" t="0" r="0" b="635"/>
            <wp:docPr id="511030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3094" name="Imagen 1" descr="Gráfico, Gráfico de cajas y bigotes&#10;&#10;El contenido generado por IA puede ser incorrecto."/>
                    <pic:cNvPicPr/>
                  </pic:nvPicPr>
                  <pic:blipFill>
                    <a:blip r:embed="rId117"/>
                    <a:stretch>
                      <a:fillRect/>
                    </a:stretch>
                  </pic:blipFill>
                  <pic:spPr>
                    <a:xfrm>
                      <a:off x="0" y="0"/>
                      <a:ext cx="5971540" cy="2742565"/>
                    </a:xfrm>
                    <a:prstGeom prst="rect">
                      <a:avLst/>
                    </a:prstGeom>
                  </pic:spPr>
                </pic:pic>
              </a:graphicData>
            </a:graphic>
          </wp:inline>
        </w:drawing>
      </w:r>
    </w:p>
    <w:p w14:paraId="36805F6E" w14:textId="77777777" w:rsidR="00D95296" w:rsidRDefault="00D95296" w:rsidP="00D95296">
      <w:pPr>
        <w:pStyle w:val="Sinespaciado"/>
      </w:pPr>
    </w:p>
    <w:p w14:paraId="75D9D74C" w14:textId="77777777" w:rsidR="00D95296" w:rsidRPr="00DC71E1" w:rsidRDefault="00D95296" w:rsidP="00D95296">
      <w:r>
        <w:t>Fuente: Elaborado por el estudiante de acuerdo con el proyecto</w:t>
      </w:r>
    </w:p>
    <w:p w14:paraId="412584BB" w14:textId="77777777" w:rsidR="00D95296" w:rsidRDefault="00D95296" w:rsidP="00D95296">
      <w:pPr>
        <w:spacing w:line="278" w:lineRule="auto"/>
        <w:ind w:firstLine="0"/>
        <w:jc w:val="left"/>
      </w:pPr>
      <w:r>
        <w:br w:type="page"/>
      </w:r>
    </w:p>
    <w:p w14:paraId="5761D92B" w14:textId="4F2400BF" w:rsidR="00D95296" w:rsidRDefault="00D95296" w:rsidP="00D95296">
      <w:r w:rsidRPr="003F7F77">
        <w:lastRenderedPageBreak/>
        <w:t xml:space="preserve">En la figura </w:t>
      </w:r>
      <w:r>
        <w:t>5.34</w:t>
      </w:r>
      <w:r w:rsidRPr="003F7F77">
        <w:t xml:space="preserve"> se muestra el proceso </w:t>
      </w:r>
      <w:r>
        <w:t>del CU N°3.2 e</w:t>
      </w:r>
      <w:r w:rsidRPr="00F95F74">
        <w:t>ste diagrama de secuencia muestra el proceso inicial que realiza un administrador para acceder a la interfaz de gestión de vacaciones. El flujo comienza cuando el administrador inicia sesión en el sistema y navega a través del menú principal hasta seleccionar la opción de "Vacaciones". A partir de esta acción, el sistema realiza una consulta a la base de datos para obtener la información necesaria. Finalmente, el proceso concluye con la presentación de la interfaz de vacaciones, que muestra los datos cargados y las casillas correspondientes para que el administrador pueda comenzar a asignar o gestionar las vacaciones de los usuarios.</w:t>
      </w:r>
    </w:p>
    <w:p w14:paraId="5FD51B4A" w14:textId="77777777" w:rsidR="00D95296" w:rsidRDefault="00D95296" w:rsidP="00D95296"/>
    <w:p w14:paraId="0D84C977" w14:textId="3F23B060" w:rsidR="00D95296" w:rsidRPr="003F7F77" w:rsidRDefault="00D95296" w:rsidP="00D95296">
      <w:pPr>
        <w:pStyle w:val="Descripcin"/>
      </w:pPr>
      <w:bookmarkStart w:id="932" w:name="_Toc210409308"/>
      <w:bookmarkStart w:id="933" w:name="_Toc210410088"/>
      <w:bookmarkStart w:id="934" w:name="_Toc213786928"/>
      <w:bookmarkStart w:id="935" w:name="_Toc213787342"/>
      <w:r>
        <w:t xml:space="preserve">Figura </w:t>
      </w:r>
      <w:fldSimple w:instr=" STYLEREF 1 \s ">
        <w:r w:rsidR="008F7228">
          <w:rPr>
            <w:noProof/>
          </w:rPr>
          <w:t>5</w:t>
        </w:r>
      </w:fldSimple>
      <w:r w:rsidR="008F7228">
        <w:t>.</w:t>
      </w:r>
      <w:fldSimple w:instr=" SEQ Figura \* ARABIC \s 1 ">
        <w:r w:rsidR="008F7228">
          <w:rPr>
            <w:noProof/>
          </w:rPr>
          <w:t>34</w:t>
        </w:r>
      </w:fldSimple>
      <w:r w:rsidRPr="001A0A1F">
        <w:t xml:space="preserve"> </w:t>
      </w:r>
      <w:r w:rsidRPr="00511D85">
        <w:t>caso de uso N</w:t>
      </w:r>
      <w:r>
        <w:t>°3.2, “</w:t>
      </w:r>
      <w:r w:rsidRPr="001A0A1F">
        <w:t xml:space="preserve">Visualizando </w:t>
      </w:r>
      <w:r w:rsidRPr="00983CDF">
        <w:t>lista</w:t>
      </w:r>
      <w:r w:rsidRPr="001A0A1F">
        <w:t xml:space="preserve"> de empleados con casilla para asignar vacaciones</w:t>
      </w:r>
      <w:r>
        <w:t>”</w:t>
      </w:r>
      <w:bookmarkEnd w:id="932"/>
      <w:bookmarkEnd w:id="933"/>
      <w:bookmarkEnd w:id="934"/>
      <w:bookmarkEnd w:id="935"/>
    </w:p>
    <w:p w14:paraId="3A319D11" w14:textId="77777777" w:rsidR="00D95296" w:rsidRDefault="00D95296" w:rsidP="00D95296">
      <w:pPr>
        <w:spacing w:line="278" w:lineRule="auto"/>
        <w:ind w:firstLine="0"/>
        <w:jc w:val="left"/>
      </w:pPr>
    </w:p>
    <w:p w14:paraId="1C636FEB" w14:textId="77777777" w:rsidR="00D95296" w:rsidRDefault="00D95296" w:rsidP="00D95296">
      <w:pPr>
        <w:pStyle w:val="Sinespaciado"/>
      </w:pPr>
      <w:r>
        <w:rPr>
          <w:noProof/>
        </w:rPr>
        <w:drawing>
          <wp:inline distT="0" distB="0" distL="0" distR="0" wp14:anchorId="4F9656A9" wp14:editId="558766F6">
            <wp:extent cx="5971540" cy="2134235"/>
            <wp:effectExtent l="0" t="0" r="0" b="0"/>
            <wp:docPr id="6782927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92798" name="Imagen 1" descr="Diagrama&#10;&#10;El contenido generado por IA puede ser incorrecto."/>
                    <pic:cNvPicPr/>
                  </pic:nvPicPr>
                  <pic:blipFill>
                    <a:blip r:embed="rId118"/>
                    <a:stretch>
                      <a:fillRect/>
                    </a:stretch>
                  </pic:blipFill>
                  <pic:spPr>
                    <a:xfrm>
                      <a:off x="0" y="0"/>
                      <a:ext cx="5971540" cy="2134235"/>
                    </a:xfrm>
                    <a:prstGeom prst="rect">
                      <a:avLst/>
                    </a:prstGeom>
                  </pic:spPr>
                </pic:pic>
              </a:graphicData>
            </a:graphic>
          </wp:inline>
        </w:drawing>
      </w:r>
    </w:p>
    <w:p w14:paraId="2DC93C93" w14:textId="77777777" w:rsidR="00D95296" w:rsidRDefault="00D95296" w:rsidP="00D95296">
      <w:pPr>
        <w:pStyle w:val="Sinespaciado"/>
      </w:pPr>
    </w:p>
    <w:p w14:paraId="1C25A1B4" w14:textId="77777777" w:rsidR="00D95296" w:rsidRPr="00DC71E1" w:rsidRDefault="00D95296" w:rsidP="00D95296">
      <w:r>
        <w:t>Fuente: Elaborado por el estudiante de acuerdo con el proyecto</w:t>
      </w:r>
    </w:p>
    <w:p w14:paraId="6AB9491C" w14:textId="77777777" w:rsidR="00D95296" w:rsidRDefault="00D95296" w:rsidP="00D95296">
      <w:pPr>
        <w:spacing w:line="278" w:lineRule="auto"/>
        <w:ind w:firstLine="0"/>
        <w:jc w:val="left"/>
      </w:pPr>
    </w:p>
    <w:p w14:paraId="6136A564" w14:textId="77777777" w:rsidR="00D95296" w:rsidRDefault="00D95296" w:rsidP="00D95296">
      <w:pPr>
        <w:spacing w:line="278" w:lineRule="auto"/>
        <w:ind w:firstLine="0"/>
        <w:jc w:val="left"/>
      </w:pPr>
      <w:r>
        <w:br w:type="page"/>
      </w:r>
    </w:p>
    <w:p w14:paraId="0873CE97" w14:textId="584978C7" w:rsidR="00D95296" w:rsidRDefault="00D95296" w:rsidP="00D95296">
      <w:r w:rsidRPr="00F95F74">
        <w:lastRenderedPageBreak/>
        <w:t xml:space="preserve">En la figura </w:t>
      </w:r>
      <w:r>
        <w:t>5.35</w:t>
      </w:r>
      <w:r w:rsidRPr="00F95F74">
        <w:t xml:space="preserve"> se muestra el proceso del CU N°3.3 este diagrama de secuencia detalla el proceso mediante el cual un administrador asigna vacaciones a un usuario. El flujo comienza cuando el administrador inicia sesión y navega a través del menú hasta la sección de vacaciones. El sistema solicita y carga los datos pertinentes de la base de datos para mostrar la interfaz, la cual incluye un combobox (menú desplegable) con los usuarios. Una vez que el administrador selecciona un usuario, procede a llenar el formulario de asignación de vacaciones; la información ingresada es validada por el controlador del sistema, y finalmente, se le presenta una vista previa de los datos validados antes del guardado final.</w:t>
      </w:r>
    </w:p>
    <w:p w14:paraId="5DC9217D" w14:textId="77777777" w:rsidR="00D95296" w:rsidRDefault="00D95296" w:rsidP="00D95296"/>
    <w:p w14:paraId="08169FD1" w14:textId="7BCEAA58" w:rsidR="00D95296" w:rsidRPr="00F95F74" w:rsidRDefault="00D95296" w:rsidP="00D95296">
      <w:pPr>
        <w:pStyle w:val="Descripcin"/>
      </w:pPr>
      <w:bookmarkStart w:id="936" w:name="_Toc210409309"/>
      <w:bookmarkStart w:id="937" w:name="_Toc210410089"/>
      <w:bookmarkStart w:id="938" w:name="_Toc213786929"/>
      <w:bookmarkStart w:id="939" w:name="_Toc213787343"/>
      <w:r>
        <w:t xml:space="preserve">Figura </w:t>
      </w:r>
      <w:fldSimple w:instr=" STYLEREF 1 \s ">
        <w:r w:rsidR="008F7228">
          <w:rPr>
            <w:noProof/>
          </w:rPr>
          <w:t>5</w:t>
        </w:r>
      </w:fldSimple>
      <w:r w:rsidR="008F7228">
        <w:t>.</w:t>
      </w:r>
      <w:fldSimple w:instr=" SEQ Figura \* ARABIC \s 1 ">
        <w:r w:rsidR="008F7228">
          <w:rPr>
            <w:noProof/>
          </w:rPr>
          <w:t>35</w:t>
        </w:r>
      </w:fldSimple>
      <w:r w:rsidRPr="001A0A1F">
        <w:t xml:space="preserve"> </w:t>
      </w:r>
      <w:r w:rsidRPr="00511D85">
        <w:t>caso de uso N</w:t>
      </w:r>
      <w:r>
        <w:t>°3.3, “</w:t>
      </w:r>
      <w:r w:rsidRPr="001A0A1F">
        <w:t>Definiendo días a otorgar para vacaciones</w:t>
      </w:r>
      <w:r>
        <w:t>”</w:t>
      </w:r>
      <w:bookmarkEnd w:id="936"/>
      <w:bookmarkEnd w:id="937"/>
      <w:bookmarkEnd w:id="938"/>
      <w:bookmarkEnd w:id="939"/>
    </w:p>
    <w:p w14:paraId="66FDBB83" w14:textId="77777777" w:rsidR="00D95296" w:rsidRPr="003F7F77" w:rsidRDefault="00D95296" w:rsidP="00D95296"/>
    <w:p w14:paraId="2F0F7F56" w14:textId="77777777" w:rsidR="00D95296" w:rsidRDefault="00D95296" w:rsidP="00D95296">
      <w:pPr>
        <w:pStyle w:val="Sinespaciado"/>
      </w:pPr>
      <w:r>
        <w:rPr>
          <w:noProof/>
        </w:rPr>
        <w:drawing>
          <wp:inline distT="0" distB="0" distL="0" distR="0" wp14:anchorId="4685D5D7" wp14:editId="17697738">
            <wp:extent cx="5971540" cy="2719705"/>
            <wp:effectExtent l="0" t="0" r="0" b="4445"/>
            <wp:docPr id="16313559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5918" name="Imagen 1" descr="Diagrama&#10;&#10;El contenido generado por IA puede ser incorrecto."/>
                    <pic:cNvPicPr/>
                  </pic:nvPicPr>
                  <pic:blipFill>
                    <a:blip r:embed="rId119"/>
                    <a:stretch>
                      <a:fillRect/>
                    </a:stretch>
                  </pic:blipFill>
                  <pic:spPr>
                    <a:xfrm>
                      <a:off x="0" y="0"/>
                      <a:ext cx="5971540" cy="2719705"/>
                    </a:xfrm>
                    <a:prstGeom prst="rect">
                      <a:avLst/>
                    </a:prstGeom>
                  </pic:spPr>
                </pic:pic>
              </a:graphicData>
            </a:graphic>
          </wp:inline>
        </w:drawing>
      </w:r>
    </w:p>
    <w:p w14:paraId="0094CB8E" w14:textId="77777777" w:rsidR="00D95296" w:rsidRDefault="00D95296" w:rsidP="00D95296">
      <w:pPr>
        <w:pStyle w:val="Sinespaciado"/>
      </w:pPr>
    </w:p>
    <w:p w14:paraId="6751BABC" w14:textId="77777777" w:rsidR="00D95296" w:rsidRPr="00DC71E1" w:rsidRDefault="00D95296" w:rsidP="00D95296">
      <w:r>
        <w:t>Fuente: Elaborado por el estudiante de acuerdo con el proyecto</w:t>
      </w:r>
    </w:p>
    <w:p w14:paraId="4575A852" w14:textId="77777777" w:rsidR="00D95296" w:rsidRDefault="00D95296" w:rsidP="00D95296">
      <w:pPr>
        <w:spacing w:line="278" w:lineRule="auto"/>
        <w:ind w:firstLine="0"/>
        <w:jc w:val="left"/>
      </w:pPr>
    </w:p>
    <w:p w14:paraId="4DC737EA" w14:textId="77777777" w:rsidR="00D95296" w:rsidRDefault="00D95296" w:rsidP="00D95296">
      <w:pPr>
        <w:spacing w:line="278" w:lineRule="auto"/>
        <w:ind w:firstLine="0"/>
        <w:jc w:val="left"/>
      </w:pPr>
      <w:r>
        <w:br w:type="page"/>
      </w:r>
    </w:p>
    <w:p w14:paraId="6EB8FBF3" w14:textId="6581681C" w:rsidR="00D95296" w:rsidRDefault="00D95296" w:rsidP="00D95296">
      <w:pPr>
        <w:pStyle w:val="NormalWeb"/>
      </w:pPr>
      <w:r w:rsidRPr="003F7F77">
        <w:lastRenderedPageBreak/>
        <w:t xml:space="preserve">En la figura </w:t>
      </w:r>
      <w:r>
        <w:t>5.36</w:t>
      </w:r>
      <w:r w:rsidRPr="003F7F77">
        <w:t xml:space="preserve"> se muestra el proceso </w:t>
      </w:r>
      <w:r>
        <w:t>del CU N°3.4</w:t>
      </w:r>
      <w:r w:rsidRPr="00400523">
        <w:t xml:space="preserve"> </w:t>
      </w:r>
      <w:r>
        <w:t>e</w:t>
      </w:r>
      <w:r w:rsidRPr="00F95F74">
        <w:t>ste diagrama de secuencia ilustra cómo un administrador visualiza el listado de empleados en vacaciones. El proceso se inicia cuando el administrador ingresa al sistema, lo que carga la interfaz principal. Luego, navega a través del menú para seleccionar la opción de "Vacaciones", desencadenando una solicitud al controlador para obtener la lista de empleados. El sistema consulta la base de datos para recuperar la información pertinente y, una vez obtenidos los datos, carga y muestra al administrador una tabla con el listado completo de los empleados en vacaciones.</w:t>
      </w:r>
    </w:p>
    <w:p w14:paraId="49A6815A" w14:textId="77777777" w:rsidR="00D95296" w:rsidRDefault="00D95296" w:rsidP="00D95296">
      <w:pPr>
        <w:pStyle w:val="NormalWeb"/>
      </w:pPr>
    </w:p>
    <w:p w14:paraId="13BD3F14" w14:textId="203EB284" w:rsidR="00D95296" w:rsidRDefault="00D95296" w:rsidP="00D95296">
      <w:pPr>
        <w:pStyle w:val="Descripcin"/>
      </w:pPr>
      <w:bookmarkStart w:id="940" w:name="_Toc210409310"/>
      <w:bookmarkStart w:id="941" w:name="_Toc210410090"/>
      <w:bookmarkStart w:id="942" w:name="_Toc213786930"/>
      <w:bookmarkStart w:id="943" w:name="_Toc213787344"/>
      <w:r>
        <w:t xml:space="preserve">Figura </w:t>
      </w:r>
      <w:fldSimple w:instr=" STYLEREF 1 \s ">
        <w:r w:rsidR="008F7228">
          <w:rPr>
            <w:noProof/>
          </w:rPr>
          <w:t>5</w:t>
        </w:r>
      </w:fldSimple>
      <w:r w:rsidR="008F7228">
        <w:t>.</w:t>
      </w:r>
      <w:fldSimple w:instr=" SEQ Figura \* ARABIC \s 1 ">
        <w:r w:rsidR="008F7228">
          <w:rPr>
            <w:noProof/>
          </w:rPr>
          <w:t>36</w:t>
        </w:r>
      </w:fldSimple>
      <w:r w:rsidRPr="001A0A1F">
        <w:t xml:space="preserve"> </w:t>
      </w:r>
      <w:r w:rsidRPr="00511D85">
        <w:t>caso de uso N</w:t>
      </w:r>
      <w:r>
        <w:t>°3.4, “</w:t>
      </w:r>
      <w:r w:rsidRPr="001A0A1F">
        <w:t xml:space="preserve">Visualizando </w:t>
      </w:r>
      <w:r w:rsidRPr="00983CDF">
        <w:t>listado</w:t>
      </w:r>
      <w:r w:rsidRPr="001A0A1F">
        <w:t xml:space="preserve"> de empleados de vacaciones</w:t>
      </w:r>
      <w:r>
        <w:t>”</w:t>
      </w:r>
      <w:bookmarkEnd w:id="940"/>
      <w:bookmarkEnd w:id="941"/>
      <w:bookmarkEnd w:id="942"/>
      <w:bookmarkEnd w:id="943"/>
    </w:p>
    <w:p w14:paraId="5E298C86" w14:textId="77777777" w:rsidR="00D95296" w:rsidRPr="003F7F77" w:rsidRDefault="00D95296" w:rsidP="00D95296">
      <w:pPr>
        <w:pStyle w:val="NormalWeb"/>
      </w:pPr>
    </w:p>
    <w:p w14:paraId="7B00DB99" w14:textId="77777777" w:rsidR="00D95296" w:rsidRDefault="00D95296" w:rsidP="00D95296">
      <w:pPr>
        <w:pStyle w:val="Sinespaciado"/>
      </w:pPr>
      <w:r>
        <w:rPr>
          <w:noProof/>
        </w:rPr>
        <w:drawing>
          <wp:inline distT="0" distB="0" distL="0" distR="0" wp14:anchorId="440F5837" wp14:editId="1BB80AA7">
            <wp:extent cx="5971540" cy="2157095"/>
            <wp:effectExtent l="0" t="0" r="0" b="0"/>
            <wp:docPr id="558114723"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4723" name="Imagen 1" descr="Diagrama, Gráfico de cajas y bigotes&#10;&#10;El contenido generado por IA puede ser incorrecto."/>
                    <pic:cNvPicPr/>
                  </pic:nvPicPr>
                  <pic:blipFill>
                    <a:blip r:embed="rId120"/>
                    <a:stretch>
                      <a:fillRect/>
                    </a:stretch>
                  </pic:blipFill>
                  <pic:spPr>
                    <a:xfrm>
                      <a:off x="0" y="0"/>
                      <a:ext cx="5971540" cy="2157095"/>
                    </a:xfrm>
                    <a:prstGeom prst="rect">
                      <a:avLst/>
                    </a:prstGeom>
                  </pic:spPr>
                </pic:pic>
              </a:graphicData>
            </a:graphic>
          </wp:inline>
        </w:drawing>
      </w:r>
    </w:p>
    <w:p w14:paraId="6AF58480" w14:textId="77777777" w:rsidR="00D95296" w:rsidRDefault="00D95296" w:rsidP="00D95296">
      <w:pPr>
        <w:pStyle w:val="Sinespaciado"/>
      </w:pPr>
    </w:p>
    <w:p w14:paraId="67E90F85" w14:textId="77777777" w:rsidR="00D95296" w:rsidRPr="00DC71E1" w:rsidRDefault="00D95296" w:rsidP="00D95296">
      <w:r>
        <w:t>Fuente: Elaborado por el estudiante de acuerdo con el proyecto</w:t>
      </w:r>
    </w:p>
    <w:p w14:paraId="7305463E" w14:textId="77777777" w:rsidR="00D95296" w:rsidRDefault="00D95296" w:rsidP="00D95296">
      <w:pPr>
        <w:spacing w:line="278" w:lineRule="auto"/>
        <w:ind w:firstLine="0"/>
        <w:jc w:val="left"/>
      </w:pPr>
      <w:r>
        <w:br w:type="page"/>
      </w:r>
    </w:p>
    <w:p w14:paraId="2C64AC10" w14:textId="4E85B073" w:rsidR="00D95296" w:rsidRPr="00F95F74" w:rsidRDefault="00D95296" w:rsidP="00D95296">
      <w:r w:rsidRPr="00F95F74">
        <w:lastRenderedPageBreak/>
        <w:t xml:space="preserve">En la figura </w:t>
      </w:r>
      <w:r>
        <w:t>5.37</w:t>
      </w:r>
      <w:r w:rsidRPr="00F95F74">
        <w:t xml:space="preserve"> se muestra el proceso del CU N°3.5 Este diagrama de secuencia describe el flujo completo para editar y guardar las vacaciones de un empleado. El proceso comienza cuando un administrador inicia sesión y navega a la sección de vacaciones, donde el sistema carga la información desde la base de datos. El administrador selecciona la casilla de un empleado, lo que le permite editar sus datos de vacaciones en la interfaz. Una vez ingresada la nueva información, esta es validada por el sistema y se muestra una vista previa de los cambios. Finalmente, el administrador presiona el botón de guardar, lo que desencadena una solicitud para realizar el cambio en la base de datos, y tras la confirmación, se le notifica que los cambios han sido realizados con éxito.</w:t>
      </w:r>
    </w:p>
    <w:p w14:paraId="2D29BF40" w14:textId="77777777" w:rsidR="00D95296" w:rsidRDefault="00D95296" w:rsidP="00D95296"/>
    <w:p w14:paraId="359AC122" w14:textId="1AE47F5B" w:rsidR="00D95296" w:rsidRDefault="00D95296" w:rsidP="00D95296">
      <w:pPr>
        <w:pStyle w:val="Descripcin"/>
      </w:pPr>
      <w:bookmarkStart w:id="944" w:name="_Toc210409311"/>
      <w:bookmarkStart w:id="945" w:name="_Toc210410091"/>
      <w:bookmarkStart w:id="946" w:name="_Toc213786931"/>
      <w:bookmarkStart w:id="947" w:name="_Toc213787345"/>
      <w:r>
        <w:t xml:space="preserve">Figura </w:t>
      </w:r>
      <w:fldSimple w:instr=" STYLEREF 1 \s ">
        <w:r w:rsidR="008F7228">
          <w:rPr>
            <w:noProof/>
          </w:rPr>
          <w:t>5</w:t>
        </w:r>
      </w:fldSimple>
      <w:r w:rsidR="008F7228">
        <w:t>.</w:t>
      </w:r>
      <w:fldSimple w:instr=" SEQ Figura \* ARABIC \s 1 ">
        <w:r w:rsidR="008F7228">
          <w:rPr>
            <w:noProof/>
          </w:rPr>
          <w:t>37</w:t>
        </w:r>
      </w:fldSimple>
      <w:r w:rsidRPr="001A0A1F">
        <w:t xml:space="preserve"> </w:t>
      </w:r>
      <w:r w:rsidRPr="00511D85">
        <w:t>caso de uso N</w:t>
      </w:r>
      <w:r>
        <w:t>°3.5, “</w:t>
      </w:r>
      <w:r w:rsidRPr="001A0A1F">
        <w:t>Guardando cambios de vacaciones</w:t>
      </w:r>
      <w:r>
        <w:t>”</w:t>
      </w:r>
      <w:bookmarkEnd w:id="944"/>
      <w:bookmarkEnd w:id="945"/>
      <w:bookmarkEnd w:id="946"/>
      <w:bookmarkEnd w:id="947"/>
    </w:p>
    <w:p w14:paraId="0CF008C0" w14:textId="77777777" w:rsidR="00D95296" w:rsidRDefault="00D95296" w:rsidP="00D95296"/>
    <w:p w14:paraId="6F8C6798" w14:textId="77777777" w:rsidR="00D95296" w:rsidRDefault="00D95296" w:rsidP="00D95296">
      <w:pPr>
        <w:pStyle w:val="Sinespaciado"/>
      </w:pPr>
      <w:r>
        <w:rPr>
          <w:noProof/>
        </w:rPr>
        <w:drawing>
          <wp:inline distT="0" distB="0" distL="0" distR="0" wp14:anchorId="7E7D65E2" wp14:editId="2BBA784D">
            <wp:extent cx="5971540" cy="3475990"/>
            <wp:effectExtent l="0" t="0" r="0" b="0"/>
            <wp:docPr id="1047808459"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08459" name="Imagen 1" descr="Calendario&#10;&#10;El contenido generado por IA puede ser incorrecto."/>
                    <pic:cNvPicPr/>
                  </pic:nvPicPr>
                  <pic:blipFill>
                    <a:blip r:embed="rId121"/>
                    <a:stretch>
                      <a:fillRect/>
                    </a:stretch>
                  </pic:blipFill>
                  <pic:spPr>
                    <a:xfrm>
                      <a:off x="0" y="0"/>
                      <a:ext cx="5971540" cy="3475990"/>
                    </a:xfrm>
                    <a:prstGeom prst="rect">
                      <a:avLst/>
                    </a:prstGeom>
                  </pic:spPr>
                </pic:pic>
              </a:graphicData>
            </a:graphic>
          </wp:inline>
        </w:drawing>
      </w:r>
    </w:p>
    <w:p w14:paraId="786F14BF" w14:textId="77777777" w:rsidR="00D95296" w:rsidRDefault="00D95296" w:rsidP="00D95296">
      <w:pPr>
        <w:pStyle w:val="Sinespaciado"/>
      </w:pPr>
    </w:p>
    <w:p w14:paraId="587BDE31" w14:textId="77777777" w:rsidR="00D95296" w:rsidRPr="00DC71E1" w:rsidRDefault="00D95296" w:rsidP="00D95296">
      <w:r>
        <w:t>Fuente: Elaborado por el estudiante de acuerdo con el proyecto</w:t>
      </w:r>
    </w:p>
    <w:p w14:paraId="2307F2EA" w14:textId="77777777" w:rsidR="00D95296" w:rsidRDefault="00D95296" w:rsidP="00D95296">
      <w:pPr>
        <w:spacing w:line="278" w:lineRule="auto"/>
        <w:ind w:firstLine="0"/>
        <w:jc w:val="left"/>
      </w:pPr>
      <w:r>
        <w:br w:type="page"/>
      </w:r>
    </w:p>
    <w:p w14:paraId="02FED12E" w14:textId="14E69DC8" w:rsidR="00D95296" w:rsidRDefault="00D95296" w:rsidP="00D95296">
      <w:r w:rsidRPr="00F95F74">
        <w:lastRenderedPageBreak/>
        <w:t xml:space="preserve">En la figura </w:t>
      </w:r>
      <w:r>
        <w:t>5.38</w:t>
      </w:r>
      <w:r w:rsidRPr="00F95F74">
        <w:t xml:space="preserve"> se muestra el proceso del CU N°3.6 este diagrama de secuencia detalla el proceso que sigue un administrador para imprimir las vacaciones de un empleado. El flujo se inicia cuando el administrador accede al sistema y navega hasta la opción de "Imprimir Vacaciones" en el menú. A continuación, el sistema solicita y carga los datos de vacaciones desde la base de datos para mostrarlos en una vista previa. El administrador selecciona al empleado deseado, cuya selección se destaca visualmente, y luego presiona el botón de imprimir. Esta acción final genera una solicitud para convertir la información de las vacaciones del empleado a un formato PDF, el cual se presenta al administrador para su impresión.</w:t>
      </w:r>
    </w:p>
    <w:p w14:paraId="04AB80D8" w14:textId="77777777" w:rsidR="00D95296" w:rsidRDefault="00D95296" w:rsidP="00D95296"/>
    <w:p w14:paraId="427A9B9D" w14:textId="331E2A80" w:rsidR="00D95296" w:rsidRPr="001A0A1F" w:rsidRDefault="00D95296" w:rsidP="00D95296">
      <w:pPr>
        <w:pStyle w:val="Descripcin"/>
        <w:rPr>
          <w:rFonts w:eastAsia="Times New Roman"/>
        </w:rPr>
      </w:pPr>
      <w:bookmarkStart w:id="948" w:name="_Toc210409312"/>
      <w:bookmarkStart w:id="949" w:name="_Toc210410092"/>
      <w:bookmarkStart w:id="950" w:name="_Toc213786932"/>
      <w:bookmarkStart w:id="951" w:name="_Toc213787346"/>
      <w:r>
        <w:t xml:space="preserve">Figura </w:t>
      </w:r>
      <w:fldSimple w:instr=" STYLEREF 1 \s ">
        <w:r w:rsidR="008F7228">
          <w:rPr>
            <w:noProof/>
          </w:rPr>
          <w:t>5</w:t>
        </w:r>
      </w:fldSimple>
      <w:r w:rsidR="008F7228">
        <w:t>.</w:t>
      </w:r>
      <w:fldSimple w:instr=" SEQ Figura \* ARABIC \s 1 ">
        <w:r w:rsidR="008F7228">
          <w:rPr>
            <w:noProof/>
          </w:rPr>
          <w:t>38</w:t>
        </w:r>
      </w:fldSimple>
      <w:r w:rsidRPr="001A0A1F">
        <w:t xml:space="preserve"> </w:t>
      </w:r>
      <w:r w:rsidRPr="00511D85">
        <w:t>caso de uso N</w:t>
      </w:r>
      <w:r>
        <w:t>°3.6, “</w:t>
      </w:r>
      <w:r w:rsidRPr="001A0A1F">
        <w:rPr>
          <w:rFonts w:eastAsia="Times New Roman"/>
          <w:color w:val="000000"/>
        </w:rPr>
        <w:t>Imprimiendo vacaciones de empleado</w:t>
      </w:r>
      <w:r>
        <w:rPr>
          <w:rFonts w:eastAsia="Times New Roman"/>
          <w:color w:val="000000"/>
        </w:rPr>
        <w:t>”</w:t>
      </w:r>
      <w:bookmarkEnd w:id="948"/>
      <w:bookmarkEnd w:id="949"/>
      <w:bookmarkEnd w:id="950"/>
      <w:bookmarkEnd w:id="951"/>
    </w:p>
    <w:p w14:paraId="74B0A8E5" w14:textId="77777777" w:rsidR="00D95296" w:rsidRPr="00F95F74" w:rsidRDefault="00D95296" w:rsidP="00D95296"/>
    <w:p w14:paraId="384C4610" w14:textId="77777777" w:rsidR="00D95296" w:rsidRDefault="00D95296" w:rsidP="00D95296">
      <w:pPr>
        <w:pStyle w:val="Sinespaciado"/>
      </w:pPr>
      <w:r>
        <w:rPr>
          <w:noProof/>
        </w:rPr>
        <w:drawing>
          <wp:inline distT="0" distB="0" distL="0" distR="0" wp14:anchorId="2BA5FCB6" wp14:editId="19DCAAAF">
            <wp:extent cx="5971540" cy="2334895"/>
            <wp:effectExtent l="0" t="0" r="0" b="8255"/>
            <wp:docPr id="17386907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90717" name="Imagen 1" descr="Diagrama&#10;&#10;El contenido generado por IA puede ser incorrecto."/>
                    <pic:cNvPicPr/>
                  </pic:nvPicPr>
                  <pic:blipFill>
                    <a:blip r:embed="rId122"/>
                    <a:stretch>
                      <a:fillRect/>
                    </a:stretch>
                  </pic:blipFill>
                  <pic:spPr>
                    <a:xfrm>
                      <a:off x="0" y="0"/>
                      <a:ext cx="5971540" cy="2334895"/>
                    </a:xfrm>
                    <a:prstGeom prst="rect">
                      <a:avLst/>
                    </a:prstGeom>
                  </pic:spPr>
                </pic:pic>
              </a:graphicData>
            </a:graphic>
          </wp:inline>
        </w:drawing>
      </w:r>
    </w:p>
    <w:p w14:paraId="6128AACD" w14:textId="77777777" w:rsidR="00D95296" w:rsidRDefault="00D95296" w:rsidP="00D95296">
      <w:pPr>
        <w:pStyle w:val="Sinespaciado"/>
      </w:pPr>
    </w:p>
    <w:p w14:paraId="702D7640" w14:textId="77777777" w:rsidR="00D95296" w:rsidRPr="00DC71E1" w:rsidRDefault="00D95296" w:rsidP="00D95296">
      <w:r>
        <w:t>Fuente: Elaborado por el estudiante de acuerdo con el proyecto</w:t>
      </w:r>
    </w:p>
    <w:p w14:paraId="1B1E7827" w14:textId="77777777" w:rsidR="00D95296" w:rsidRDefault="00D95296" w:rsidP="00D95296">
      <w:pPr>
        <w:spacing w:line="278" w:lineRule="auto"/>
        <w:ind w:firstLine="0"/>
        <w:jc w:val="left"/>
      </w:pPr>
    </w:p>
    <w:p w14:paraId="7AF4303A" w14:textId="77777777" w:rsidR="00D95296" w:rsidRDefault="00D95296" w:rsidP="00D95296">
      <w:pPr>
        <w:spacing w:line="278" w:lineRule="auto"/>
        <w:ind w:firstLine="0"/>
        <w:jc w:val="left"/>
      </w:pPr>
      <w:r>
        <w:br w:type="page"/>
      </w:r>
    </w:p>
    <w:p w14:paraId="04EB2CE4" w14:textId="1F3C9232" w:rsidR="00D95296" w:rsidRDefault="00D95296" w:rsidP="00D95296">
      <w:r w:rsidRPr="00F95F74">
        <w:lastRenderedPageBreak/>
        <w:t xml:space="preserve">En la figura </w:t>
      </w:r>
      <w:r>
        <w:t>5.39</w:t>
      </w:r>
      <w:r w:rsidRPr="00F95F74">
        <w:t xml:space="preserve"> se muestra el proceso del CU N°3.7 este diagrama de secuencia describe el proceso que realiza un administrador para eliminar un registro de vacaciones. El flujo comienza cuando el administrador inicia sesión y navega hasta la opción de "Vacaciones" en el menú para ver los registros existentes, los cuales son cargados desde la base de datos. Una vez en la interfaz, selecciona un registro de vacaciones específico, lo que provoca que se muestren los detalles de esa selección. Finalmente, al presionar el botón de "Eliminar", el sistema procesa la solicitud, realiza los cambios correspondientes en la base de datos y le presenta al administrador una confirmación de que la eliminación se ha completado con éxito.</w:t>
      </w:r>
    </w:p>
    <w:p w14:paraId="4D25D835" w14:textId="77777777" w:rsidR="00D95296" w:rsidRDefault="00D95296" w:rsidP="00D95296"/>
    <w:p w14:paraId="3FE437A1" w14:textId="2BE2F828" w:rsidR="00D95296" w:rsidRDefault="00D95296" w:rsidP="00D95296">
      <w:pPr>
        <w:pStyle w:val="Descripcin"/>
      </w:pPr>
      <w:bookmarkStart w:id="952" w:name="_Toc210409313"/>
      <w:bookmarkStart w:id="953" w:name="_Toc210410093"/>
      <w:bookmarkStart w:id="954" w:name="_Toc213786933"/>
      <w:bookmarkStart w:id="955" w:name="_Toc213787347"/>
      <w:r>
        <w:t xml:space="preserve">Figura </w:t>
      </w:r>
      <w:fldSimple w:instr=" STYLEREF 1 \s ">
        <w:r w:rsidR="008F7228">
          <w:rPr>
            <w:noProof/>
          </w:rPr>
          <w:t>5</w:t>
        </w:r>
      </w:fldSimple>
      <w:r w:rsidR="008F7228">
        <w:t>.</w:t>
      </w:r>
      <w:fldSimple w:instr=" SEQ Figura \* ARABIC \s 1 ">
        <w:r w:rsidR="008F7228">
          <w:rPr>
            <w:noProof/>
          </w:rPr>
          <w:t>39</w:t>
        </w:r>
      </w:fldSimple>
      <w:r w:rsidRPr="001A0A1F">
        <w:t xml:space="preserve"> </w:t>
      </w:r>
      <w:r w:rsidRPr="00511D85">
        <w:t>caso de uso N</w:t>
      </w:r>
      <w:r>
        <w:t>°3.7, “</w:t>
      </w:r>
      <w:r w:rsidRPr="001A0A1F">
        <w:t xml:space="preserve">Eliminando </w:t>
      </w:r>
      <w:r w:rsidRPr="00983CDF">
        <w:t>vacaciones</w:t>
      </w:r>
      <w:r w:rsidRPr="001A0A1F">
        <w:t xml:space="preserve"> </w:t>
      </w:r>
      <w:r w:rsidRPr="00983CDF">
        <w:t>asignadas</w:t>
      </w:r>
      <w:r>
        <w:t>”</w:t>
      </w:r>
      <w:bookmarkEnd w:id="952"/>
      <w:bookmarkEnd w:id="953"/>
      <w:bookmarkEnd w:id="954"/>
      <w:bookmarkEnd w:id="955"/>
    </w:p>
    <w:p w14:paraId="3136F52E" w14:textId="77777777" w:rsidR="00D95296" w:rsidRPr="00F95F74" w:rsidRDefault="00D95296" w:rsidP="00D95296"/>
    <w:p w14:paraId="2468A973" w14:textId="77777777" w:rsidR="00D95296" w:rsidRDefault="00D95296" w:rsidP="00D95296">
      <w:pPr>
        <w:pStyle w:val="Sinespaciado"/>
      </w:pPr>
      <w:r>
        <w:rPr>
          <w:noProof/>
        </w:rPr>
        <w:drawing>
          <wp:inline distT="0" distB="0" distL="0" distR="0" wp14:anchorId="418CC9E0" wp14:editId="51296918">
            <wp:extent cx="5971540" cy="2982595"/>
            <wp:effectExtent l="0" t="0" r="0" b="8255"/>
            <wp:docPr id="17138286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8667" name="Imagen 1" descr="Diagrama&#10;&#10;El contenido generado por IA puede ser incorrecto."/>
                    <pic:cNvPicPr/>
                  </pic:nvPicPr>
                  <pic:blipFill>
                    <a:blip r:embed="rId123"/>
                    <a:stretch>
                      <a:fillRect/>
                    </a:stretch>
                  </pic:blipFill>
                  <pic:spPr>
                    <a:xfrm>
                      <a:off x="0" y="0"/>
                      <a:ext cx="5971540" cy="2982595"/>
                    </a:xfrm>
                    <a:prstGeom prst="rect">
                      <a:avLst/>
                    </a:prstGeom>
                  </pic:spPr>
                </pic:pic>
              </a:graphicData>
            </a:graphic>
          </wp:inline>
        </w:drawing>
      </w:r>
    </w:p>
    <w:p w14:paraId="5E395C0B" w14:textId="77777777" w:rsidR="00D95296" w:rsidRPr="00DC71E1" w:rsidRDefault="00D95296" w:rsidP="00D95296">
      <w:r>
        <w:t>Fuente: Elaborado por el estudiante de acuerdo con el proyecto</w:t>
      </w:r>
    </w:p>
    <w:p w14:paraId="598D05D6" w14:textId="77777777" w:rsidR="00D95296" w:rsidRDefault="00D95296" w:rsidP="00D95296">
      <w:pPr>
        <w:spacing w:line="278" w:lineRule="auto"/>
        <w:ind w:firstLine="0"/>
        <w:jc w:val="left"/>
      </w:pPr>
    </w:p>
    <w:p w14:paraId="1225B58B" w14:textId="77777777" w:rsidR="00D95296" w:rsidRDefault="00D95296" w:rsidP="00D95296">
      <w:pPr>
        <w:spacing w:line="278" w:lineRule="auto"/>
        <w:ind w:firstLine="0"/>
        <w:jc w:val="left"/>
      </w:pPr>
      <w:r>
        <w:br w:type="page"/>
      </w:r>
    </w:p>
    <w:p w14:paraId="4BB23DF5" w14:textId="1F363BF0" w:rsidR="00D95296" w:rsidRDefault="00D95296" w:rsidP="00D95296">
      <w:r w:rsidRPr="00F95F74">
        <w:lastRenderedPageBreak/>
        <w:t xml:space="preserve">En la figura </w:t>
      </w:r>
      <w:r>
        <w:t>5.40</w:t>
      </w:r>
      <w:r w:rsidRPr="00F95F74">
        <w:t xml:space="preserve"> se muestra el proceso del CU N°</w:t>
      </w:r>
      <w:r>
        <w:t>4.1.1 e</w:t>
      </w:r>
      <w:r w:rsidRPr="00F95F74">
        <w:t>ste diagrama de secuencia ilustra el proceso que sigue un usuario para acceder al formulario de creación de turnos. El flujo comienza cuando el usuario inicia sesión en el sistema y, a través del menú de navegación, accede al apartado específico para la creación de turnos. En respuesta, el sistema solicita y carga los datos necesarios desde la base de datos para construir la interfaz. Finalmente, el controlador condiciona los campos que serán obligatorios en el formulario y lo presenta al usuario para que pueda comenzar a ingresar la información del nuevo turno.</w:t>
      </w:r>
    </w:p>
    <w:p w14:paraId="0FFFBD25" w14:textId="77777777" w:rsidR="00D95296" w:rsidRDefault="00D95296" w:rsidP="00D95296"/>
    <w:p w14:paraId="6107DF73" w14:textId="56D62168" w:rsidR="00D95296" w:rsidRDefault="00D95296" w:rsidP="00D95296">
      <w:pPr>
        <w:pStyle w:val="Descripcin"/>
      </w:pPr>
      <w:bookmarkStart w:id="956" w:name="_Toc210409314"/>
      <w:bookmarkStart w:id="957" w:name="_Toc210410094"/>
      <w:bookmarkStart w:id="958" w:name="_Toc213786934"/>
      <w:bookmarkStart w:id="959" w:name="_Toc213787348"/>
      <w:r>
        <w:t xml:space="preserve">Figura </w:t>
      </w:r>
      <w:fldSimple w:instr=" STYLEREF 1 \s ">
        <w:r w:rsidR="008F7228">
          <w:rPr>
            <w:noProof/>
          </w:rPr>
          <w:t>5</w:t>
        </w:r>
      </w:fldSimple>
      <w:r w:rsidR="008F7228">
        <w:t>.</w:t>
      </w:r>
      <w:fldSimple w:instr=" SEQ Figura \* ARABIC \s 1 ">
        <w:r w:rsidR="008F7228">
          <w:rPr>
            <w:noProof/>
          </w:rPr>
          <w:t>40</w:t>
        </w:r>
      </w:fldSimple>
      <w:r w:rsidRPr="001A0A1F">
        <w:t xml:space="preserve"> </w:t>
      </w:r>
      <w:r w:rsidRPr="00511D85">
        <w:t>caso de uso N</w:t>
      </w:r>
      <w:r>
        <w:t>°4.1.1, “</w:t>
      </w:r>
      <w:r w:rsidRPr="001A0A1F">
        <w:t>Creando turnos con campos obligatorios</w:t>
      </w:r>
      <w:r>
        <w:t>”</w:t>
      </w:r>
      <w:bookmarkEnd w:id="956"/>
      <w:bookmarkEnd w:id="957"/>
      <w:bookmarkEnd w:id="958"/>
      <w:bookmarkEnd w:id="959"/>
    </w:p>
    <w:p w14:paraId="061422A9" w14:textId="77777777" w:rsidR="00D95296" w:rsidRDefault="00D95296" w:rsidP="00D95296">
      <w:pPr>
        <w:pStyle w:val="Sinespaciado"/>
      </w:pPr>
      <w:r>
        <w:rPr>
          <w:noProof/>
        </w:rPr>
        <w:drawing>
          <wp:inline distT="0" distB="0" distL="0" distR="0" wp14:anchorId="3CB1ABF0" wp14:editId="071DF773">
            <wp:extent cx="5971540" cy="2021205"/>
            <wp:effectExtent l="0" t="0" r="0" b="0"/>
            <wp:docPr id="18237972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97245" name="Imagen 1" descr="Diagrama&#10;&#10;El contenido generado por IA puede ser incorrecto."/>
                    <pic:cNvPicPr/>
                  </pic:nvPicPr>
                  <pic:blipFill>
                    <a:blip r:embed="rId124"/>
                    <a:stretch>
                      <a:fillRect/>
                    </a:stretch>
                  </pic:blipFill>
                  <pic:spPr>
                    <a:xfrm>
                      <a:off x="0" y="0"/>
                      <a:ext cx="5971540" cy="2021205"/>
                    </a:xfrm>
                    <a:prstGeom prst="rect">
                      <a:avLst/>
                    </a:prstGeom>
                  </pic:spPr>
                </pic:pic>
              </a:graphicData>
            </a:graphic>
          </wp:inline>
        </w:drawing>
      </w:r>
    </w:p>
    <w:p w14:paraId="4D8265BD" w14:textId="77777777" w:rsidR="00D95296" w:rsidRDefault="00D95296" w:rsidP="00D95296">
      <w:pPr>
        <w:pStyle w:val="Sinespaciado"/>
      </w:pPr>
    </w:p>
    <w:p w14:paraId="1E85F448" w14:textId="77777777" w:rsidR="00D95296" w:rsidRPr="00DC71E1" w:rsidRDefault="00D95296" w:rsidP="00D95296">
      <w:r>
        <w:t>Fuente: Elaborado por el estudiante de acuerdo con el proyecto</w:t>
      </w:r>
    </w:p>
    <w:p w14:paraId="13F921DC" w14:textId="77777777" w:rsidR="00D95296" w:rsidRDefault="00D95296" w:rsidP="00D95296">
      <w:pPr>
        <w:spacing w:line="278" w:lineRule="auto"/>
        <w:ind w:firstLine="0"/>
        <w:jc w:val="left"/>
      </w:pPr>
    </w:p>
    <w:p w14:paraId="5794B522" w14:textId="77777777" w:rsidR="00D95296" w:rsidRDefault="00D95296" w:rsidP="00D95296">
      <w:pPr>
        <w:spacing w:line="278" w:lineRule="auto"/>
        <w:ind w:firstLine="0"/>
        <w:jc w:val="left"/>
      </w:pPr>
      <w:r>
        <w:br w:type="page"/>
      </w:r>
    </w:p>
    <w:p w14:paraId="7EF5CCBD" w14:textId="49C82BAA" w:rsidR="00D95296" w:rsidRDefault="00D95296" w:rsidP="00D95296">
      <w:r w:rsidRPr="00F95F74">
        <w:lastRenderedPageBreak/>
        <w:t xml:space="preserve">En la figura </w:t>
      </w:r>
      <w:r>
        <w:t>5.41</w:t>
      </w:r>
      <w:r w:rsidRPr="00F95F74">
        <w:t xml:space="preserve"> se muestra el proceso del CU N°4.1.2 este diagrama de secuencia describe el flujo que sigue un administrador para editar un turno existente. El proceso comienza con el inicio de sesión, tras lo cual el administrador navega hasta la opción de "Listado de Turnos". El sistema consulta la base de datos para obtener y mostrar todos los turnos creados. A continuación, el administrador selecciona el botón para editar un turno específico, lo que carga los datos de dicho turno en la interfaz. Después de realizar las modificaciones, presiona el botón de "Editar", y el sistema le muestra una vista previa de los cambios realizados antes de la confirmación final.</w:t>
      </w:r>
    </w:p>
    <w:p w14:paraId="36BC6460" w14:textId="77777777" w:rsidR="00D95296" w:rsidRDefault="00D95296" w:rsidP="00D95296"/>
    <w:p w14:paraId="74637822" w14:textId="5B4F5D9B" w:rsidR="00D95296" w:rsidRDefault="00D95296" w:rsidP="00D95296">
      <w:pPr>
        <w:pStyle w:val="Descripcin"/>
      </w:pPr>
      <w:bookmarkStart w:id="960" w:name="_Toc210409315"/>
      <w:bookmarkStart w:id="961" w:name="_Toc210410095"/>
      <w:bookmarkStart w:id="962" w:name="_Toc213786935"/>
      <w:bookmarkStart w:id="963" w:name="_Toc213787349"/>
      <w:r>
        <w:t xml:space="preserve">Figura </w:t>
      </w:r>
      <w:fldSimple w:instr=" STYLEREF 1 \s ">
        <w:r w:rsidR="008F7228">
          <w:rPr>
            <w:noProof/>
          </w:rPr>
          <w:t>5</w:t>
        </w:r>
      </w:fldSimple>
      <w:r w:rsidR="008F7228">
        <w:t>.</w:t>
      </w:r>
      <w:fldSimple w:instr=" SEQ Figura \* ARABIC \s 1 ">
        <w:r w:rsidR="008F7228">
          <w:rPr>
            <w:noProof/>
          </w:rPr>
          <w:t>41</w:t>
        </w:r>
      </w:fldSimple>
      <w:r w:rsidRPr="001A0A1F">
        <w:t xml:space="preserve"> </w:t>
      </w:r>
      <w:r w:rsidRPr="00511D85">
        <w:t>caso de uso N</w:t>
      </w:r>
      <w:r>
        <w:t>°4.1.2, “</w:t>
      </w:r>
      <w:r w:rsidRPr="00983CDF">
        <w:t>Editando</w:t>
      </w:r>
      <w:r w:rsidRPr="001A0A1F">
        <w:t xml:space="preserve"> turnos</w:t>
      </w:r>
      <w:r>
        <w:t>”</w:t>
      </w:r>
      <w:bookmarkEnd w:id="960"/>
      <w:bookmarkEnd w:id="961"/>
      <w:bookmarkEnd w:id="962"/>
      <w:bookmarkEnd w:id="963"/>
    </w:p>
    <w:p w14:paraId="2704B893" w14:textId="77777777" w:rsidR="00D95296" w:rsidRPr="00F95F74" w:rsidRDefault="00D95296" w:rsidP="00D95296"/>
    <w:p w14:paraId="7B299B91" w14:textId="77777777" w:rsidR="00D95296" w:rsidRDefault="00D95296" w:rsidP="00D95296">
      <w:pPr>
        <w:spacing w:line="278" w:lineRule="auto"/>
        <w:ind w:firstLine="0"/>
        <w:jc w:val="left"/>
      </w:pPr>
      <w:r>
        <w:rPr>
          <w:noProof/>
        </w:rPr>
        <w:drawing>
          <wp:inline distT="0" distB="0" distL="0" distR="0" wp14:anchorId="23AAA16A" wp14:editId="63FF208B">
            <wp:extent cx="5971540" cy="2689225"/>
            <wp:effectExtent l="0" t="0" r="0" b="0"/>
            <wp:docPr id="131279045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0457" name="Imagen 1" descr="Diagrama, Gráfico de cajas y bigotes&#10;&#10;El contenido generado por IA puede ser incorrecto."/>
                    <pic:cNvPicPr/>
                  </pic:nvPicPr>
                  <pic:blipFill>
                    <a:blip r:embed="rId125"/>
                    <a:stretch>
                      <a:fillRect/>
                    </a:stretch>
                  </pic:blipFill>
                  <pic:spPr>
                    <a:xfrm>
                      <a:off x="0" y="0"/>
                      <a:ext cx="5971540" cy="2689225"/>
                    </a:xfrm>
                    <a:prstGeom prst="rect">
                      <a:avLst/>
                    </a:prstGeom>
                  </pic:spPr>
                </pic:pic>
              </a:graphicData>
            </a:graphic>
          </wp:inline>
        </w:drawing>
      </w:r>
    </w:p>
    <w:p w14:paraId="0642046A" w14:textId="77777777" w:rsidR="00D95296" w:rsidRPr="00DC71E1" w:rsidRDefault="00D95296" w:rsidP="00D95296">
      <w:r>
        <w:t>Fuente: Elaborado por el estudiante de acuerdo con el proyecto</w:t>
      </w:r>
    </w:p>
    <w:p w14:paraId="2DAFF801" w14:textId="77777777" w:rsidR="00D95296" w:rsidRDefault="00D95296" w:rsidP="00D95296">
      <w:pPr>
        <w:spacing w:line="278" w:lineRule="auto"/>
        <w:ind w:firstLine="0"/>
        <w:jc w:val="left"/>
      </w:pPr>
    </w:p>
    <w:p w14:paraId="52C9F942" w14:textId="77777777" w:rsidR="00D95296" w:rsidRDefault="00D95296" w:rsidP="00D95296">
      <w:pPr>
        <w:spacing w:line="278" w:lineRule="auto"/>
        <w:ind w:firstLine="0"/>
        <w:jc w:val="left"/>
      </w:pPr>
      <w:r>
        <w:br w:type="page"/>
      </w:r>
    </w:p>
    <w:p w14:paraId="296C29FA" w14:textId="743C1E63" w:rsidR="00D95296" w:rsidRDefault="00D95296" w:rsidP="00D95296">
      <w:r w:rsidRPr="007A4D83">
        <w:lastRenderedPageBreak/>
        <w:t xml:space="preserve">En la figura </w:t>
      </w:r>
      <w:r>
        <w:t>5.42</w:t>
      </w:r>
      <w:r w:rsidRPr="007A4D83">
        <w:t xml:space="preserve"> se muestra el proceso del CU N°4.2 este diagrama de secuencia ilustra el proceso completo de creación de un nuevo turno por parte de un usuario. El flujo se inicia cuando el usuario accede al sistema y navega hasta el formulario de creación de turnos, el cual se carga con los datos y condiciones requeridas desde la base de datos. A continuación, el usuario llena todos los campos obligatorios del formulario; el sistema valida que la información esté completa y, una vez confirmada la validación, muestra al usuario los campos del formulario ya completados, dejándolo listo para el paso final de guardado.</w:t>
      </w:r>
    </w:p>
    <w:p w14:paraId="35931CDC" w14:textId="77777777" w:rsidR="00D95296" w:rsidRDefault="00D95296" w:rsidP="00D95296"/>
    <w:p w14:paraId="67C6F0DF" w14:textId="148380D0" w:rsidR="00D95296" w:rsidRDefault="00D95296" w:rsidP="00D95296">
      <w:pPr>
        <w:pStyle w:val="Descripcin"/>
      </w:pPr>
      <w:bookmarkStart w:id="964" w:name="_Toc210409316"/>
      <w:bookmarkStart w:id="965" w:name="_Toc210410096"/>
      <w:bookmarkStart w:id="966" w:name="_Toc213786936"/>
      <w:bookmarkStart w:id="967" w:name="_Toc213787350"/>
      <w:r>
        <w:t xml:space="preserve">Figura </w:t>
      </w:r>
      <w:fldSimple w:instr=" STYLEREF 1 \s ">
        <w:r w:rsidR="008F7228">
          <w:rPr>
            <w:noProof/>
          </w:rPr>
          <w:t>5</w:t>
        </w:r>
      </w:fldSimple>
      <w:r w:rsidR="008F7228">
        <w:t>.</w:t>
      </w:r>
      <w:fldSimple w:instr=" SEQ Figura \* ARABIC \s 1 ">
        <w:r w:rsidR="008F7228">
          <w:rPr>
            <w:noProof/>
          </w:rPr>
          <w:t>42</w:t>
        </w:r>
      </w:fldSimple>
      <w:r w:rsidRPr="001A0A1F">
        <w:t xml:space="preserve"> </w:t>
      </w:r>
      <w:r w:rsidRPr="00511D85">
        <w:t>caso de uso N</w:t>
      </w:r>
      <w:r>
        <w:t>°4.2, “</w:t>
      </w:r>
      <w:r w:rsidRPr="00983CDF">
        <w:t>Generando</w:t>
      </w:r>
      <w:r w:rsidRPr="001A0A1F">
        <w:t xml:space="preserve"> un nuevo turno</w:t>
      </w:r>
      <w:r>
        <w:t>”</w:t>
      </w:r>
      <w:bookmarkEnd w:id="964"/>
      <w:bookmarkEnd w:id="965"/>
      <w:bookmarkEnd w:id="966"/>
      <w:bookmarkEnd w:id="967"/>
    </w:p>
    <w:p w14:paraId="561389C1" w14:textId="77777777" w:rsidR="00D95296" w:rsidRPr="007A4D83" w:rsidRDefault="00D95296" w:rsidP="00D95296"/>
    <w:p w14:paraId="46989CC9" w14:textId="77777777" w:rsidR="00D95296" w:rsidRDefault="00D95296" w:rsidP="00D95296">
      <w:pPr>
        <w:spacing w:line="278" w:lineRule="auto"/>
        <w:ind w:firstLine="0"/>
        <w:jc w:val="left"/>
      </w:pPr>
      <w:r>
        <w:rPr>
          <w:noProof/>
        </w:rPr>
        <w:drawing>
          <wp:inline distT="0" distB="0" distL="0" distR="0" wp14:anchorId="4D9067CF" wp14:editId="37EB5EF2">
            <wp:extent cx="5971540" cy="2248535"/>
            <wp:effectExtent l="0" t="0" r="0" b="0"/>
            <wp:docPr id="577615957"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5957" name="Imagen 1" descr="Diagrama, Escala de tiempo&#10;&#10;El contenido generado por IA puede ser incorrecto."/>
                    <pic:cNvPicPr/>
                  </pic:nvPicPr>
                  <pic:blipFill>
                    <a:blip r:embed="rId126"/>
                    <a:stretch>
                      <a:fillRect/>
                    </a:stretch>
                  </pic:blipFill>
                  <pic:spPr>
                    <a:xfrm>
                      <a:off x="0" y="0"/>
                      <a:ext cx="5971540" cy="2248535"/>
                    </a:xfrm>
                    <a:prstGeom prst="rect">
                      <a:avLst/>
                    </a:prstGeom>
                  </pic:spPr>
                </pic:pic>
              </a:graphicData>
            </a:graphic>
          </wp:inline>
        </w:drawing>
      </w:r>
    </w:p>
    <w:p w14:paraId="67C3A588" w14:textId="77777777" w:rsidR="00D95296" w:rsidRPr="00DC71E1" w:rsidRDefault="00D95296" w:rsidP="00D95296">
      <w:r>
        <w:t>Fuente: Elaborado por el estudiante de acuerdo con el proyecto</w:t>
      </w:r>
    </w:p>
    <w:p w14:paraId="57B23C6E" w14:textId="77777777" w:rsidR="00D95296" w:rsidRDefault="00D95296" w:rsidP="00D95296">
      <w:pPr>
        <w:spacing w:line="278" w:lineRule="auto"/>
        <w:ind w:firstLine="0"/>
        <w:jc w:val="left"/>
      </w:pPr>
    </w:p>
    <w:p w14:paraId="6BC5229F" w14:textId="1D19D1B3" w:rsidR="00D95296" w:rsidRDefault="00D95296" w:rsidP="00D95296">
      <w:r>
        <w:br w:type="page"/>
      </w:r>
      <w:r w:rsidRPr="007A4D83">
        <w:lastRenderedPageBreak/>
        <w:t xml:space="preserve">En la figura </w:t>
      </w:r>
      <w:r>
        <w:t>5.43</w:t>
      </w:r>
      <w:r w:rsidRPr="007A4D83">
        <w:t xml:space="preserve"> se muestra el proceso del CU N°4.3 este diagrama de secuencia describe el flujo completo que un usuario sigue para editar y guardar los cambios de un turno. El proceso inicia cuando el usuario accede al sistema y navega hasta el listado de turnos, que se carga con datos de la base de datos. Una vez allí, el usuario selecciona un turno específico para editar y visualiza una vista previa de los cambios. Al presionar "Guardar", se envía una solicitud al controlador para que aplique las modificaciones en la base de datos. Finalmente, el sistema confirma que los cambios han sido realizados y actualiza la interfaz para mostrar el turno con la nueva información.</w:t>
      </w:r>
    </w:p>
    <w:p w14:paraId="04CE25BA" w14:textId="77777777" w:rsidR="00D95296" w:rsidRDefault="00D95296" w:rsidP="00D95296"/>
    <w:p w14:paraId="7389FCB3" w14:textId="7954320B" w:rsidR="00D95296" w:rsidRPr="001A0A1F" w:rsidRDefault="00D95296" w:rsidP="00D95296">
      <w:pPr>
        <w:pStyle w:val="Descripcin"/>
        <w:rPr>
          <w:rFonts w:eastAsia="Times New Roman"/>
        </w:rPr>
      </w:pPr>
      <w:bookmarkStart w:id="968" w:name="_Toc210409317"/>
      <w:bookmarkStart w:id="969" w:name="_Toc210410097"/>
      <w:bookmarkStart w:id="970" w:name="_Toc213786937"/>
      <w:bookmarkStart w:id="971" w:name="_Toc213787351"/>
      <w:r>
        <w:t xml:space="preserve">Figura </w:t>
      </w:r>
      <w:fldSimple w:instr=" STYLEREF 1 \s ">
        <w:r w:rsidR="008F7228">
          <w:rPr>
            <w:noProof/>
          </w:rPr>
          <w:t>5</w:t>
        </w:r>
      </w:fldSimple>
      <w:r w:rsidR="008F7228">
        <w:t>.</w:t>
      </w:r>
      <w:fldSimple w:instr=" SEQ Figura \* ARABIC \s 1 ">
        <w:r w:rsidR="008F7228">
          <w:rPr>
            <w:noProof/>
          </w:rPr>
          <w:t>43</w:t>
        </w:r>
      </w:fldSimple>
      <w:r w:rsidRPr="001A0A1F">
        <w:t xml:space="preserve"> </w:t>
      </w:r>
      <w:r w:rsidRPr="00511D85">
        <w:t>caso de uso N</w:t>
      </w:r>
      <w:r>
        <w:t>°4.3, “</w:t>
      </w:r>
      <w:r w:rsidRPr="001A0A1F">
        <w:rPr>
          <w:rFonts w:eastAsia="Times New Roman"/>
          <w:color w:val="000000"/>
        </w:rPr>
        <w:t>Guardando cambios de turno</w:t>
      </w:r>
      <w:r>
        <w:rPr>
          <w:rFonts w:eastAsia="Times New Roman"/>
          <w:color w:val="000000"/>
        </w:rPr>
        <w:t>”</w:t>
      </w:r>
      <w:bookmarkEnd w:id="968"/>
      <w:bookmarkEnd w:id="969"/>
      <w:bookmarkEnd w:id="970"/>
      <w:bookmarkEnd w:id="971"/>
    </w:p>
    <w:p w14:paraId="0FB05EB5" w14:textId="77777777" w:rsidR="00D95296" w:rsidRPr="007A4D83" w:rsidRDefault="00D95296" w:rsidP="00D95296"/>
    <w:p w14:paraId="7C2E0D02" w14:textId="77777777" w:rsidR="00D95296" w:rsidRDefault="00D95296" w:rsidP="00D95296">
      <w:pPr>
        <w:pStyle w:val="Sinespaciado"/>
      </w:pPr>
      <w:r>
        <w:rPr>
          <w:noProof/>
        </w:rPr>
        <w:drawing>
          <wp:inline distT="0" distB="0" distL="0" distR="0" wp14:anchorId="5BA62F39" wp14:editId="116E7839">
            <wp:extent cx="5971540" cy="2560320"/>
            <wp:effectExtent l="0" t="0" r="0" b="0"/>
            <wp:docPr id="207154946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9464" name="Imagen 1" descr="Imagen que contiene Diagrama&#10;&#10;El contenido generado por IA puede ser incorrecto."/>
                    <pic:cNvPicPr/>
                  </pic:nvPicPr>
                  <pic:blipFill>
                    <a:blip r:embed="rId127"/>
                    <a:stretch>
                      <a:fillRect/>
                    </a:stretch>
                  </pic:blipFill>
                  <pic:spPr>
                    <a:xfrm>
                      <a:off x="0" y="0"/>
                      <a:ext cx="5971540" cy="2560320"/>
                    </a:xfrm>
                    <a:prstGeom prst="rect">
                      <a:avLst/>
                    </a:prstGeom>
                  </pic:spPr>
                </pic:pic>
              </a:graphicData>
            </a:graphic>
          </wp:inline>
        </w:drawing>
      </w:r>
    </w:p>
    <w:p w14:paraId="0DB5FBF8" w14:textId="77777777" w:rsidR="00D95296" w:rsidRPr="00DC71E1" w:rsidRDefault="00D95296" w:rsidP="00D95296">
      <w:r>
        <w:t>Fuente: Elaborado por el estudiante de acuerdo con el proyecto</w:t>
      </w:r>
    </w:p>
    <w:p w14:paraId="198FFE7C" w14:textId="77777777" w:rsidR="00D95296" w:rsidRDefault="00D95296" w:rsidP="00D95296">
      <w:pPr>
        <w:spacing w:line="278" w:lineRule="auto"/>
        <w:ind w:firstLine="0"/>
        <w:jc w:val="left"/>
      </w:pPr>
    </w:p>
    <w:p w14:paraId="4422A706" w14:textId="77777777" w:rsidR="00D95296" w:rsidRDefault="00D95296" w:rsidP="00D95296">
      <w:pPr>
        <w:spacing w:line="278" w:lineRule="auto"/>
        <w:ind w:firstLine="0"/>
        <w:jc w:val="left"/>
      </w:pPr>
      <w:r>
        <w:br w:type="page"/>
      </w:r>
    </w:p>
    <w:p w14:paraId="006E7211" w14:textId="1B51F6DF" w:rsidR="00D95296" w:rsidRDefault="00D95296" w:rsidP="00D95296">
      <w:r w:rsidRPr="007A4D83">
        <w:lastRenderedPageBreak/>
        <w:t xml:space="preserve">En la figura </w:t>
      </w:r>
      <w:r>
        <w:t>5.44</w:t>
      </w:r>
      <w:r w:rsidRPr="007A4D83">
        <w:t xml:space="preserve"> se muestra el proceso del CU N°4.4 este diagrama de secuencia ilustra el proceso completo para eliminar un turno. El flujo comienza cuando el usuario inicia sesión y accede al listado de turnos a través del menú. El sistema consulta la base de datos para mostrar todos los turnos disponibles. Luego, el usuario selecciona un turno específico y presiona la opción para eliminarlo. Esta acción envía una solicitud al controlador, que a su vez instruye a la base de datos para que realice el cambio. Una vez que la base de datos confirma la eliminación, la interfaz se actualiza para reflejar que el turno ya no existe.</w:t>
      </w:r>
    </w:p>
    <w:p w14:paraId="281AA455" w14:textId="77777777" w:rsidR="00D95296" w:rsidRDefault="00D95296" w:rsidP="00D95296"/>
    <w:p w14:paraId="211F2686" w14:textId="04F69800" w:rsidR="00D95296" w:rsidRDefault="00D95296" w:rsidP="00D95296">
      <w:pPr>
        <w:pStyle w:val="Descripcin"/>
      </w:pPr>
      <w:bookmarkStart w:id="972" w:name="_Toc210409318"/>
      <w:bookmarkStart w:id="973" w:name="_Toc210410098"/>
      <w:bookmarkStart w:id="974" w:name="_Toc213786938"/>
      <w:bookmarkStart w:id="975" w:name="_Toc213787352"/>
      <w:r>
        <w:t xml:space="preserve">Figura </w:t>
      </w:r>
      <w:fldSimple w:instr=" STYLEREF 1 \s ">
        <w:r w:rsidR="008F7228">
          <w:rPr>
            <w:noProof/>
          </w:rPr>
          <w:t>5</w:t>
        </w:r>
      </w:fldSimple>
      <w:r w:rsidR="008F7228">
        <w:t>.</w:t>
      </w:r>
      <w:fldSimple w:instr=" SEQ Figura \* ARABIC \s 1 ">
        <w:r w:rsidR="008F7228">
          <w:rPr>
            <w:noProof/>
          </w:rPr>
          <w:t>44</w:t>
        </w:r>
      </w:fldSimple>
      <w:r w:rsidRPr="001A0A1F">
        <w:t xml:space="preserve"> </w:t>
      </w:r>
      <w:r w:rsidRPr="00511D85">
        <w:t>caso de uso N</w:t>
      </w:r>
      <w:r>
        <w:t>°4.4, “</w:t>
      </w:r>
      <w:r w:rsidRPr="001A0A1F">
        <w:t>Eliminando un turno deseado</w:t>
      </w:r>
      <w:r>
        <w:t>”</w:t>
      </w:r>
      <w:bookmarkEnd w:id="972"/>
      <w:bookmarkEnd w:id="973"/>
      <w:bookmarkEnd w:id="974"/>
      <w:bookmarkEnd w:id="975"/>
    </w:p>
    <w:p w14:paraId="4315B942" w14:textId="77777777" w:rsidR="00D95296" w:rsidRPr="007A4D83" w:rsidRDefault="00D95296" w:rsidP="00D95296"/>
    <w:p w14:paraId="3371019D" w14:textId="77777777" w:rsidR="00D95296" w:rsidRDefault="00D95296" w:rsidP="00D95296">
      <w:pPr>
        <w:pStyle w:val="Sinespaciado"/>
      </w:pPr>
      <w:r>
        <w:rPr>
          <w:noProof/>
        </w:rPr>
        <w:drawing>
          <wp:inline distT="0" distB="0" distL="0" distR="0" wp14:anchorId="5606E65E" wp14:editId="61C07ECF">
            <wp:extent cx="5971540" cy="2366010"/>
            <wp:effectExtent l="0" t="0" r="0" b="0"/>
            <wp:docPr id="131468334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83349" name="Imagen 1" descr="Diagrama&#10;&#10;El contenido generado por IA puede ser incorrecto."/>
                    <pic:cNvPicPr/>
                  </pic:nvPicPr>
                  <pic:blipFill>
                    <a:blip r:embed="rId128"/>
                    <a:stretch>
                      <a:fillRect/>
                    </a:stretch>
                  </pic:blipFill>
                  <pic:spPr>
                    <a:xfrm>
                      <a:off x="0" y="0"/>
                      <a:ext cx="5971540" cy="2366010"/>
                    </a:xfrm>
                    <a:prstGeom prst="rect">
                      <a:avLst/>
                    </a:prstGeom>
                  </pic:spPr>
                </pic:pic>
              </a:graphicData>
            </a:graphic>
          </wp:inline>
        </w:drawing>
      </w:r>
    </w:p>
    <w:p w14:paraId="1157C419" w14:textId="77777777" w:rsidR="00D95296" w:rsidRPr="00DC71E1" w:rsidRDefault="00D95296" w:rsidP="00D95296">
      <w:r>
        <w:t>Fuente: Elaborado por el estudiante de acuerdo con el proyecto</w:t>
      </w:r>
    </w:p>
    <w:p w14:paraId="62441C95" w14:textId="77777777" w:rsidR="00D95296" w:rsidRPr="00DC71E1" w:rsidRDefault="00D95296" w:rsidP="00D95296"/>
    <w:p w14:paraId="6B962245" w14:textId="77777777" w:rsidR="00D95296" w:rsidRDefault="00D95296">
      <w:pPr>
        <w:spacing w:line="278" w:lineRule="auto"/>
        <w:ind w:firstLine="0"/>
        <w:jc w:val="left"/>
      </w:pPr>
      <w:r>
        <w:br w:type="page"/>
      </w:r>
    </w:p>
    <w:p w14:paraId="18F9F822" w14:textId="6BE58931" w:rsidR="0009437C" w:rsidRDefault="0009437C" w:rsidP="0009437C">
      <w:r>
        <w:lastRenderedPageBreak/>
        <w:t>En la figura 5.</w:t>
      </w:r>
      <w:r w:rsidR="00D95296">
        <w:t>45</w:t>
      </w:r>
      <w:r>
        <w:t xml:space="preserve"> se representa el proceso mediante el cual el usuario accede al listado de turnos creados. El proceso comienza cuando el usuario inicia sesión y se dirige a la sección Listado de Turnos de Turnos del menú desplegable. Una vez realizada esta acción, el sistema responde desplegando en la interfaz una lista con todos los turnos creados hasta la fecha actual. Cada ítem del listado incluye la información registrada para su identificación y posterior edición si fuera necesario.</w:t>
      </w:r>
    </w:p>
    <w:p w14:paraId="48B0DD3C" w14:textId="77777777" w:rsidR="0009437C" w:rsidRDefault="0009437C" w:rsidP="0009437C"/>
    <w:p w14:paraId="44241911" w14:textId="79CED370" w:rsidR="0009437C" w:rsidRDefault="0009437C" w:rsidP="0009437C">
      <w:pPr>
        <w:pStyle w:val="Descripcin"/>
        <w:keepNext/>
      </w:pPr>
      <w:bookmarkStart w:id="976" w:name="_Toc200854213"/>
      <w:bookmarkStart w:id="977" w:name="_Toc201172430"/>
      <w:bookmarkStart w:id="978" w:name="_Toc201199611"/>
      <w:bookmarkStart w:id="979" w:name="_Toc201199700"/>
      <w:bookmarkStart w:id="980" w:name="_Toc213786939"/>
      <w:bookmarkStart w:id="981" w:name="_Toc213787353"/>
      <w:r>
        <w:t xml:space="preserve">Figura </w:t>
      </w:r>
      <w:fldSimple w:instr=" STYLEREF 1 \s ">
        <w:r w:rsidR="008F7228">
          <w:rPr>
            <w:noProof/>
          </w:rPr>
          <w:t>5</w:t>
        </w:r>
      </w:fldSimple>
      <w:r w:rsidR="008F7228">
        <w:t>.</w:t>
      </w:r>
      <w:fldSimple w:instr=" SEQ Figura \* ARABIC \s 1 ">
        <w:r w:rsidR="008F7228">
          <w:rPr>
            <w:noProof/>
          </w:rPr>
          <w:t>45</w:t>
        </w:r>
      </w:fldSimple>
      <w:r>
        <w:t xml:space="preserve"> “Caso de uso N°4.5, Visualizando el listado de turnos creados”</w:t>
      </w:r>
      <w:bookmarkEnd w:id="976"/>
      <w:bookmarkEnd w:id="977"/>
      <w:bookmarkEnd w:id="978"/>
      <w:bookmarkEnd w:id="979"/>
      <w:bookmarkEnd w:id="980"/>
      <w:bookmarkEnd w:id="981"/>
    </w:p>
    <w:p w14:paraId="37E28BF3" w14:textId="77777777" w:rsidR="0009437C" w:rsidRDefault="0009437C" w:rsidP="0009437C">
      <w:pPr>
        <w:pStyle w:val="Sinespaciado"/>
      </w:pPr>
      <w:r>
        <w:rPr>
          <w:noProof/>
        </w:rPr>
        <w:drawing>
          <wp:inline distT="0" distB="0" distL="0" distR="0" wp14:anchorId="761CDC08" wp14:editId="4C322447">
            <wp:extent cx="5971540" cy="2470150"/>
            <wp:effectExtent l="0" t="0" r="0" b="6350"/>
            <wp:docPr id="2087978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7894" name="Imagen 1" descr="Gráfico, Gráfico de cajas y bigotes&#10;&#10;El contenido generado por IA puede ser incorrecto."/>
                    <pic:cNvPicPr/>
                  </pic:nvPicPr>
                  <pic:blipFill>
                    <a:blip r:embed="rId129"/>
                    <a:stretch>
                      <a:fillRect/>
                    </a:stretch>
                  </pic:blipFill>
                  <pic:spPr>
                    <a:xfrm>
                      <a:off x="0" y="0"/>
                      <a:ext cx="5971540" cy="2470150"/>
                    </a:xfrm>
                    <a:prstGeom prst="rect">
                      <a:avLst/>
                    </a:prstGeom>
                  </pic:spPr>
                </pic:pic>
              </a:graphicData>
            </a:graphic>
          </wp:inline>
        </w:drawing>
      </w:r>
    </w:p>
    <w:p w14:paraId="091FBCE7" w14:textId="77777777" w:rsidR="0009437C" w:rsidRDefault="0009437C" w:rsidP="0009437C">
      <w:pPr>
        <w:pStyle w:val="Sinespaciado"/>
      </w:pPr>
    </w:p>
    <w:p w14:paraId="219E924E" w14:textId="77777777" w:rsidR="0009437C" w:rsidRDefault="0009437C" w:rsidP="0009437C">
      <w:pPr>
        <w:ind w:firstLine="0"/>
      </w:pPr>
      <w:r>
        <w:t>Fuente: Elaborado por el estudiante de acuerdo con el proyecto</w:t>
      </w:r>
    </w:p>
    <w:p w14:paraId="5B5F9081" w14:textId="77777777" w:rsidR="0009437C" w:rsidRDefault="0009437C" w:rsidP="0009437C">
      <w:pPr>
        <w:spacing w:line="278" w:lineRule="auto"/>
        <w:ind w:firstLine="0"/>
        <w:jc w:val="left"/>
      </w:pPr>
      <w:r>
        <w:br w:type="page"/>
      </w:r>
    </w:p>
    <w:p w14:paraId="74CAA94C" w14:textId="37C36EDF" w:rsidR="00D95296" w:rsidRDefault="00D95296" w:rsidP="00D95296">
      <w:r w:rsidRPr="007A4D83">
        <w:lastRenderedPageBreak/>
        <w:t xml:space="preserve">En la figura </w:t>
      </w:r>
      <w:r>
        <w:t>5.46</w:t>
      </w:r>
      <w:r w:rsidRPr="007A4D83">
        <w:t xml:space="preserve"> se muestra el proceso del CU N°4.6 este diagrama de secuencia muestra el flujo que sigue un usuario para llegar a la interfaz de creación de turnos. El proceso comienza cuando el usuario inicia sesión en el dashboard y utiliza el menú de navegación para acceder a la sección "Creación de Turnos". A partir de esta acción, el sistema solicita los datos necesarios a la base de datos MySQL. Una vez que la información es retornada y cargada, se presenta al usuario el formulario final para que pueda comenzar a definir los horarios del nuevo turno.</w:t>
      </w:r>
    </w:p>
    <w:p w14:paraId="1DCDCA50" w14:textId="77777777" w:rsidR="00D95296" w:rsidRDefault="00D95296" w:rsidP="00D95296"/>
    <w:p w14:paraId="7AD722B8" w14:textId="4B15DB13" w:rsidR="00D95296" w:rsidRPr="001A0A1F" w:rsidRDefault="00D95296" w:rsidP="00D95296">
      <w:pPr>
        <w:pStyle w:val="Descripcin"/>
        <w:rPr>
          <w:rFonts w:eastAsia="Times New Roman"/>
        </w:rPr>
      </w:pPr>
      <w:bookmarkStart w:id="982" w:name="_Toc210409319"/>
      <w:bookmarkStart w:id="983" w:name="_Toc210410099"/>
      <w:bookmarkStart w:id="984" w:name="_Toc213786940"/>
      <w:bookmarkStart w:id="985" w:name="_Toc213787354"/>
      <w:r>
        <w:t xml:space="preserve">Figura </w:t>
      </w:r>
      <w:fldSimple w:instr=" STYLEREF 1 \s ">
        <w:r w:rsidR="008F7228">
          <w:rPr>
            <w:noProof/>
          </w:rPr>
          <w:t>5</w:t>
        </w:r>
      </w:fldSimple>
      <w:r w:rsidR="008F7228">
        <w:t>.</w:t>
      </w:r>
      <w:fldSimple w:instr=" SEQ Figura \* ARABIC \s 1 ">
        <w:r w:rsidR="008F7228">
          <w:rPr>
            <w:noProof/>
          </w:rPr>
          <w:t>46</w:t>
        </w:r>
      </w:fldSimple>
      <w:r w:rsidRPr="001A0A1F">
        <w:t xml:space="preserve"> </w:t>
      </w:r>
      <w:r w:rsidRPr="00511D85">
        <w:t>caso de uso N</w:t>
      </w:r>
      <w:r>
        <w:t>°4.6, “</w:t>
      </w:r>
      <w:r w:rsidRPr="001A0A1F">
        <w:rPr>
          <w:rFonts w:eastAsia="Times New Roman"/>
          <w:color w:val="000000"/>
        </w:rPr>
        <w:t>Definiendo horario de trabajo</w:t>
      </w:r>
      <w:r>
        <w:rPr>
          <w:rFonts w:eastAsia="Times New Roman"/>
          <w:color w:val="000000"/>
        </w:rPr>
        <w:t>”</w:t>
      </w:r>
      <w:bookmarkEnd w:id="982"/>
      <w:bookmarkEnd w:id="983"/>
      <w:bookmarkEnd w:id="984"/>
      <w:bookmarkEnd w:id="985"/>
    </w:p>
    <w:p w14:paraId="2A5BEDDF" w14:textId="77777777" w:rsidR="00D95296" w:rsidRPr="007A4D83" w:rsidRDefault="00D95296" w:rsidP="00D95296"/>
    <w:p w14:paraId="23C155C3" w14:textId="77777777" w:rsidR="00D95296" w:rsidRDefault="00D95296" w:rsidP="00D95296">
      <w:pPr>
        <w:pStyle w:val="Sinespaciado"/>
      </w:pPr>
      <w:r>
        <w:rPr>
          <w:noProof/>
        </w:rPr>
        <w:drawing>
          <wp:inline distT="0" distB="0" distL="0" distR="0" wp14:anchorId="6A271B8B" wp14:editId="79588AE5">
            <wp:extent cx="5971540" cy="1644650"/>
            <wp:effectExtent l="0" t="0" r="0" b="0"/>
            <wp:docPr id="11165000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0097" name="Imagen 1" descr="Diagrama&#10;&#10;El contenido generado por IA puede ser incorrecto."/>
                    <pic:cNvPicPr/>
                  </pic:nvPicPr>
                  <pic:blipFill>
                    <a:blip r:embed="rId130"/>
                    <a:stretch>
                      <a:fillRect/>
                    </a:stretch>
                  </pic:blipFill>
                  <pic:spPr>
                    <a:xfrm>
                      <a:off x="0" y="0"/>
                      <a:ext cx="5971540" cy="1644650"/>
                    </a:xfrm>
                    <a:prstGeom prst="rect">
                      <a:avLst/>
                    </a:prstGeom>
                  </pic:spPr>
                </pic:pic>
              </a:graphicData>
            </a:graphic>
          </wp:inline>
        </w:drawing>
      </w:r>
    </w:p>
    <w:p w14:paraId="4B03D3D6" w14:textId="77777777" w:rsidR="00D95296" w:rsidRDefault="00D95296" w:rsidP="00D95296">
      <w:pPr>
        <w:pStyle w:val="Sinespaciado"/>
      </w:pPr>
    </w:p>
    <w:p w14:paraId="6CE282D8" w14:textId="77777777" w:rsidR="00D95296" w:rsidRPr="00DC71E1" w:rsidRDefault="00D95296" w:rsidP="00D95296">
      <w:r>
        <w:t>Fuente: Elaborado por el estudiante de acuerdo con el proyecto</w:t>
      </w:r>
    </w:p>
    <w:p w14:paraId="48C28AF5" w14:textId="77777777" w:rsidR="00D95296" w:rsidRDefault="00D95296" w:rsidP="00D95296">
      <w:pPr>
        <w:spacing w:line="278" w:lineRule="auto"/>
        <w:ind w:firstLine="0"/>
        <w:jc w:val="left"/>
      </w:pPr>
    </w:p>
    <w:p w14:paraId="6A59C7D2" w14:textId="77777777" w:rsidR="00D95296" w:rsidRDefault="00D95296" w:rsidP="00D95296">
      <w:pPr>
        <w:spacing w:line="278" w:lineRule="auto"/>
        <w:ind w:firstLine="0"/>
        <w:jc w:val="left"/>
      </w:pPr>
      <w:r>
        <w:br w:type="page"/>
      </w:r>
    </w:p>
    <w:p w14:paraId="1153B5EF" w14:textId="127EBE16" w:rsidR="00D95296" w:rsidRDefault="00D95296" w:rsidP="00D95296">
      <w:r w:rsidRPr="007A4D83">
        <w:lastRenderedPageBreak/>
        <w:t xml:space="preserve">En la figura </w:t>
      </w:r>
      <w:r>
        <w:t>5.47</w:t>
      </w:r>
      <w:r w:rsidRPr="007A4D83">
        <w:t xml:space="preserve"> se muestra el proceso del CU N°4.7 este diagrama de secuencia describe el proceso mediante el cual un usuario accede para visualizar el </w:t>
      </w:r>
      <w:r>
        <w:t xml:space="preserve">resumen de jornada </w:t>
      </w:r>
      <w:r w:rsidRPr="007A4D83">
        <w:t>disponibles en el sistema. El flujo se inicia cuando el usuario ingresa a la aplicación y navega a través del menú principal hasta seleccionar la pestaña "Listado de Turno". Esta acción desencadena una solicitud que viaja hasta el controlador, el cual a su vez pide los datos de los turnos a la base de datos MySQL. Una vez que la información es retornada y procesada, se carga la interfaz final, mostrando al usuario la lista completa de turnos.</w:t>
      </w:r>
      <w:r w:rsidRPr="007A4D83">
        <w:tab/>
        <w:t xml:space="preserve"> </w:t>
      </w:r>
    </w:p>
    <w:p w14:paraId="537741DA" w14:textId="77777777" w:rsidR="00D95296" w:rsidRDefault="00D95296" w:rsidP="00D95296"/>
    <w:p w14:paraId="21263298" w14:textId="6551F144" w:rsidR="00D95296" w:rsidRDefault="00D95296" w:rsidP="00D95296">
      <w:pPr>
        <w:pStyle w:val="Descripcin"/>
        <w:rPr>
          <w:rFonts w:eastAsia="Times New Roman"/>
          <w:color w:val="000000"/>
        </w:rPr>
      </w:pPr>
      <w:bookmarkStart w:id="986" w:name="_Toc210409320"/>
      <w:bookmarkStart w:id="987" w:name="_Toc210410100"/>
      <w:bookmarkStart w:id="988" w:name="_Toc213786941"/>
      <w:bookmarkStart w:id="989" w:name="_Toc213787355"/>
      <w:r>
        <w:t xml:space="preserve">Figura </w:t>
      </w:r>
      <w:fldSimple w:instr=" STYLEREF 1 \s ">
        <w:r w:rsidR="008F7228">
          <w:rPr>
            <w:noProof/>
          </w:rPr>
          <w:t>5</w:t>
        </w:r>
      </w:fldSimple>
      <w:r w:rsidR="008F7228">
        <w:t>.</w:t>
      </w:r>
      <w:fldSimple w:instr=" SEQ Figura \* ARABIC \s 1 ">
        <w:r w:rsidR="008F7228">
          <w:rPr>
            <w:noProof/>
          </w:rPr>
          <w:t>47</w:t>
        </w:r>
      </w:fldSimple>
      <w:r w:rsidRPr="001A0A1F">
        <w:t xml:space="preserve"> </w:t>
      </w:r>
      <w:r w:rsidRPr="00511D85">
        <w:t>caso de uso N</w:t>
      </w:r>
      <w:r>
        <w:t>°4.7, “</w:t>
      </w:r>
      <w:r w:rsidRPr="001A0A1F">
        <w:rPr>
          <w:rFonts w:eastAsia="Times New Roman"/>
          <w:color w:val="000000"/>
        </w:rPr>
        <w:t>Generando un resumen de registro de horario de una jornada</w:t>
      </w:r>
      <w:r>
        <w:rPr>
          <w:rFonts w:eastAsia="Times New Roman"/>
          <w:color w:val="000000"/>
        </w:rPr>
        <w:t>”</w:t>
      </w:r>
      <w:bookmarkEnd w:id="986"/>
      <w:bookmarkEnd w:id="987"/>
      <w:bookmarkEnd w:id="988"/>
      <w:bookmarkEnd w:id="989"/>
    </w:p>
    <w:p w14:paraId="516FC85C" w14:textId="77777777" w:rsidR="00D95296" w:rsidRPr="001A0A1F" w:rsidRDefault="00D95296" w:rsidP="00D95296">
      <w:pPr>
        <w:pStyle w:val="NormalWeb"/>
        <w:spacing w:after="0"/>
        <w:jc w:val="center"/>
        <w:rPr>
          <w:rFonts w:eastAsia="Times New Roman"/>
        </w:rPr>
      </w:pPr>
    </w:p>
    <w:p w14:paraId="486654C7" w14:textId="77777777" w:rsidR="00D95296" w:rsidRPr="007A4D83" w:rsidRDefault="00D95296" w:rsidP="00D95296"/>
    <w:p w14:paraId="18CF2A97" w14:textId="77777777" w:rsidR="00D95296" w:rsidRDefault="00D95296" w:rsidP="00D95296">
      <w:pPr>
        <w:pStyle w:val="Sinespaciado"/>
      </w:pPr>
      <w:r>
        <w:rPr>
          <w:noProof/>
        </w:rPr>
        <w:drawing>
          <wp:inline distT="0" distB="0" distL="0" distR="0" wp14:anchorId="54D56681" wp14:editId="19CA51AF">
            <wp:extent cx="5971540" cy="1498600"/>
            <wp:effectExtent l="0" t="0" r="0" b="6350"/>
            <wp:docPr id="175151182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1827" name="Imagen 1" descr="Diagrama, Gráfico de cajas y bigotes&#10;&#10;El contenido generado por IA puede ser incorrecto."/>
                    <pic:cNvPicPr/>
                  </pic:nvPicPr>
                  <pic:blipFill>
                    <a:blip r:embed="rId131"/>
                    <a:stretch>
                      <a:fillRect/>
                    </a:stretch>
                  </pic:blipFill>
                  <pic:spPr>
                    <a:xfrm>
                      <a:off x="0" y="0"/>
                      <a:ext cx="5971540" cy="1498600"/>
                    </a:xfrm>
                    <a:prstGeom prst="rect">
                      <a:avLst/>
                    </a:prstGeom>
                  </pic:spPr>
                </pic:pic>
              </a:graphicData>
            </a:graphic>
          </wp:inline>
        </w:drawing>
      </w:r>
    </w:p>
    <w:p w14:paraId="5EA1A398" w14:textId="77777777" w:rsidR="00D95296" w:rsidRDefault="00D95296" w:rsidP="00D95296">
      <w:pPr>
        <w:pStyle w:val="Sinespaciado"/>
      </w:pPr>
    </w:p>
    <w:p w14:paraId="7A0DD5A8" w14:textId="77777777" w:rsidR="00D95296" w:rsidRPr="00DC71E1" w:rsidRDefault="00D95296" w:rsidP="00D95296">
      <w:r>
        <w:t>Fuente: Elaborado por el estudiante de acuerdo con el proyecto</w:t>
      </w:r>
    </w:p>
    <w:p w14:paraId="7FCA8D42" w14:textId="77777777" w:rsidR="00D95296" w:rsidRDefault="00D95296" w:rsidP="00D95296">
      <w:pPr>
        <w:spacing w:line="278" w:lineRule="auto"/>
        <w:ind w:firstLine="0"/>
        <w:jc w:val="left"/>
      </w:pPr>
      <w:r>
        <w:br w:type="page"/>
      </w:r>
    </w:p>
    <w:p w14:paraId="189A074D" w14:textId="3B71ACCA" w:rsidR="00D95296" w:rsidRDefault="00D95296" w:rsidP="00D95296">
      <w:r w:rsidRPr="007A4D83">
        <w:lastRenderedPageBreak/>
        <w:t xml:space="preserve">En la figura </w:t>
      </w:r>
      <w:r>
        <w:t>5.48</w:t>
      </w:r>
      <w:r w:rsidRPr="007A4D83">
        <w:t xml:space="preserve"> se muestra el proceso del CU N°5.1 este diagrama de secuencia muestra el flujo que sigue un usuario para consultar el informe de asistencia. El proceso comienza cuando el usuario inicia sesión en el sistema y, utilizando el menú de navegación, accede a la "Sección de Informe de Asistencia". Esta acción desencadena una solicitud que viaja a través de los controladores para consultar la base de datos y obtener los datos de las marcas de asistencia. Finalmente, una vez que la información es recuperada y procesada, el sistema carga y muestra la interfaz del informe de asistencia al usuario.</w:t>
      </w:r>
    </w:p>
    <w:p w14:paraId="6816E538" w14:textId="77777777" w:rsidR="00D95296" w:rsidRDefault="00D95296" w:rsidP="00D95296"/>
    <w:p w14:paraId="516483CA" w14:textId="24704A3F" w:rsidR="00D95296" w:rsidRPr="00983CDF" w:rsidRDefault="00D95296" w:rsidP="00D95296">
      <w:pPr>
        <w:pStyle w:val="Descripcin"/>
        <w:rPr>
          <w:rFonts w:eastAsia="Times New Roman"/>
        </w:rPr>
      </w:pPr>
      <w:bookmarkStart w:id="990" w:name="_Toc210409321"/>
      <w:bookmarkStart w:id="991" w:name="_Toc210410101"/>
      <w:bookmarkStart w:id="992" w:name="_Toc213786942"/>
      <w:bookmarkStart w:id="993" w:name="_Toc213787356"/>
      <w:r>
        <w:t xml:space="preserve">Figura </w:t>
      </w:r>
      <w:fldSimple w:instr=" STYLEREF 1 \s ">
        <w:r w:rsidR="008F7228">
          <w:rPr>
            <w:noProof/>
          </w:rPr>
          <w:t>5</w:t>
        </w:r>
      </w:fldSimple>
      <w:r w:rsidR="008F7228">
        <w:t>.</w:t>
      </w:r>
      <w:fldSimple w:instr=" SEQ Figura \* ARABIC \s 1 ">
        <w:r w:rsidR="008F7228">
          <w:rPr>
            <w:noProof/>
          </w:rPr>
          <w:t>48</w:t>
        </w:r>
      </w:fldSimple>
      <w:r w:rsidRPr="001A0A1F">
        <w:t xml:space="preserve"> </w:t>
      </w:r>
      <w:r w:rsidRPr="00511D85">
        <w:t>caso de uso N</w:t>
      </w:r>
      <w:r>
        <w:t>°5.1, “</w:t>
      </w:r>
      <w:r w:rsidRPr="00983CDF">
        <w:rPr>
          <w:rFonts w:eastAsia="Times New Roman"/>
          <w:color w:val="000000"/>
        </w:rPr>
        <w:t xml:space="preserve">Revisando </w:t>
      </w:r>
      <w:r w:rsidRPr="00983CDF">
        <w:t>informes</w:t>
      </w:r>
      <w:r w:rsidRPr="00983CDF">
        <w:rPr>
          <w:rFonts w:eastAsia="Times New Roman"/>
          <w:color w:val="000000"/>
        </w:rPr>
        <w:t xml:space="preserve"> de asistencia</w:t>
      </w:r>
      <w:r>
        <w:rPr>
          <w:rFonts w:eastAsia="Times New Roman"/>
          <w:color w:val="000000"/>
        </w:rPr>
        <w:t>”</w:t>
      </w:r>
      <w:bookmarkEnd w:id="990"/>
      <w:bookmarkEnd w:id="991"/>
      <w:bookmarkEnd w:id="992"/>
      <w:bookmarkEnd w:id="993"/>
    </w:p>
    <w:p w14:paraId="1820AC2F" w14:textId="77777777" w:rsidR="00D95296" w:rsidRPr="007A4D83" w:rsidRDefault="00D95296" w:rsidP="00D95296"/>
    <w:p w14:paraId="387A4BB6" w14:textId="77777777" w:rsidR="00D95296" w:rsidRDefault="00D95296" w:rsidP="00D95296">
      <w:pPr>
        <w:pStyle w:val="Sinespaciado"/>
      </w:pPr>
      <w:r>
        <w:rPr>
          <w:noProof/>
        </w:rPr>
        <w:drawing>
          <wp:inline distT="0" distB="0" distL="0" distR="0" wp14:anchorId="01AC72DB" wp14:editId="4FBEEB96">
            <wp:extent cx="5971540" cy="1681480"/>
            <wp:effectExtent l="0" t="0" r="0" b="0"/>
            <wp:docPr id="5493726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72654" name="Imagen 1" descr="Diagrama&#10;&#10;El contenido generado por IA puede ser incorrecto."/>
                    <pic:cNvPicPr/>
                  </pic:nvPicPr>
                  <pic:blipFill>
                    <a:blip r:embed="rId132"/>
                    <a:stretch>
                      <a:fillRect/>
                    </a:stretch>
                  </pic:blipFill>
                  <pic:spPr>
                    <a:xfrm>
                      <a:off x="0" y="0"/>
                      <a:ext cx="5971540" cy="1681480"/>
                    </a:xfrm>
                    <a:prstGeom prst="rect">
                      <a:avLst/>
                    </a:prstGeom>
                  </pic:spPr>
                </pic:pic>
              </a:graphicData>
            </a:graphic>
          </wp:inline>
        </w:drawing>
      </w:r>
    </w:p>
    <w:p w14:paraId="46B74747" w14:textId="77777777" w:rsidR="00D95296" w:rsidRDefault="00D95296" w:rsidP="00D95296">
      <w:pPr>
        <w:pStyle w:val="Sinespaciado"/>
      </w:pPr>
    </w:p>
    <w:p w14:paraId="0036578C" w14:textId="77777777" w:rsidR="00D95296" w:rsidRDefault="00D95296" w:rsidP="00D95296">
      <w:r>
        <w:t>Fuente: Elaborado por el estudiante de acuerdo con el proyecto</w:t>
      </w:r>
    </w:p>
    <w:p w14:paraId="3FC946CA" w14:textId="77777777" w:rsidR="00D95296" w:rsidRPr="00DC71E1" w:rsidRDefault="00D95296" w:rsidP="00D95296"/>
    <w:p w14:paraId="27AD7E50" w14:textId="77777777" w:rsidR="00D95296" w:rsidRDefault="00D95296" w:rsidP="00D95296">
      <w:pPr>
        <w:spacing w:line="278" w:lineRule="auto"/>
        <w:ind w:firstLine="0"/>
        <w:jc w:val="left"/>
      </w:pPr>
    </w:p>
    <w:p w14:paraId="45D39D80" w14:textId="77777777" w:rsidR="00D95296" w:rsidRDefault="00D95296" w:rsidP="00D95296">
      <w:pPr>
        <w:spacing w:line="278" w:lineRule="auto"/>
        <w:ind w:firstLine="0"/>
        <w:jc w:val="left"/>
      </w:pPr>
    </w:p>
    <w:p w14:paraId="624E1A8E" w14:textId="77777777" w:rsidR="00D95296" w:rsidRDefault="00D95296" w:rsidP="00D95296">
      <w:pPr>
        <w:spacing w:line="278" w:lineRule="auto"/>
        <w:ind w:firstLine="0"/>
        <w:jc w:val="left"/>
      </w:pPr>
    </w:p>
    <w:p w14:paraId="695D985E" w14:textId="77777777" w:rsidR="00D95296" w:rsidRDefault="00D95296" w:rsidP="00D95296">
      <w:pPr>
        <w:spacing w:line="278" w:lineRule="auto"/>
        <w:ind w:firstLine="0"/>
        <w:jc w:val="left"/>
      </w:pPr>
    </w:p>
    <w:p w14:paraId="46AB45BC" w14:textId="77777777" w:rsidR="00D95296" w:rsidRDefault="00D95296" w:rsidP="00D95296">
      <w:pPr>
        <w:spacing w:line="278" w:lineRule="auto"/>
        <w:ind w:firstLine="0"/>
        <w:jc w:val="left"/>
      </w:pPr>
    </w:p>
    <w:p w14:paraId="339F133E" w14:textId="77777777" w:rsidR="00D95296" w:rsidRDefault="00D95296" w:rsidP="00D95296">
      <w:pPr>
        <w:spacing w:line="278" w:lineRule="auto"/>
        <w:ind w:firstLine="0"/>
        <w:jc w:val="left"/>
      </w:pPr>
    </w:p>
    <w:p w14:paraId="78B1F21C" w14:textId="77777777" w:rsidR="00D95296" w:rsidRDefault="00D95296" w:rsidP="00D95296">
      <w:pPr>
        <w:spacing w:line="278" w:lineRule="auto"/>
        <w:ind w:firstLine="0"/>
        <w:jc w:val="left"/>
      </w:pPr>
    </w:p>
    <w:p w14:paraId="5DA20C0A" w14:textId="77777777" w:rsidR="00D95296" w:rsidRDefault="00D95296" w:rsidP="00D95296">
      <w:pPr>
        <w:spacing w:line="278" w:lineRule="auto"/>
        <w:ind w:firstLine="0"/>
        <w:jc w:val="left"/>
      </w:pPr>
    </w:p>
    <w:p w14:paraId="2CB4BCD1" w14:textId="77777777" w:rsidR="00D95296" w:rsidRDefault="00D95296" w:rsidP="00D95296">
      <w:pPr>
        <w:spacing w:line="278" w:lineRule="auto"/>
        <w:ind w:firstLine="0"/>
        <w:jc w:val="left"/>
      </w:pPr>
    </w:p>
    <w:p w14:paraId="2CBC67F5" w14:textId="77777777" w:rsidR="00D95296" w:rsidRDefault="00D95296" w:rsidP="00D95296">
      <w:pPr>
        <w:spacing w:line="278" w:lineRule="auto"/>
        <w:ind w:firstLine="0"/>
        <w:jc w:val="left"/>
      </w:pPr>
    </w:p>
    <w:p w14:paraId="52ECE729" w14:textId="4335852B" w:rsidR="00D95296" w:rsidRDefault="00D95296" w:rsidP="00D95296">
      <w:r>
        <w:t xml:space="preserve">En la Figura 5.49 se muestra el proceso del caso de uso </w:t>
      </w:r>
      <w:r w:rsidRPr="00511D85">
        <w:t>N</w:t>
      </w:r>
      <w:r>
        <w:t>°5.2 mediante el cual el usuario puede filtrar los informes de asistencia por fecha. Este proceso comienza una vez que el usuario ha iniciado sesión y navega hasta la opción Informe de Asistencia desde el menú desplegable. Al seleccionar esta opción, el sistema carga la interfaz correspondiente y, posteriormente, el usuario aplica un filtro por fecha. Finalmente, el sistema responde mostrando en la interfaz una tabla que contiene únicamente los registros filtrados de acuerdo con la fecha seleccionada.</w:t>
      </w:r>
    </w:p>
    <w:p w14:paraId="656D02D5" w14:textId="77777777" w:rsidR="00D95296" w:rsidRDefault="00D95296" w:rsidP="00D95296"/>
    <w:p w14:paraId="221297A6" w14:textId="1C5351C4" w:rsidR="00D95296" w:rsidRPr="00983CDF" w:rsidRDefault="00D95296" w:rsidP="00D95296">
      <w:pPr>
        <w:pStyle w:val="Descripcin"/>
        <w:rPr>
          <w:rFonts w:eastAsia="Times New Roman"/>
        </w:rPr>
      </w:pPr>
      <w:bookmarkStart w:id="994" w:name="_Toc210409322"/>
      <w:bookmarkStart w:id="995" w:name="_Toc210410102"/>
      <w:bookmarkStart w:id="996" w:name="_Toc213786943"/>
      <w:bookmarkStart w:id="997" w:name="_Toc213787357"/>
      <w:r>
        <w:t xml:space="preserve">Figura </w:t>
      </w:r>
      <w:fldSimple w:instr=" STYLEREF 1 \s ">
        <w:r w:rsidR="008F7228">
          <w:rPr>
            <w:noProof/>
          </w:rPr>
          <w:t>5</w:t>
        </w:r>
      </w:fldSimple>
      <w:r w:rsidR="008F7228">
        <w:t>.</w:t>
      </w:r>
      <w:fldSimple w:instr=" SEQ Figura \* ARABIC \s 1 ">
        <w:r w:rsidR="008F7228">
          <w:rPr>
            <w:noProof/>
          </w:rPr>
          <w:t>49</w:t>
        </w:r>
      </w:fldSimple>
      <w:r w:rsidRPr="001A0A1F">
        <w:t xml:space="preserve"> </w:t>
      </w:r>
      <w:r w:rsidRPr="00511D85">
        <w:t>caso de uso N</w:t>
      </w:r>
      <w:r>
        <w:t>°5.2, “</w:t>
      </w:r>
      <w:r w:rsidRPr="00983CDF">
        <w:rPr>
          <w:rFonts w:eastAsia="Times New Roman"/>
          <w:color w:val="000000"/>
        </w:rPr>
        <w:t>Filtrando informes de asistencia por fecha</w:t>
      </w:r>
      <w:r>
        <w:rPr>
          <w:rFonts w:eastAsia="Times New Roman"/>
          <w:color w:val="000000"/>
        </w:rPr>
        <w:t>”</w:t>
      </w:r>
      <w:bookmarkEnd w:id="994"/>
      <w:bookmarkEnd w:id="995"/>
      <w:bookmarkEnd w:id="996"/>
      <w:bookmarkEnd w:id="997"/>
    </w:p>
    <w:p w14:paraId="3E506EDB" w14:textId="77777777" w:rsidR="00D95296" w:rsidRDefault="00D95296" w:rsidP="00D95296"/>
    <w:p w14:paraId="2EB9A033" w14:textId="77777777" w:rsidR="00D95296" w:rsidRDefault="00D95296" w:rsidP="00D95296">
      <w:pPr>
        <w:spacing w:line="278" w:lineRule="auto"/>
        <w:ind w:firstLine="0"/>
        <w:jc w:val="left"/>
      </w:pPr>
      <w:r>
        <w:rPr>
          <w:noProof/>
        </w:rPr>
        <w:drawing>
          <wp:inline distT="0" distB="0" distL="0" distR="0" wp14:anchorId="6A60C3E4" wp14:editId="1D47EFFA">
            <wp:extent cx="5971540" cy="2746375"/>
            <wp:effectExtent l="0" t="0" r="0" b="0"/>
            <wp:docPr id="56974837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8377" name="Imagen 1" descr="Gráfico, Gráfico de cajas y bigotes&#10;&#10;El contenido generado por IA puede ser incorrecto."/>
                    <pic:cNvPicPr/>
                  </pic:nvPicPr>
                  <pic:blipFill>
                    <a:blip r:embed="rId133"/>
                    <a:stretch>
                      <a:fillRect/>
                    </a:stretch>
                  </pic:blipFill>
                  <pic:spPr>
                    <a:xfrm>
                      <a:off x="0" y="0"/>
                      <a:ext cx="5971540" cy="2746375"/>
                    </a:xfrm>
                    <a:prstGeom prst="rect">
                      <a:avLst/>
                    </a:prstGeom>
                  </pic:spPr>
                </pic:pic>
              </a:graphicData>
            </a:graphic>
          </wp:inline>
        </w:drawing>
      </w:r>
    </w:p>
    <w:p w14:paraId="224399CC" w14:textId="77777777" w:rsidR="00D95296" w:rsidRPr="00DC71E1" w:rsidRDefault="00D95296" w:rsidP="00D95296">
      <w:r>
        <w:t>Fuente: Elaborado por el estudiante de acuerdo con el proyecto</w:t>
      </w:r>
    </w:p>
    <w:p w14:paraId="166FF5B6" w14:textId="77777777" w:rsidR="00D95296" w:rsidRDefault="00D95296" w:rsidP="00D95296">
      <w:pPr>
        <w:spacing w:line="278" w:lineRule="auto"/>
        <w:ind w:firstLine="0"/>
        <w:jc w:val="left"/>
      </w:pPr>
    </w:p>
    <w:p w14:paraId="60320F59" w14:textId="77777777" w:rsidR="00D95296" w:rsidRDefault="00D95296" w:rsidP="00D95296">
      <w:pPr>
        <w:spacing w:line="278" w:lineRule="auto"/>
        <w:ind w:firstLine="0"/>
        <w:jc w:val="left"/>
      </w:pPr>
    </w:p>
    <w:p w14:paraId="7B83A710" w14:textId="77777777" w:rsidR="00D95296" w:rsidRDefault="00D95296" w:rsidP="00D95296">
      <w:pPr>
        <w:spacing w:line="278" w:lineRule="auto"/>
        <w:ind w:firstLine="0"/>
        <w:jc w:val="left"/>
      </w:pPr>
    </w:p>
    <w:p w14:paraId="04AD19EF" w14:textId="77777777" w:rsidR="00D95296" w:rsidRDefault="00D95296" w:rsidP="00D95296">
      <w:pPr>
        <w:spacing w:line="278" w:lineRule="auto"/>
        <w:ind w:firstLine="0"/>
        <w:jc w:val="left"/>
      </w:pPr>
    </w:p>
    <w:p w14:paraId="7FC8A8E2" w14:textId="77777777" w:rsidR="00D95296" w:rsidRDefault="00D95296" w:rsidP="00D95296">
      <w:pPr>
        <w:spacing w:line="278" w:lineRule="auto"/>
        <w:ind w:firstLine="0"/>
        <w:jc w:val="left"/>
      </w:pPr>
    </w:p>
    <w:p w14:paraId="5003D5BE" w14:textId="77777777" w:rsidR="00D95296" w:rsidRDefault="00D95296" w:rsidP="00D95296">
      <w:pPr>
        <w:spacing w:line="278" w:lineRule="auto"/>
        <w:ind w:firstLine="0"/>
        <w:jc w:val="left"/>
      </w:pPr>
    </w:p>
    <w:p w14:paraId="3E2BCCBD" w14:textId="77777777" w:rsidR="00D95296" w:rsidRDefault="00D95296" w:rsidP="00D95296">
      <w:pPr>
        <w:spacing w:line="278" w:lineRule="auto"/>
        <w:ind w:firstLine="0"/>
        <w:jc w:val="left"/>
      </w:pPr>
    </w:p>
    <w:p w14:paraId="315A4C06" w14:textId="77777777" w:rsidR="00D95296" w:rsidRDefault="00D95296" w:rsidP="00D95296">
      <w:pPr>
        <w:spacing w:line="278" w:lineRule="auto"/>
        <w:ind w:firstLine="0"/>
        <w:jc w:val="left"/>
      </w:pPr>
    </w:p>
    <w:p w14:paraId="70234217" w14:textId="58C3ABA3" w:rsidR="00D95296" w:rsidRDefault="00D95296" w:rsidP="00D95296">
      <w:r w:rsidRPr="007A4D83">
        <w:t xml:space="preserve">En la figura </w:t>
      </w:r>
      <w:r>
        <w:t>5.50</w:t>
      </w:r>
      <w:r w:rsidRPr="007A4D83">
        <w:t xml:space="preserve"> se muestra el proceso del CU N°5.3 este diagrama de secuencia ilustra el proceso que sigue un usuario para acceder al informe de asistencia. El flujo comienza cuando el usuario inicia sesión y navega a través del menú hasta la pestaña "Informe de Asistencia". Esta acción desencadena una solicitud que consulta la base de datos para obtener los datos de las marcas de asistencia. Una vez que la información es recuperada, el sistema carga y muestra la interfaz del informe, la cual incluye las casillas de filtros para que el usuario pueda refinar su búsqueda.</w:t>
      </w:r>
    </w:p>
    <w:p w14:paraId="13AB6A3D" w14:textId="77777777" w:rsidR="00D95296" w:rsidRDefault="00D95296" w:rsidP="00D95296"/>
    <w:p w14:paraId="32175FA2" w14:textId="423A3B3D" w:rsidR="00D95296" w:rsidRPr="00983CDF" w:rsidRDefault="00D95296" w:rsidP="00D95296">
      <w:pPr>
        <w:pStyle w:val="Descripcin"/>
        <w:rPr>
          <w:rFonts w:eastAsia="Times New Roman"/>
        </w:rPr>
      </w:pPr>
      <w:bookmarkStart w:id="998" w:name="_Toc210409323"/>
      <w:bookmarkStart w:id="999" w:name="_Toc210410103"/>
      <w:bookmarkStart w:id="1000" w:name="_Toc213786944"/>
      <w:bookmarkStart w:id="1001" w:name="_Toc213787358"/>
      <w:r>
        <w:t xml:space="preserve">Figura </w:t>
      </w:r>
      <w:fldSimple w:instr=" STYLEREF 1 \s ">
        <w:r w:rsidR="008F7228">
          <w:rPr>
            <w:noProof/>
          </w:rPr>
          <w:t>5</w:t>
        </w:r>
      </w:fldSimple>
      <w:r w:rsidR="008F7228">
        <w:t>.</w:t>
      </w:r>
      <w:fldSimple w:instr=" SEQ Figura \* ARABIC \s 1 ">
        <w:r w:rsidR="008F7228">
          <w:rPr>
            <w:noProof/>
          </w:rPr>
          <w:t>50</w:t>
        </w:r>
      </w:fldSimple>
      <w:r w:rsidRPr="001A0A1F">
        <w:t xml:space="preserve"> </w:t>
      </w:r>
      <w:r w:rsidRPr="00511D85">
        <w:t>caso de uso N</w:t>
      </w:r>
      <w:r>
        <w:t>°5.3, “</w:t>
      </w:r>
      <w:r w:rsidRPr="00983CDF">
        <w:rPr>
          <w:rFonts w:eastAsia="Times New Roman"/>
          <w:color w:val="000000"/>
        </w:rPr>
        <w:t>Creando casilla para filtro de búsqued</w:t>
      </w:r>
      <w:r>
        <w:rPr>
          <w:rFonts w:eastAsia="Times New Roman"/>
          <w:color w:val="000000"/>
        </w:rPr>
        <w:t>a“</w:t>
      </w:r>
      <w:bookmarkEnd w:id="998"/>
      <w:bookmarkEnd w:id="999"/>
      <w:bookmarkEnd w:id="1000"/>
      <w:bookmarkEnd w:id="1001"/>
    </w:p>
    <w:p w14:paraId="45BC898A" w14:textId="77777777" w:rsidR="00D95296" w:rsidRPr="007A4D83" w:rsidRDefault="00D95296" w:rsidP="00D95296"/>
    <w:p w14:paraId="6CF55C1B" w14:textId="77777777" w:rsidR="00D95296" w:rsidRDefault="00D95296" w:rsidP="00D95296">
      <w:pPr>
        <w:pStyle w:val="Sinespaciado"/>
      </w:pPr>
      <w:r>
        <w:rPr>
          <w:noProof/>
        </w:rPr>
        <w:drawing>
          <wp:inline distT="0" distB="0" distL="0" distR="0" wp14:anchorId="6BCDFDBE" wp14:editId="588C5D81">
            <wp:extent cx="5971540" cy="1660525"/>
            <wp:effectExtent l="0" t="0" r="0" b="0"/>
            <wp:docPr id="15132927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2755" name="Imagen 1" descr="Diagrama&#10;&#10;El contenido generado por IA puede ser incorrecto."/>
                    <pic:cNvPicPr/>
                  </pic:nvPicPr>
                  <pic:blipFill>
                    <a:blip r:embed="rId134"/>
                    <a:stretch>
                      <a:fillRect/>
                    </a:stretch>
                  </pic:blipFill>
                  <pic:spPr>
                    <a:xfrm>
                      <a:off x="0" y="0"/>
                      <a:ext cx="5971540" cy="1660525"/>
                    </a:xfrm>
                    <a:prstGeom prst="rect">
                      <a:avLst/>
                    </a:prstGeom>
                  </pic:spPr>
                </pic:pic>
              </a:graphicData>
            </a:graphic>
          </wp:inline>
        </w:drawing>
      </w:r>
    </w:p>
    <w:p w14:paraId="1BDB6402" w14:textId="77777777" w:rsidR="00D95296" w:rsidRDefault="00D95296" w:rsidP="00D95296">
      <w:pPr>
        <w:pStyle w:val="Sinespaciado"/>
      </w:pPr>
    </w:p>
    <w:p w14:paraId="4A985F4B" w14:textId="77777777" w:rsidR="00D95296" w:rsidRPr="00DC71E1" w:rsidRDefault="00D95296" w:rsidP="00D95296">
      <w:r>
        <w:t>Fuente: Elaborado por el estudiante de acuerdo con el proyecto</w:t>
      </w:r>
    </w:p>
    <w:p w14:paraId="528C8D6C" w14:textId="77777777" w:rsidR="00D95296" w:rsidRDefault="00D95296" w:rsidP="00D95296">
      <w:pPr>
        <w:spacing w:line="278" w:lineRule="auto"/>
        <w:ind w:firstLine="0"/>
        <w:jc w:val="left"/>
      </w:pPr>
    </w:p>
    <w:p w14:paraId="751A4584" w14:textId="77777777" w:rsidR="00D95296" w:rsidRDefault="00D95296" w:rsidP="00D95296">
      <w:pPr>
        <w:spacing w:line="278" w:lineRule="auto"/>
        <w:ind w:firstLine="0"/>
        <w:jc w:val="left"/>
      </w:pPr>
      <w:r>
        <w:br w:type="page"/>
      </w:r>
    </w:p>
    <w:p w14:paraId="0BE9DEA1" w14:textId="114F7E27" w:rsidR="00D95296" w:rsidRDefault="00D95296" w:rsidP="00D95296">
      <w:r>
        <w:lastRenderedPageBreak/>
        <w:t xml:space="preserve">En la figura 5.51 se muestra el proceso del caso de uso </w:t>
      </w:r>
      <w:r w:rsidRPr="00511D85">
        <w:t>N</w:t>
      </w:r>
      <w:r>
        <w:t>°5.4 mediante el cual el usuario puede aplicar diferentes filtros en los informes de asistencia. Una vez que el usuario ha iniciado sesión y accedido a la sección Informe de Asistencia, el sistema consulta la base de datos para obtener los registros. Posteriormente, al seleccionar un filtro específico, el sistema vuelve a consultar la información y actualiza la interfaz mostrando únicamente los datos que cumplen con los criterios aplicados.</w:t>
      </w:r>
    </w:p>
    <w:p w14:paraId="260E7BC4" w14:textId="77777777" w:rsidR="00D95296" w:rsidRDefault="00D95296" w:rsidP="00D95296"/>
    <w:p w14:paraId="14AEC74D" w14:textId="56D881D2" w:rsidR="00D95296" w:rsidRPr="00983CDF" w:rsidRDefault="00D95296" w:rsidP="00D95296">
      <w:pPr>
        <w:pStyle w:val="Descripcin"/>
        <w:rPr>
          <w:rFonts w:eastAsia="Times New Roman"/>
        </w:rPr>
      </w:pPr>
      <w:bookmarkStart w:id="1002" w:name="_Toc210409324"/>
      <w:bookmarkStart w:id="1003" w:name="_Toc210410104"/>
      <w:bookmarkStart w:id="1004" w:name="_Toc213786945"/>
      <w:bookmarkStart w:id="1005" w:name="_Toc213787359"/>
      <w:r>
        <w:t xml:space="preserve">Figura </w:t>
      </w:r>
      <w:fldSimple w:instr=" STYLEREF 1 \s ">
        <w:r w:rsidR="008F7228">
          <w:rPr>
            <w:noProof/>
          </w:rPr>
          <w:t>5</w:t>
        </w:r>
      </w:fldSimple>
      <w:r w:rsidR="008F7228">
        <w:t>.</w:t>
      </w:r>
      <w:fldSimple w:instr=" SEQ Figura \* ARABIC \s 1 ">
        <w:r w:rsidR="008F7228">
          <w:rPr>
            <w:noProof/>
          </w:rPr>
          <w:t>51</w:t>
        </w:r>
      </w:fldSimple>
      <w:r w:rsidRPr="001A0A1F">
        <w:t xml:space="preserve"> </w:t>
      </w:r>
      <w:r w:rsidRPr="00511D85">
        <w:t>caso de uso N</w:t>
      </w:r>
      <w:r>
        <w:t>°5.4, “</w:t>
      </w:r>
      <w:r w:rsidRPr="00983CDF">
        <w:rPr>
          <w:rFonts w:eastAsia="Times New Roman"/>
          <w:color w:val="000000"/>
        </w:rPr>
        <w:t>Filtrando informe de asistenci</w:t>
      </w:r>
      <w:r>
        <w:rPr>
          <w:rFonts w:eastAsia="Times New Roman"/>
          <w:color w:val="000000"/>
        </w:rPr>
        <w:t>a“</w:t>
      </w:r>
      <w:bookmarkEnd w:id="1002"/>
      <w:bookmarkEnd w:id="1003"/>
      <w:bookmarkEnd w:id="1004"/>
      <w:bookmarkEnd w:id="1005"/>
    </w:p>
    <w:p w14:paraId="10209830" w14:textId="77777777" w:rsidR="00D95296" w:rsidRDefault="00D95296" w:rsidP="00D95296">
      <w:pPr>
        <w:spacing w:line="278" w:lineRule="auto"/>
        <w:ind w:firstLine="0"/>
        <w:jc w:val="left"/>
      </w:pPr>
      <w:r>
        <w:rPr>
          <w:noProof/>
        </w:rPr>
        <w:drawing>
          <wp:inline distT="0" distB="0" distL="0" distR="0" wp14:anchorId="1BEC04E4" wp14:editId="48846F4D">
            <wp:extent cx="5971540" cy="2809240"/>
            <wp:effectExtent l="0" t="0" r="0" b="0"/>
            <wp:docPr id="17120536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53617" name="Imagen 1" descr="Diagrama&#10;&#10;El contenido generado por IA puede ser incorrecto."/>
                    <pic:cNvPicPr/>
                  </pic:nvPicPr>
                  <pic:blipFill>
                    <a:blip r:embed="rId135"/>
                    <a:stretch>
                      <a:fillRect/>
                    </a:stretch>
                  </pic:blipFill>
                  <pic:spPr>
                    <a:xfrm>
                      <a:off x="0" y="0"/>
                      <a:ext cx="5971540" cy="2809240"/>
                    </a:xfrm>
                    <a:prstGeom prst="rect">
                      <a:avLst/>
                    </a:prstGeom>
                  </pic:spPr>
                </pic:pic>
              </a:graphicData>
            </a:graphic>
          </wp:inline>
        </w:drawing>
      </w:r>
    </w:p>
    <w:p w14:paraId="4D7B1A4A" w14:textId="77777777" w:rsidR="00D95296" w:rsidRPr="00DC71E1" w:rsidRDefault="00D95296" w:rsidP="00D95296">
      <w:r>
        <w:t>Fuente: Elaborado por el estudiante de acuerdo con el proyecto</w:t>
      </w:r>
    </w:p>
    <w:p w14:paraId="06AC7336" w14:textId="77777777" w:rsidR="00D95296" w:rsidRDefault="00D95296" w:rsidP="00D95296">
      <w:pPr>
        <w:spacing w:line="278" w:lineRule="auto"/>
        <w:ind w:firstLine="0"/>
        <w:jc w:val="left"/>
      </w:pPr>
    </w:p>
    <w:p w14:paraId="20CC886E" w14:textId="77777777" w:rsidR="00D95296" w:rsidRDefault="00D95296" w:rsidP="00D95296">
      <w:pPr>
        <w:spacing w:line="278" w:lineRule="auto"/>
        <w:ind w:firstLine="0"/>
        <w:jc w:val="left"/>
      </w:pPr>
      <w:r>
        <w:br w:type="page"/>
      </w:r>
    </w:p>
    <w:p w14:paraId="619AA512" w14:textId="0A626AF1" w:rsidR="00D95296" w:rsidRDefault="00D95296" w:rsidP="00D95296">
      <w:r w:rsidRPr="007A4D83">
        <w:lastRenderedPageBreak/>
        <w:t xml:space="preserve">En la figura </w:t>
      </w:r>
      <w:r>
        <w:t>5.52</w:t>
      </w:r>
      <w:r w:rsidRPr="007A4D83">
        <w:t xml:space="preserve"> se muestra el proceso del CU N°5.5 este diagrama de secuencia describe el proceso completo que sigue un administrador para crear y guardar un informe de asistencia. El flujo comienza cuando el administrador inicia sesión y navega hasta la sección del informe de asistencia. Una vez allí, llena los campos requeridos en la interfaz y el sistema le muestra una vista previa. Al presionar el botón de guardar, los datos del nuevo informe se envían al controlador, que a su vez solicita su inserción en la base de datos. Finalmente, tras recibir la confirmación del guardado, el sistema valida la información y notifica al administrador que el informe ha sido creado exitosamente.</w:t>
      </w:r>
    </w:p>
    <w:p w14:paraId="04BB9DD3" w14:textId="77777777" w:rsidR="00D95296" w:rsidRDefault="00D95296" w:rsidP="00D95296"/>
    <w:p w14:paraId="2CA26BEA" w14:textId="42C72BB7" w:rsidR="00D95296" w:rsidRPr="00983CDF" w:rsidRDefault="00D95296" w:rsidP="00D95296">
      <w:pPr>
        <w:pStyle w:val="Descripcin"/>
        <w:rPr>
          <w:rFonts w:eastAsia="Times New Roman"/>
        </w:rPr>
      </w:pPr>
      <w:bookmarkStart w:id="1006" w:name="_Toc210409325"/>
      <w:bookmarkStart w:id="1007" w:name="_Toc210410105"/>
      <w:bookmarkStart w:id="1008" w:name="_Toc213786946"/>
      <w:bookmarkStart w:id="1009" w:name="_Toc213787360"/>
      <w:r>
        <w:t xml:space="preserve">Figura </w:t>
      </w:r>
      <w:fldSimple w:instr=" STYLEREF 1 \s ">
        <w:r w:rsidR="008F7228">
          <w:rPr>
            <w:noProof/>
          </w:rPr>
          <w:t>5</w:t>
        </w:r>
      </w:fldSimple>
      <w:r w:rsidR="008F7228">
        <w:t>.</w:t>
      </w:r>
      <w:fldSimple w:instr=" SEQ Figura \* ARABIC \s 1 ">
        <w:r w:rsidR="008F7228">
          <w:rPr>
            <w:noProof/>
          </w:rPr>
          <w:t>52</w:t>
        </w:r>
      </w:fldSimple>
      <w:r w:rsidRPr="001A0A1F">
        <w:t xml:space="preserve"> </w:t>
      </w:r>
      <w:r w:rsidRPr="00511D85">
        <w:t>caso de uso N</w:t>
      </w:r>
      <w:r>
        <w:t>°5.5, “</w:t>
      </w:r>
      <w:r w:rsidRPr="00983CDF">
        <w:rPr>
          <w:rFonts w:eastAsia="Times New Roman"/>
          <w:color w:val="000000"/>
        </w:rPr>
        <w:t>Generando nuevo informe de asistencia</w:t>
      </w:r>
      <w:r>
        <w:rPr>
          <w:rFonts w:eastAsia="Times New Roman"/>
          <w:color w:val="000000"/>
        </w:rPr>
        <w:t>”</w:t>
      </w:r>
      <w:bookmarkEnd w:id="1006"/>
      <w:bookmarkEnd w:id="1007"/>
      <w:bookmarkEnd w:id="1008"/>
      <w:bookmarkEnd w:id="1009"/>
    </w:p>
    <w:p w14:paraId="6E12B5B0" w14:textId="77777777" w:rsidR="00D95296" w:rsidRPr="007A4D83" w:rsidRDefault="00D95296" w:rsidP="00D95296"/>
    <w:p w14:paraId="5ED11E4A" w14:textId="77777777" w:rsidR="00D95296" w:rsidRDefault="00D95296" w:rsidP="00D95296">
      <w:pPr>
        <w:pStyle w:val="Sinespaciado"/>
      </w:pPr>
      <w:r>
        <w:rPr>
          <w:noProof/>
        </w:rPr>
        <w:drawing>
          <wp:inline distT="0" distB="0" distL="0" distR="0" wp14:anchorId="1BAEB9F6" wp14:editId="1920D5CE">
            <wp:extent cx="5971540" cy="2213610"/>
            <wp:effectExtent l="0" t="0" r="0" b="0"/>
            <wp:docPr id="5297047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04711" name="Imagen 1" descr="Diagrama&#10;&#10;El contenido generado por IA puede ser incorrecto."/>
                    <pic:cNvPicPr/>
                  </pic:nvPicPr>
                  <pic:blipFill>
                    <a:blip r:embed="rId136"/>
                    <a:stretch>
                      <a:fillRect/>
                    </a:stretch>
                  </pic:blipFill>
                  <pic:spPr>
                    <a:xfrm>
                      <a:off x="0" y="0"/>
                      <a:ext cx="5971540" cy="2213610"/>
                    </a:xfrm>
                    <a:prstGeom prst="rect">
                      <a:avLst/>
                    </a:prstGeom>
                  </pic:spPr>
                </pic:pic>
              </a:graphicData>
            </a:graphic>
          </wp:inline>
        </w:drawing>
      </w:r>
    </w:p>
    <w:p w14:paraId="1783F8BE" w14:textId="77777777" w:rsidR="00D95296" w:rsidRDefault="00D95296" w:rsidP="00D95296">
      <w:pPr>
        <w:pStyle w:val="Sinespaciado"/>
      </w:pPr>
    </w:p>
    <w:p w14:paraId="3CEA4E2A" w14:textId="77777777" w:rsidR="00D95296" w:rsidRPr="00DC71E1" w:rsidRDefault="00D95296" w:rsidP="00D95296">
      <w:r>
        <w:t>Fuente: Elaborado por el estudiante de acuerdo con el proyecto</w:t>
      </w:r>
    </w:p>
    <w:p w14:paraId="03C5837E" w14:textId="77777777" w:rsidR="00D95296" w:rsidRDefault="00D95296" w:rsidP="00D95296">
      <w:pPr>
        <w:spacing w:line="278" w:lineRule="auto"/>
        <w:ind w:firstLine="0"/>
        <w:jc w:val="left"/>
      </w:pPr>
    </w:p>
    <w:p w14:paraId="4B523145" w14:textId="77777777" w:rsidR="00D95296" w:rsidRDefault="00D95296" w:rsidP="00D95296">
      <w:pPr>
        <w:spacing w:line="278" w:lineRule="auto"/>
        <w:ind w:firstLine="0"/>
        <w:jc w:val="left"/>
      </w:pPr>
      <w:r>
        <w:br w:type="page"/>
      </w:r>
    </w:p>
    <w:p w14:paraId="12B84672" w14:textId="5A99EF49" w:rsidR="00D95296" w:rsidRPr="00311A25" w:rsidRDefault="00D95296" w:rsidP="00D95296">
      <w:r w:rsidRPr="00311A25">
        <w:lastRenderedPageBreak/>
        <w:t>En la figura 5.</w:t>
      </w:r>
      <w:r>
        <w:t>53</w:t>
      </w:r>
      <w:r w:rsidRPr="00311A25">
        <w:t xml:space="preserve"> se observa el diagrama de secuencia de caso de uso N°5.6, Imprimiendo informe de asistencia, muestra al Usuario que, tras iniciar sesión (1), navega al dashboard y solicita el menú del header (2–3); la vista V_header se carga y, desde la pestaña de informe de asistencia (5–6), el usuario pide el reporte a C_informe_de_asistencia, el cual consulta a C_mySQL (7–8) y recibe las marcas (9–10) para cargar la interfaz con datos (11). Luego el sistema muestra la interfaz del informe (12) y el actor elige las marcas a incluir (13), confirma (14) y presiona Imprimir (15). La capa de control solicita la impresión (16), se muestra la vista previa (17) y finalmente el sistema realiza la impresión (18). Intervienen vistas (V_dashboard, V_header, V_informe_de_asistencia), controladores (C_header, C_informe_de_asistencia, C_mySQL) y la entidad marcas, con mensajes síncronos que orquestan carga de UI, consulta a BD, selección de parámetros y salida a impresión.</w:t>
      </w:r>
    </w:p>
    <w:p w14:paraId="42734C9F" w14:textId="77777777" w:rsidR="00D95296" w:rsidRDefault="00D95296" w:rsidP="00D95296">
      <w:pPr>
        <w:ind w:firstLine="0"/>
      </w:pPr>
    </w:p>
    <w:p w14:paraId="5C4F34FE" w14:textId="102A5D09" w:rsidR="00D95296" w:rsidRDefault="00D95296" w:rsidP="00D95296">
      <w:pPr>
        <w:pStyle w:val="Descripcin"/>
        <w:keepNext/>
      </w:pPr>
      <w:bookmarkStart w:id="1010" w:name="_Toc212539458"/>
      <w:bookmarkStart w:id="1011" w:name="_Toc212539512"/>
      <w:bookmarkStart w:id="1012" w:name="_Toc213786947"/>
      <w:bookmarkStart w:id="1013" w:name="_Toc213787361"/>
      <w:r>
        <w:t xml:space="preserve">Figura </w:t>
      </w:r>
      <w:fldSimple w:instr=" STYLEREF 1 \s ">
        <w:r w:rsidR="008F7228">
          <w:rPr>
            <w:noProof/>
          </w:rPr>
          <w:t>5</w:t>
        </w:r>
      </w:fldSimple>
      <w:r w:rsidR="008F7228">
        <w:t>.</w:t>
      </w:r>
      <w:fldSimple w:instr=" SEQ Figura \* ARABIC \s 1 ">
        <w:r w:rsidR="008F7228">
          <w:rPr>
            <w:noProof/>
          </w:rPr>
          <w:t>53</w:t>
        </w:r>
      </w:fldSimple>
      <w:r>
        <w:t xml:space="preserve"> Caso de uso </w:t>
      </w:r>
      <w:r w:rsidRPr="00B03736">
        <w:t>uso N°5.6, Imprimiendo informe de asistencia</w:t>
      </w:r>
      <w:bookmarkEnd w:id="1010"/>
      <w:bookmarkEnd w:id="1011"/>
      <w:bookmarkEnd w:id="1012"/>
      <w:bookmarkEnd w:id="1013"/>
    </w:p>
    <w:p w14:paraId="65B0EE2E" w14:textId="77777777" w:rsidR="00D95296" w:rsidRPr="00E62848" w:rsidRDefault="00D95296" w:rsidP="00D95296"/>
    <w:p w14:paraId="4FAE48DB" w14:textId="77777777" w:rsidR="00D95296" w:rsidRDefault="00D95296" w:rsidP="00D95296">
      <w:pPr>
        <w:pStyle w:val="Sinespaciado"/>
      </w:pPr>
      <w:r>
        <w:rPr>
          <w:noProof/>
        </w:rPr>
        <w:drawing>
          <wp:inline distT="0" distB="0" distL="0" distR="0" wp14:anchorId="53553218" wp14:editId="066FA1CE">
            <wp:extent cx="5971540" cy="2896235"/>
            <wp:effectExtent l="0" t="0" r="0" b="0"/>
            <wp:docPr id="17816203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20395" name="Imagen 1" descr="Diagrama&#10;&#10;El contenido generado por IA puede ser incorrecto."/>
                    <pic:cNvPicPr/>
                  </pic:nvPicPr>
                  <pic:blipFill>
                    <a:blip r:embed="rId137"/>
                    <a:stretch>
                      <a:fillRect/>
                    </a:stretch>
                  </pic:blipFill>
                  <pic:spPr>
                    <a:xfrm>
                      <a:off x="0" y="0"/>
                      <a:ext cx="5971540" cy="2896235"/>
                    </a:xfrm>
                    <a:prstGeom prst="rect">
                      <a:avLst/>
                    </a:prstGeom>
                  </pic:spPr>
                </pic:pic>
              </a:graphicData>
            </a:graphic>
          </wp:inline>
        </w:drawing>
      </w:r>
    </w:p>
    <w:p w14:paraId="6C2DD3D8" w14:textId="77777777" w:rsidR="00D95296" w:rsidRDefault="00D95296" w:rsidP="00D95296"/>
    <w:p w14:paraId="352500F4" w14:textId="77777777" w:rsidR="00D95296" w:rsidRDefault="00D95296" w:rsidP="00D95296">
      <w:r>
        <w:t>Fuente: Elaborado por el estudiante de acuerdo con el proyecto</w:t>
      </w:r>
    </w:p>
    <w:p w14:paraId="67A2514D" w14:textId="77777777" w:rsidR="00D95296" w:rsidRPr="00E62848" w:rsidRDefault="00D95296" w:rsidP="00D95296">
      <w:pPr>
        <w:spacing w:line="278" w:lineRule="auto"/>
        <w:ind w:firstLine="0"/>
        <w:jc w:val="left"/>
      </w:pPr>
      <w:r>
        <w:br w:type="page"/>
      </w:r>
    </w:p>
    <w:p w14:paraId="5915EDCF" w14:textId="02CE7B9A" w:rsidR="00D95296" w:rsidRDefault="00D95296" w:rsidP="00D95296">
      <w:r w:rsidRPr="00311A25">
        <w:lastRenderedPageBreak/>
        <w:t>En la figura</w:t>
      </w:r>
      <w:r>
        <w:t xml:space="preserve"> 5.54</w:t>
      </w:r>
      <w:r w:rsidRPr="00311A25">
        <w:t xml:space="preserve"> </w:t>
      </w:r>
      <w:r>
        <w:t>e</w:t>
      </w:r>
      <w:r w:rsidRPr="00311A25">
        <w:t>l diagrama de secuencia 5.7 muestra cómo el Usuario (administrador/RR.HH.) inicia sesión y, desde V_DashBoard, solicita el menú del V_Header para acceder a la sección “informe de asistencia”. Al entrar, la vista V_informe_de_asistencia pide al controlador C_informe_de_asistencia cargar la interfaz; este, a su vez, solicita a C_MySQL los registros de marcas del día, que son consultados en la entidad marcas y devueltos al controlador. Con los datos recibidos, el sistema carga la interfaz del informe, el usuario presiona el botón para generar/cargar el informe diario, el controlador genera el informe con las asistencias diarias, y la vista devuelve el informe obtenido para que el usuario lo visualice en pantalla.</w:t>
      </w:r>
    </w:p>
    <w:p w14:paraId="3950FB30" w14:textId="77777777" w:rsidR="00D95296" w:rsidRPr="00311A25" w:rsidRDefault="00D95296" w:rsidP="00D95296"/>
    <w:p w14:paraId="72C123DF" w14:textId="4004E33A" w:rsidR="00D95296" w:rsidRDefault="00D95296" w:rsidP="00D95296">
      <w:pPr>
        <w:pStyle w:val="Descripcin"/>
      </w:pPr>
      <w:bookmarkStart w:id="1014" w:name="_Toc212539459"/>
      <w:bookmarkStart w:id="1015" w:name="_Toc212539513"/>
      <w:bookmarkStart w:id="1016" w:name="_Toc213786948"/>
      <w:bookmarkStart w:id="1017" w:name="_Toc213787362"/>
      <w:r>
        <w:t xml:space="preserve">Figura </w:t>
      </w:r>
      <w:fldSimple w:instr=" STYLEREF 1 \s ">
        <w:r w:rsidR="008F7228">
          <w:rPr>
            <w:noProof/>
          </w:rPr>
          <w:t>5</w:t>
        </w:r>
      </w:fldSimple>
      <w:r w:rsidR="008F7228">
        <w:t>.</w:t>
      </w:r>
      <w:fldSimple w:instr=" SEQ Figura \* ARABIC \s 1 ">
        <w:r w:rsidR="008F7228">
          <w:rPr>
            <w:noProof/>
          </w:rPr>
          <w:t>54</w:t>
        </w:r>
      </w:fldSimple>
      <w:r w:rsidRPr="00E62848">
        <w:t xml:space="preserve"> </w:t>
      </w:r>
      <w:r>
        <w:t>Caso de uso</w:t>
      </w:r>
      <w:r w:rsidRPr="00E62848">
        <w:t xml:space="preserve"> </w:t>
      </w:r>
      <w:r w:rsidRPr="00B94BAB">
        <w:t>N°5.7, Visualizando informe diario de asistencia</w:t>
      </w:r>
      <w:bookmarkEnd w:id="1014"/>
      <w:bookmarkEnd w:id="1015"/>
      <w:bookmarkEnd w:id="1016"/>
      <w:bookmarkEnd w:id="1017"/>
    </w:p>
    <w:p w14:paraId="768A0E21" w14:textId="77777777" w:rsidR="00D95296" w:rsidRDefault="00D95296" w:rsidP="00D95296">
      <w:pPr>
        <w:pStyle w:val="Sinespaciado"/>
      </w:pPr>
      <w:r>
        <w:rPr>
          <w:noProof/>
        </w:rPr>
        <w:drawing>
          <wp:inline distT="0" distB="0" distL="0" distR="0" wp14:anchorId="039F2292" wp14:editId="0AFE0080">
            <wp:extent cx="6673865" cy="2306472"/>
            <wp:effectExtent l="0" t="0" r="0" b="0"/>
            <wp:docPr id="6257982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9828" name="Imagen 1" descr="Escala de tiempo&#10;&#10;El contenido generado por IA puede ser incorrecto."/>
                    <pic:cNvPicPr/>
                  </pic:nvPicPr>
                  <pic:blipFill>
                    <a:blip r:embed="rId138"/>
                    <a:stretch>
                      <a:fillRect/>
                    </a:stretch>
                  </pic:blipFill>
                  <pic:spPr>
                    <a:xfrm>
                      <a:off x="0" y="0"/>
                      <a:ext cx="6677766" cy="2307820"/>
                    </a:xfrm>
                    <a:prstGeom prst="rect">
                      <a:avLst/>
                    </a:prstGeom>
                  </pic:spPr>
                </pic:pic>
              </a:graphicData>
            </a:graphic>
          </wp:inline>
        </w:drawing>
      </w:r>
    </w:p>
    <w:p w14:paraId="294D0C63" w14:textId="77777777" w:rsidR="00D95296" w:rsidRPr="00311A25" w:rsidRDefault="00D95296" w:rsidP="00D95296">
      <w:pPr>
        <w:pStyle w:val="Sinespaciado"/>
      </w:pPr>
    </w:p>
    <w:p w14:paraId="0BE10A4F" w14:textId="77777777" w:rsidR="00D95296" w:rsidRDefault="00D95296" w:rsidP="00D95296">
      <w:r>
        <w:t>Fuente: Elaborado por el estudiante de acuerdo con el proyecto</w:t>
      </w:r>
    </w:p>
    <w:p w14:paraId="338865DB" w14:textId="77777777" w:rsidR="00D95296" w:rsidRDefault="00D95296">
      <w:pPr>
        <w:spacing w:line="278" w:lineRule="auto"/>
        <w:ind w:firstLine="0"/>
        <w:jc w:val="left"/>
      </w:pPr>
      <w:r>
        <w:br w:type="page"/>
      </w:r>
    </w:p>
    <w:p w14:paraId="2B38FC42" w14:textId="236DF5DA" w:rsidR="00D95296" w:rsidRDefault="00D95296" w:rsidP="00D95296">
      <w:r>
        <w:lastRenderedPageBreak/>
        <w:t xml:space="preserve">En la figura 5.55 se muestra el proceso del caso de uso </w:t>
      </w:r>
      <w:r w:rsidRPr="00511D85">
        <w:t>N</w:t>
      </w:r>
      <w:r>
        <w:t>°5.8 mediante el cual el usuario puede exportar un informe de asistencia. El flujo comienza una vez que el usuario ha iniciado sesión y accede a la sección Informe de Asistencia. Desde esta interfaz, selecciona la opción de descargar informe, lo que genera una consulta en la base de datos. Finalmente, el sistema muestra en pantalla los nombres de los archivos exportados disponibles para descarga.</w:t>
      </w:r>
    </w:p>
    <w:p w14:paraId="443241CC" w14:textId="77777777" w:rsidR="00D95296" w:rsidRDefault="00D95296" w:rsidP="00D95296"/>
    <w:p w14:paraId="5713166F" w14:textId="442CDFD4" w:rsidR="00D95296" w:rsidRPr="00983CDF" w:rsidRDefault="00D95296" w:rsidP="00D95296">
      <w:pPr>
        <w:pStyle w:val="Descripcin"/>
        <w:rPr>
          <w:rFonts w:eastAsia="Times New Roman"/>
        </w:rPr>
      </w:pPr>
      <w:bookmarkStart w:id="1018" w:name="_Toc210409326"/>
      <w:bookmarkStart w:id="1019" w:name="_Toc210410106"/>
      <w:bookmarkStart w:id="1020" w:name="_Toc213786949"/>
      <w:bookmarkStart w:id="1021" w:name="_Toc213787363"/>
      <w:r>
        <w:t xml:space="preserve">Figura </w:t>
      </w:r>
      <w:fldSimple w:instr=" STYLEREF 1 \s ">
        <w:r w:rsidR="008F7228">
          <w:rPr>
            <w:noProof/>
          </w:rPr>
          <w:t>5</w:t>
        </w:r>
      </w:fldSimple>
      <w:r w:rsidR="008F7228">
        <w:t>.</w:t>
      </w:r>
      <w:fldSimple w:instr=" SEQ Figura \* ARABIC \s 1 ">
        <w:r w:rsidR="008F7228">
          <w:rPr>
            <w:noProof/>
          </w:rPr>
          <w:t>55</w:t>
        </w:r>
      </w:fldSimple>
      <w:r w:rsidRPr="001A0A1F">
        <w:t xml:space="preserve"> </w:t>
      </w:r>
      <w:r w:rsidRPr="00511D85">
        <w:t>caso de uso N</w:t>
      </w:r>
      <w:r>
        <w:t>°5.8,</w:t>
      </w:r>
      <w:r w:rsidRPr="00983CDF">
        <w:rPr>
          <w:color w:val="000000"/>
        </w:rPr>
        <w:t xml:space="preserve"> </w:t>
      </w:r>
      <w:r>
        <w:rPr>
          <w:color w:val="000000"/>
        </w:rPr>
        <w:t>“</w:t>
      </w:r>
      <w:r w:rsidRPr="00983CDF">
        <w:rPr>
          <w:rFonts w:eastAsia="Times New Roman"/>
          <w:color w:val="000000"/>
        </w:rPr>
        <w:t>Exportando informe de asistencia</w:t>
      </w:r>
      <w:r>
        <w:rPr>
          <w:rFonts w:eastAsia="Times New Roman"/>
          <w:color w:val="000000"/>
        </w:rPr>
        <w:t>”</w:t>
      </w:r>
      <w:bookmarkEnd w:id="1018"/>
      <w:bookmarkEnd w:id="1019"/>
      <w:bookmarkEnd w:id="1020"/>
      <w:bookmarkEnd w:id="1021"/>
    </w:p>
    <w:p w14:paraId="12508CAC" w14:textId="77777777" w:rsidR="00D95296" w:rsidRDefault="00D95296" w:rsidP="00D95296">
      <w:pPr>
        <w:pStyle w:val="Descripcin"/>
      </w:pPr>
    </w:p>
    <w:p w14:paraId="37316EFD" w14:textId="77777777" w:rsidR="00D95296" w:rsidRDefault="00D95296" w:rsidP="00D95296"/>
    <w:p w14:paraId="7E7BA4D7" w14:textId="77777777" w:rsidR="00D95296" w:rsidRDefault="00D95296" w:rsidP="00D95296">
      <w:pPr>
        <w:pStyle w:val="Sinespaciado"/>
      </w:pPr>
      <w:r>
        <w:rPr>
          <w:noProof/>
        </w:rPr>
        <w:drawing>
          <wp:inline distT="0" distB="0" distL="0" distR="0" wp14:anchorId="1BB70599" wp14:editId="575E762D">
            <wp:extent cx="5971540" cy="2740660"/>
            <wp:effectExtent l="0" t="0" r="0" b="2540"/>
            <wp:docPr id="99508231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2315" name="Imagen 1" descr="Imagen que contiene Gráfico&#10;&#10;El contenido generado por IA puede ser incorrecto."/>
                    <pic:cNvPicPr/>
                  </pic:nvPicPr>
                  <pic:blipFill>
                    <a:blip r:embed="rId139"/>
                    <a:stretch>
                      <a:fillRect/>
                    </a:stretch>
                  </pic:blipFill>
                  <pic:spPr>
                    <a:xfrm>
                      <a:off x="0" y="0"/>
                      <a:ext cx="5971540" cy="2740660"/>
                    </a:xfrm>
                    <a:prstGeom prst="rect">
                      <a:avLst/>
                    </a:prstGeom>
                  </pic:spPr>
                </pic:pic>
              </a:graphicData>
            </a:graphic>
          </wp:inline>
        </w:drawing>
      </w:r>
    </w:p>
    <w:p w14:paraId="686FD080" w14:textId="77777777" w:rsidR="00D95296" w:rsidRDefault="00D95296" w:rsidP="00D95296">
      <w:pPr>
        <w:pStyle w:val="Sinespaciado"/>
      </w:pPr>
    </w:p>
    <w:p w14:paraId="249EBD35" w14:textId="77777777" w:rsidR="00D95296" w:rsidRPr="00DC71E1" w:rsidRDefault="00D95296" w:rsidP="00D95296">
      <w:r>
        <w:t>Fuente: Elaborado por el estudiante de acuerdo con el proyecto</w:t>
      </w:r>
    </w:p>
    <w:p w14:paraId="78CD53A5" w14:textId="77777777" w:rsidR="00D95296" w:rsidRDefault="00D95296" w:rsidP="00D95296">
      <w:pPr>
        <w:spacing w:line="278" w:lineRule="auto"/>
        <w:ind w:firstLine="0"/>
        <w:jc w:val="left"/>
      </w:pPr>
    </w:p>
    <w:p w14:paraId="780EE663" w14:textId="77777777" w:rsidR="00D95296" w:rsidRDefault="00D95296" w:rsidP="00D95296">
      <w:pPr>
        <w:spacing w:line="278" w:lineRule="auto"/>
        <w:ind w:firstLine="0"/>
        <w:jc w:val="left"/>
      </w:pPr>
      <w:r>
        <w:br w:type="page"/>
      </w:r>
    </w:p>
    <w:p w14:paraId="6EA95122" w14:textId="7F12E5C6" w:rsidR="00D95296" w:rsidRDefault="00D95296" w:rsidP="00D95296">
      <w:r w:rsidRPr="007A4D83">
        <w:lastRenderedPageBreak/>
        <w:t xml:space="preserve">En la figura </w:t>
      </w:r>
      <w:r>
        <w:t xml:space="preserve">5.56 </w:t>
      </w:r>
      <w:r w:rsidRPr="007A4D83">
        <w:t>se muestra el proceso del caso de uso N°6.1 este diagrama de secuencia ilustra el proceso completo para que un usuario ingrese un nuevo permiso de ausencia. El flujo inicia cuando el usuario accede al sistema y navega, a través del menú, hasta la interfaz de "Ingreso de Permisos". Al presionar el botón para agregar un nuevo permiso, el sistema valida que todos los campos del formulario estén completos. Una vez validado, el usuario guarda la ausencia, lo que envía los datos al controlador para una segunda validación antes de ser insertados en la base de datos. Finalmente, el sistema retorna una confirmación de éxito a la interfaz, notificando al usuario que el permiso ha sido guardado correctamente.</w:t>
      </w:r>
    </w:p>
    <w:p w14:paraId="709A7837" w14:textId="77777777" w:rsidR="00D95296" w:rsidRDefault="00D95296" w:rsidP="00D95296"/>
    <w:p w14:paraId="7102C15A" w14:textId="2DE6C923" w:rsidR="00D95296" w:rsidRDefault="00D95296" w:rsidP="00D95296">
      <w:pPr>
        <w:pStyle w:val="Descripcin"/>
      </w:pPr>
      <w:bookmarkStart w:id="1022" w:name="_Toc210409327"/>
      <w:bookmarkStart w:id="1023" w:name="_Toc210410107"/>
      <w:bookmarkStart w:id="1024" w:name="_Toc213786950"/>
      <w:bookmarkStart w:id="1025" w:name="_Toc213787364"/>
      <w:r>
        <w:t xml:space="preserve">Figura </w:t>
      </w:r>
      <w:fldSimple w:instr=" STYLEREF 1 \s ">
        <w:r w:rsidR="008F7228">
          <w:rPr>
            <w:noProof/>
          </w:rPr>
          <w:t>5</w:t>
        </w:r>
      </w:fldSimple>
      <w:r w:rsidR="008F7228">
        <w:t>.</w:t>
      </w:r>
      <w:fldSimple w:instr=" SEQ Figura \* ARABIC \s 1 ">
        <w:r w:rsidR="008F7228">
          <w:rPr>
            <w:noProof/>
          </w:rPr>
          <w:t>56</w:t>
        </w:r>
      </w:fldSimple>
      <w:r w:rsidRPr="00983CDF">
        <w:t xml:space="preserve"> </w:t>
      </w:r>
      <w:r w:rsidRPr="00511D85">
        <w:t>caso de uso N</w:t>
      </w:r>
      <w:r>
        <w:t>°6.1, “</w:t>
      </w:r>
      <w:r w:rsidRPr="00983CDF">
        <w:t>Ingresando permisos de ausencia</w:t>
      </w:r>
      <w:r>
        <w:t>”</w:t>
      </w:r>
      <w:bookmarkEnd w:id="1022"/>
      <w:bookmarkEnd w:id="1023"/>
      <w:bookmarkEnd w:id="1024"/>
      <w:bookmarkEnd w:id="1025"/>
    </w:p>
    <w:p w14:paraId="11C07EC7" w14:textId="77777777" w:rsidR="00D95296" w:rsidRPr="007A4D83" w:rsidRDefault="00D95296" w:rsidP="00D95296"/>
    <w:p w14:paraId="20CC4D1F" w14:textId="77777777" w:rsidR="00D95296" w:rsidRDefault="00D95296" w:rsidP="00D95296">
      <w:pPr>
        <w:spacing w:line="278" w:lineRule="auto"/>
        <w:ind w:firstLine="0"/>
        <w:jc w:val="left"/>
      </w:pPr>
      <w:r>
        <w:rPr>
          <w:noProof/>
        </w:rPr>
        <w:drawing>
          <wp:inline distT="0" distB="0" distL="0" distR="0" wp14:anchorId="5DE89402" wp14:editId="3E82EDA3">
            <wp:extent cx="5971540" cy="2797175"/>
            <wp:effectExtent l="0" t="0" r="0" b="3175"/>
            <wp:docPr id="114784589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45891" name="Imagen 1" descr="Gráfico&#10;&#10;El contenido generado por IA puede ser incorrecto."/>
                    <pic:cNvPicPr/>
                  </pic:nvPicPr>
                  <pic:blipFill>
                    <a:blip r:embed="rId140"/>
                    <a:stretch>
                      <a:fillRect/>
                    </a:stretch>
                  </pic:blipFill>
                  <pic:spPr>
                    <a:xfrm>
                      <a:off x="0" y="0"/>
                      <a:ext cx="5971540" cy="2797175"/>
                    </a:xfrm>
                    <a:prstGeom prst="rect">
                      <a:avLst/>
                    </a:prstGeom>
                  </pic:spPr>
                </pic:pic>
              </a:graphicData>
            </a:graphic>
          </wp:inline>
        </w:drawing>
      </w:r>
    </w:p>
    <w:p w14:paraId="58B753E9" w14:textId="77777777" w:rsidR="00D95296" w:rsidRDefault="00D95296" w:rsidP="00D95296">
      <w:pPr>
        <w:spacing w:line="278" w:lineRule="auto"/>
        <w:ind w:firstLine="0"/>
        <w:jc w:val="left"/>
      </w:pPr>
    </w:p>
    <w:p w14:paraId="0C1AED96" w14:textId="77777777" w:rsidR="00D95296" w:rsidRPr="00DC71E1" w:rsidRDefault="00D95296" w:rsidP="00D95296">
      <w:r>
        <w:t>Fuente: Elaborado por el estudiante de acuerdo con el proyecto</w:t>
      </w:r>
    </w:p>
    <w:p w14:paraId="0019421A" w14:textId="77777777" w:rsidR="00D95296" w:rsidRDefault="00D95296" w:rsidP="00D95296">
      <w:pPr>
        <w:spacing w:line="278" w:lineRule="auto"/>
        <w:ind w:firstLine="0"/>
        <w:jc w:val="left"/>
      </w:pPr>
    </w:p>
    <w:p w14:paraId="6409922B" w14:textId="77777777" w:rsidR="00D95296" w:rsidRDefault="00D95296" w:rsidP="00D95296">
      <w:pPr>
        <w:spacing w:line="278" w:lineRule="auto"/>
        <w:ind w:firstLine="0"/>
        <w:jc w:val="left"/>
      </w:pPr>
      <w:r>
        <w:br w:type="page"/>
      </w:r>
    </w:p>
    <w:p w14:paraId="5E397AB3" w14:textId="0E5C329E" w:rsidR="00D95296" w:rsidRDefault="00D95296" w:rsidP="00D95296">
      <w:r>
        <w:lastRenderedPageBreak/>
        <w:t xml:space="preserve">En la Figura 5.57 se muestra el proceso del caso de uso </w:t>
      </w:r>
      <w:r w:rsidRPr="00511D85">
        <w:t>N</w:t>
      </w:r>
      <w:r>
        <w:t>°6.2 mediante el cual el usuario puede filtrar a los trabajadores mediante una casilla de búsqueda por nombre, apellido paterno y Rut. El proceso comienza una vez que el usuario ha iniciado sesión y se dirige a la interfaz correspondiente. Desde esta interfaz aplica el filtro deseado, el sistema consulta la información y actualiza la interfaz mostrando únicamente los datos que cumplen con los criterios aplicados.</w:t>
      </w:r>
    </w:p>
    <w:p w14:paraId="5E250EE6" w14:textId="77777777" w:rsidR="00D95296" w:rsidRDefault="00D95296" w:rsidP="00D95296"/>
    <w:p w14:paraId="4EB980A5" w14:textId="46BCCE3F" w:rsidR="00D95296" w:rsidRDefault="00D95296" w:rsidP="00D95296">
      <w:pPr>
        <w:pStyle w:val="Descripcin"/>
      </w:pPr>
      <w:bookmarkStart w:id="1026" w:name="_Toc210409328"/>
      <w:bookmarkStart w:id="1027" w:name="_Toc210410108"/>
      <w:bookmarkStart w:id="1028" w:name="_Toc213786951"/>
      <w:bookmarkStart w:id="1029" w:name="_Toc213787365"/>
      <w:r>
        <w:t xml:space="preserve">Figura </w:t>
      </w:r>
      <w:fldSimple w:instr=" STYLEREF 1 \s ">
        <w:r w:rsidR="008F7228">
          <w:rPr>
            <w:noProof/>
          </w:rPr>
          <w:t>5</w:t>
        </w:r>
      </w:fldSimple>
      <w:r w:rsidR="008F7228">
        <w:t>.</w:t>
      </w:r>
      <w:fldSimple w:instr=" SEQ Figura \* ARABIC \s 1 ">
        <w:r w:rsidR="008F7228">
          <w:rPr>
            <w:noProof/>
          </w:rPr>
          <w:t>57</w:t>
        </w:r>
      </w:fldSimple>
      <w:r w:rsidRPr="00983CDF">
        <w:t xml:space="preserve"> </w:t>
      </w:r>
      <w:r w:rsidRPr="00511D85">
        <w:t>caso de uso N</w:t>
      </w:r>
      <w:r>
        <w:t>°6.2, “</w:t>
      </w:r>
      <w:r w:rsidRPr="00983CDF">
        <w:t>Filtrando búsqueda de permisos</w:t>
      </w:r>
      <w:r>
        <w:t>”</w:t>
      </w:r>
      <w:bookmarkEnd w:id="1026"/>
      <w:bookmarkEnd w:id="1027"/>
      <w:bookmarkEnd w:id="1028"/>
      <w:bookmarkEnd w:id="1029"/>
    </w:p>
    <w:p w14:paraId="3D8913C8" w14:textId="77777777" w:rsidR="00D95296" w:rsidRDefault="00D95296" w:rsidP="00D95296"/>
    <w:p w14:paraId="4EC8B154" w14:textId="77777777" w:rsidR="00D95296" w:rsidRDefault="00D95296" w:rsidP="00D95296">
      <w:pPr>
        <w:pStyle w:val="Sinespaciado"/>
      </w:pPr>
      <w:r>
        <w:rPr>
          <w:noProof/>
        </w:rPr>
        <w:drawing>
          <wp:inline distT="0" distB="0" distL="0" distR="0" wp14:anchorId="3FE3690C" wp14:editId="1241BB3E">
            <wp:extent cx="5971540" cy="3067685"/>
            <wp:effectExtent l="0" t="0" r="0" b="0"/>
            <wp:docPr id="2602417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1796" name="Imagen 1" descr="Diagrama&#10;&#10;El contenido generado por IA puede ser incorrecto."/>
                    <pic:cNvPicPr/>
                  </pic:nvPicPr>
                  <pic:blipFill>
                    <a:blip r:embed="rId141"/>
                    <a:stretch>
                      <a:fillRect/>
                    </a:stretch>
                  </pic:blipFill>
                  <pic:spPr>
                    <a:xfrm>
                      <a:off x="0" y="0"/>
                      <a:ext cx="5971540" cy="3067685"/>
                    </a:xfrm>
                    <a:prstGeom prst="rect">
                      <a:avLst/>
                    </a:prstGeom>
                  </pic:spPr>
                </pic:pic>
              </a:graphicData>
            </a:graphic>
          </wp:inline>
        </w:drawing>
      </w:r>
    </w:p>
    <w:p w14:paraId="0447BCE9" w14:textId="77777777" w:rsidR="00D95296" w:rsidRDefault="00D95296" w:rsidP="00D95296">
      <w:pPr>
        <w:pStyle w:val="Sinespaciado"/>
      </w:pPr>
    </w:p>
    <w:p w14:paraId="4F26DE81" w14:textId="77777777" w:rsidR="00D95296" w:rsidRPr="00DC71E1" w:rsidRDefault="00D95296" w:rsidP="00D95296">
      <w:r>
        <w:t>Fuente: Elaborado por el estudiante de acuerdo con el proyecto</w:t>
      </w:r>
    </w:p>
    <w:p w14:paraId="2132ECFB" w14:textId="77777777" w:rsidR="00D95296" w:rsidRDefault="00D95296" w:rsidP="00D95296">
      <w:pPr>
        <w:spacing w:line="278" w:lineRule="auto"/>
        <w:ind w:firstLine="0"/>
        <w:jc w:val="left"/>
      </w:pPr>
    </w:p>
    <w:p w14:paraId="39BA2529" w14:textId="77777777" w:rsidR="00D95296" w:rsidRDefault="00D95296" w:rsidP="00D95296">
      <w:pPr>
        <w:spacing w:line="278" w:lineRule="auto"/>
        <w:ind w:firstLine="0"/>
        <w:jc w:val="left"/>
      </w:pPr>
      <w:r>
        <w:br w:type="page"/>
      </w:r>
    </w:p>
    <w:p w14:paraId="353076C7" w14:textId="0CCCB71D" w:rsidR="00D95296" w:rsidRDefault="00D95296" w:rsidP="00D95296">
      <w:r>
        <w:lastRenderedPageBreak/>
        <w:t xml:space="preserve">En la Figura 5.58 se muestra el proceso del caso de uso </w:t>
      </w:r>
      <w:r w:rsidRPr="00511D85">
        <w:t>N</w:t>
      </w:r>
      <w:r>
        <w:t>°6.3 proceso mediante el cual el sistema le mostrará al usuario una lista con los trabajadores que coincidan con los filtros. El proceso comienza una vez que el usuario ha iniciado sesión y se encuentra en la interfaz correspondiente. Desde esta interfaz aplica el filtro deseado ,el sistema consulta la información y actualiza la interfaz mostrando únicamente los trabajadores que cumplan con los criterios aplicados, mostrando además casillas para seleccionarlos.</w:t>
      </w:r>
    </w:p>
    <w:p w14:paraId="1F4984D0" w14:textId="77777777" w:rsidR="00D95296" w:rsidRDefault="00D95296" w:rsidP="00D95296"/>
    <w:p w14:paraId="6278F534" w14:textId="7D912448" w:rsidR="00D95296" w:rsidRDefault="00D95296" w:rsidP="00D95296">
      <w:pPr>
        <w:pStyle w:val="Descripcin"/>
      </w:pPr>
      <w:bookmarkStart w:id="1030" w:name="_Toc210409329"/>
      <w:bookmarkStart w:id="1031" w:name="_Toc210410109"/>
      <w:bookmarkStart w:id="1032" w:name="_Toc213786952"/>
      <w:bookmarkStart w:id="1033" w:name="_Toc213787366"/>
      <w:r>
        <w:t xml:space="preserve">Figura </w:t>
      </w:r>
      <w:fldSimple w:instr=" STYLEREF 1 \s ">
        <w:r w:rsidR="008F7228">
          <w:rPr>
            <w:noProof/>
          </w:rPr>
          <w:t>5</w:t>
        </w:r>
      </w:fldSimple>
      <w:r w:rsidR="008F7228">
        <w:t>.</w:t>
      </w:r>
      <w:fldSimple w:instr=" SEQ Figura \* ARABIC \s 1 ">
        <w:r w:rsidR="008F7228">
          <w:rPr>
            <w:noProof/>
          </w:rPr>
          <w:t>58</w:t>
        </w:r>
      </w:fldSimple>
      <w:r w:rsidRPr="00983CDF">
        <w:t xml:space="preserve"> </w:t>
      </w:r>
      <w:r w:rsidRPr="00511D85">
        <w:t>caso de uso N</w:t>
      </w:r>
      <w:r>
        <w:t>°6.3, “</w:t>
      </w:r>
      <w:r w:rsidRPr="00983CDF">
        <w:t>Visualizando casillas de filtración</w:t>
      </w:r>
      <w:r>
        <w:t>”</w:t>
      </w:r>
      <w:bookmarkEnd w:id="1030"/>
      <w:bookmarkEnd w:id="1031"/>
      <w:bookmarkEnd w:id="1032"/>
      <w:bookmarkEnd w:id="1033"/>
    </w:p>
    <w:p w14:paraId="5563BD55" w14:textId="77777777" w:rsidR="00D95296" w:rsidRDefault="00D95296" w:rsidP="00D95296">
      <w:pPr>
        <w:spacing w:line="278" w:lineRule="auto"/>
        <w:ind w:firstLine="0"/>
        <w:jc w:val="left"/>
      </w:pPr>
    </w:p>
    <w:p w14:paraId="6E633FDE" w14:textId="77777777" w:rsidR="00D95296" w:rsidRDefault="00D95296" w:rsidP="00D95296">
      <w:pPr>
        <w:pStyle w:val="Sinespaciado"/>
      </w:pPr>
      <w:r>
        <w:rPr>
          <w:noProof/>
        </w:rPr>
        <w:drawing>
          <wp:inline distT="0" distB="0" distL="0" distR="0" wp14:anchorId="7EB8F0BE" wp14:editId="17F8A435">
            <wp:extent cx="5971540" cy="2803525"/>
            <wp:effectExtent l="0" t="0" r="0" b="0"/>
            <wp:docPr id="1644016455"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16455" name="Imagen 1" descr="Diagrama, Escala de tiempo&#10;&#10;El contenido generado por IA puede ser incorrecto."/>
                    <pic:cNvPicPr/>
                  </pic:nvPicPr>
                  <pic:blipFill>
                    <a:blip r:embed="rId142"/>
                    <a:stretch>
                      <a:fillRect/>
                    </a:stretch>
                  </pic:blipFill>
                  <pic:spPr>
                    <a:xfrm>
                      <a:off x="0" y="0"/>
                      <a:ext cx="5971540" cy="2803525"/>
                    </a:xfrm>
                    <a:prstGeom prst="rect">
                      <a:avLst/>
                    </a:prstGeom>
                  </pic:spPr>
                </pic:pic>
              </a:graphicData>
            </a:graphic>
          </wp:inline>
        </w:drawing>
      </w:r>
    </w:p>
    <w:p w14:paraId="70960741" w14:textId="77777777" w:rsidR="00D95296" w:rsidRPr="00DC71E1" w:rsidRDefault="00D95296" w:rsidP="00D95296">
      <w:r>
        <w:t>Fuente: Elaborado por el estudiante de acuerdo con el proyecto</w:t>
      </w:r>
    </w:p>
    <w:p w14:paraId="46A14020" w14:textId="77777777" w:rsidR="00D95296" w:rsidRDefault="00D95296" w:rsidP="00D95296">
      <w:pPr>
        <w:spacing w:line="278" w:lineRule="auto"/>
        <w:ind w:firstLine="0"/>
        <w:jc w:val="left"/>
      </w:pPr>
    </w:p>
    <w:p w14:paraId="3325DAAD" w14:textId="77777777" w:rsidR="00D95296" w:rsidRDefault="00D95296" w:rsidP="00D95296">
      <w:pPr>
        <w:spacing w:line="278" w:lineRule="auto"/>
        <w:ind w:firstLine="0"/>
        <w:jc w:val="left"/>
      </w:pPr>
      <w:r>
        <w:br w:type="page"/>
      </w:r>
    </w:p>
    <w:p w14:paraId="4E42EA86" w14:textId="6C00DE61" w:rsidR="00D95296" w:rsidRDefault="00D95296" w:rsidP="00D95296">
      <w:r w:rsidRPr="007A4D83">
        <w:lastRenderedPageBreak/>
        <w:t xml:space="preserve">En la figura </w:t>
      </w:r>
      <w:r>
        <w:t>5.59 el d</w:t>
      </w:r>
      <w:r w:rsidRPr="007A4D83">
        <w:t>iagrama correspondiente al caso de uso N°6.4 “registrando motivos de permiso” este diagrama de secuencia detalla el proceso mediante el cual un administrador crea un nuevo permiso para un usuario. El flujo comienza cuando el administrador inicia sesión y navega hasta la opción de "Ingreso de Permisos". A continuación, llena el formulario correspondiente y, tras visualizar una vista previa, presiona el botón para agregarlo. Los datos del nuevo permiso se envían al controlador, que solicita su guardado en la base de datos. Una vez que la base de datos confirma la inserción, el sistema valida la información y notifica al administrador que el permiso ha sido ingresado correctamente.</w:t>
      </w:r>
    </w:p>
    <w:p w14:paraId="782C020C" w14:textId="77777777" w:rsidR="00D95296" w:rsidRDefault="00D95296" w:rsidP="00D95296"/>
    <w:p w14:paraId="4B5791BA" w14:textId="0E9CBA04" w:rsidR="00D95296" w:rsidRPr="007A4D83" w:rsidRDefault="00D95296" w:rsidP="00D95296">
      <w:pPr>
        <w:pStyle w:val="Descripcin"/>
      </w:pPr>
      <w:bookmarkStart w:id="1034" w:name="_Toc210409330"/>
      <w:bookmarkStart w:id="1035" w:name="_Toc210410110"/>
      <w:bookmarkStart w:id="1036" w:name="_Toc213786953"/>
      <w:bookmarkStart w:id="1037" w:name="_Toc213787367"/>
      <w:r>
        <w:t xml:space="preserve">Figura </w:t>
      </w:r>
      <w:fldSimple w:instr=" STYLEREF 1 \s ">
        <w:r w:rsidR="008F7228">
          <w:rPr>
            <w:noProof/>
          </w:rPr>
          <w:t>5</w:t>
        </w:r>
      </w:fldSimple>
      <w:r w:rsidR="008F7228">
        <w:t>.</w:t>
      </w:r>
      <w:fldSimple w:instr=" SEQ Figura \* ARABIC \s 1 ">
        <w:r w:rsidR="008F7228">
          <w:rPr>
            <w:noProof/>
          </w:rPr>
          <w:t>59</w:t>
        </w:r>
      </w:fldSimple>
      <w:r w:rsidRPr="00983CDF">
        <w:t xml:space="preserve"> </w:t>
      </w:r>
      <w:r w:rsidRPr="00511D85">
        <w:t>caso de uso N</w:t>
      </w:r>
      <w:r>
        <w:t>°6.4, “</w:t>
      </w:r>
      <w:r w:rsidRPr="00983CDF">
        <w:t>Registrando motivos de permisos</w:t>
      </w:r>
      <w:r>
        <w:t>”</w:t>
      </w:r>
      <w:bookmarkEnd w:id="1034"/>
      <w:bookmarkEnd w:id="1035"/>
      <w:bookmarkEnd w:id="1036"/>
      <w:bookmarkEnd w:id="1037"/>
    </w:p>
    <w:p w14:paraId="797E60B6" w14:textId="77777777" w:rsidR="00D95296" w:rsidRDefault="00D95296" w:rsidP="00D95296"/>
    <w:p w14:paraId="005125A6" w14:textId="77777777" w:rsidR="00D95296" w:rsidRDefault="00D95296" w:rsidP="00D95296">
      <w:pPr>
        <w:pStyle w:val="Sinespaciado"/>
      </w:pPr>
      <w:r>
        <w:rPr>
          <w:noProof/>
        </w:rPr>
        <w:drawing>
          <wp:inline distT="0" distB="0" distL="0" distR="0" wp14:anchorId="38C05068" wp14:editId="44D986BD">
            <wp:extent cx="5971540" cy="2630805"/>
            <wp:effectExtent l="0" t="0" r="0" b="0"/>
            <wp:docPr id="17239550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55070" name="Imagen 1" descr="Diagrama&#10;&#10;El contenido generado por IA puede ser incorrecto."/>
                    <pic:cNvPicPr/>
                  </pic:nvPicPr>
                  <pic:blipFill>
                    <a:blip r:embed="rId143"/>
                    <a:stretch>
                      <a:fillRect/>
                    </a:stretch>
                  </pic:blipFill>
                  <pic:spPr>
                    <a:xfrm>
                      <a:off x="0" y="0"/>
                      <a:ext cx="5971540" cy="2630805"/>
                    </a:xfrm>
                    <a:prstGeom prst="rect">
                      <a:avLst/>
                    </a:prstGeom>
                  </pic:spPr>
                </pic:pic>
              </a:graphicData>
            </a:graphic>
          </wp:inline>
        </w:drawing>
      </w:r>
    </w:p>
    <w:p w14:paraId="441E0AC6" w14:textId="77777777" w:rsidR="00D95296" w:rsidRDefault="00D95296" w:rsidP="00D95296">
      <w:pPr>
        <w:pStyle w:val="Sinespaciado"/>
      </w:pPr>
    </w:p>
    <w:p w14:paraId="4F9033FC" w14:textId="77777777" w:rsidR="00D95296" w:rsidRDefault="00D95296" w:rsidP="00D95296">
      <w:r>
        <w:t>Fuente: Elaborado por el estudiante de acuerdo con el proyecto</w:t>
      </w:r>
    </w:p>
    <w:p w14:paraId="6C6EE16B" w14:textId="77777777" w:rsidR="00D95296" w:rsidRDefault="00D95296">
      <w:pPr>
        <w:spacing w:line="278" w:lineRule="auto"/>
        <w:ind w:firstLine="0"/>
        <w:jc w:val="left"/>
      </w:pPr>
      <w:r>
        <w:br w:type="page"/>
      </w:r>
    </w:p>
    <w:p w14:paraId="7C377A5A" w14:textId="5660CCF7" w:rsidR="0009437C" w:rsidRDefault="0009437C" w:rsidP="0009437C">
      <w:r>
        <w:lastRenderedPageBreak/>
        <w:t>En la figura 5.</w:t>
      </w:r>
      <w:r w:rsidR="00D95296">
        <w:t xml:space="preserve">60 </w:t>
      </w:r>
      <w:r>
        <w:t>se detalla el proceso mediante el cual el usuario accede a la visualización de todos los permisos aprobados. El proceso comienza cuando el usuario inicia sesión y se dirige a la pestaña Permisos Aprobados desde informes desde el menú desplegable. Al realizar esta acción, el sistema responde cargando dicha pestaña y mostrando en pantalla una lista con todos los permisos aprobados. Cada permiso del listado contiene la información completa registrada: ID, fecha, motivo, cantidad de horas, hora de inicio, hora de fin y si el permiso incluye o no goce de sueldo.</w:t>
      </w:r>
    </w:p>
    <w:p w14:paraId="775DD88F" w14:textId="77777777" w:rsidR="0009437C" w:rsidRDefault="0009437C" w:rsidP="0009437C"/>
    <w:p w14:paraId="6649EE8B" w14:textId="48C9E584" w:rsidR="0009437C" w:rsidRDefault="0009437C" w:rsidP="0009437C">
      <w:pPr>
        <w:pStyle w:val="Descripcin"/>
        <w:keepNext/>
      </w:pPr>
      <w:bookmarkStart w:id="1038" w:name="_Toc200854214"/>
      <w:bookmarkStart w:id="1039" w:name="_Toc201172431"/>
      <w:bookmarkStart w:id="1040" w:name="_Toc201199612"/>
      <w:bookmarkStart w:id="1041" w:name="_Toc201199701"/>
      <w:bookmarkStart w:id="1042" w:name="_Toc213786954"/>
      <w:bookmarkStart w:id="1043" w:name="_Toc213787368"/>
      <w:r>
        <w:t xml:space="preserve">Figura </w:t>
      </w:r>
      <w:fldSimple w:instr=" STYLEREF 1 \s ">
        <w:r w:rsidR="008F7228">
          <w:rPr>
            <w:noProof/>
          </w:rPr>
          <w:t>5</w:t>
        </w:r>
      </w:fldSimple>
      <w:r w:rsidR="008F7228">
        <w:t>.</w:t>
      </w:r>
      <w:fldSimple w:instr=" SEQ Figura \* ARABIC \s 1 ">
        <w:r w:rsidR="008F7228">
          <w:rPr>
            <w:noProof/>
          </w:rPr>
          <w:t>60</w:t>
        </w:r>
      </w:fldSimple>
      <w:r>
        <w:t xml:space="preserve"> “Caso de uso N°6.5, Visualizando lista con permisos aprobados</w:t>
      </w:r>
      <w:bookmarkEnd w:id="1038"/>
      <w:bookmarkEnd w:id="1039"/>
      <w:bookmarkEnd w:id="1040"/>
      <w:bookmarkEnd w:id="1041"/>
      <w:bookmarkEnd w:id="1042"/>
      <w:bookmarkEnd w:id="1043"/>
    </w:p>
    <w:p w14:paraId="3D51296E" w14:textId="77777777" w:rsidR="0009437C" w:rsidRDefault="0009437C" w:rsidP="0009437C">
      <w:pPr>
        <w:pStyle w:val="Sinespaciado"/>
      </w:pPr>
      <w:r>
        <w:rPr>
          <w:noProof/>
        </w:rPr>
        <w:drawing>
          <wp:inline distT="0" distB="0" distL="0" distR="0" wp14:anchorId="3AA69DEC" wp14:editId="25053051">
            <wp:extent cx="5971540" cy="2576830"/>
            <wp:effectExtent l="0" t="0" r="0" b="0"/>
            <wp:docPr id="191551396"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1396" name="Imagen 1" descr="Gráfico, Gráfico de cajas y bigotes&#10;&#10;El contenido generado por IA puede ser incorrecto."/>
                    <pic:cNvPicPr/>
                  </pic:nvPicPr>
                  <pic:blipFill>
                    <a:blip r:embed="rId144"/>
                    <a:stretch>
                      <a:fillRect/>
                    </a:stretch>
                  </pic:blipFill>
                  <pic:spPr>
                    <a:xfrm>
                      <a:off x="0" y="0"/>
                      <a:ext cx="5971540" cy="2576830"/>
                    </a:xfrm>
                    <a:prstGeom prst="rect">
                      <a:avLst/>
                    </a:prstGeom>
                  </pic:spPr>
                </pic:pic>
              </a:graphicData>
            </a:graphic>
          </wp:inline>
        </w:drawing>
      </w:r>
    </w:p>
    <w:p w14:paraId="6DAF401E" w14:textId="77777777" w:rsidR="0009437C" w:rsidRDefault="0009437C" w:rsidP="0009437C">
      <w:pPr>
        <w:pStyle w:val="Sinespaciado"/>
      </w:pPr>
    </w:p>
    <w:p w14:paraId="773BB2F6" w14:textId="77777777" w:rsidR="0009437C" w:rsidRDefault="0009437C" w:rsidP="0009437C">
      <w:pPr>
        <w:pStyle w:val="Sinespaciado"/>
      </w:pPr>
    </w:p>
    <w:p w14:paraId="484D6F25" w14:textId="77777777" w:rsidR="0009437C" w:rsidRDefault="0009437C" w:rsidP="0009437C">
      <w:r>
        <w:t>Fuente: Elaborado por el estudiante de acuerdo con el proyecto</w:t>
      </w:r>
    </w:p>
    <w:p w14:paraId="19DF1E32" w14:textId="77777777" w:rsidR="0009437C" w:rsidRDefault="0009437C">
      <w:pPr>
        <w:spacing w:line="278" w:lineRule="auto"/>
        <w:ind w:firstLine="0"/>
        <w:jc w:val="left"/>
      </w:pPr>
      <w:r>
        <w:br w:type="page"/>
      </w:r>
    </w:p>
    <w:p w14:paraId="76B46636" w14:textId="6FB255A0" w:rsidR="00D95296" w:rsidRDefault="00D95296" w:rsidP="00D95296">
      <w:r w:rsidRPr="00511D85">
        <w:lastRenderedPageBreak/>
        <w:t xml:space="preserve">La figura </w:t>
      </w:r>
      <w:r>
        <w:t>5.61</w:t>
      </w:r>
      <w:r w:rsidRPr="00511D85">
        <w:t xml:space="preserve"> describe el flujo</w:t>
      </w:r>
      <w:r w:rsidRPr="00645341">
        <w:t xml:space="preserve"> </w:t>
      </w:r>
      <w:r>
        <w:t xml:space="preserve">del caso de uso </w:t>
      </w:r>
      <w:r w:rsidRPr="00511D85">
        <w:t>N</w:t>
      </w:r>
      <w:r>
        <w:t xml:space="preserve">°6.6 </w:t>
      </w:r>
      <w:r w:rsidRPr="00511D85">
        <w:t>de un usuario que selecciona uno o múltiples permisos aprobados con casillas. El proceso se inicia cuando el usuario accede al sistema, lo que desencadena la carga de las opciones de menú y de la interfaz de la cabecera del sistema. Luego, el usuario selecciona la pestaña de "permisos aprobados", lo cual solicita la interfaz y los datos de los permisos desde la base de datos. Una vez que se muestra la interfaz, el usuario puede ver los permisos con casillas de selección a los lados. El usuario presiona una o varias casillas de selección en cada permiso y finalmente confirma las selecciones para completar el proceso</w:t>
      </w:r>
      <w:r>
        <w:t>.</w:t>
      </w:r>
    </w:p>
    <w:p w14:paraId="01C21231" w14:textId="77777777" w:rsidR="00D95296" w:rsidRDefault="00D95296" w:rsidP="00D95296"/>
    <w:p w14:paraId="0D409CEC" w14:textId="534FC4CA" w:rsidR="00D95296" w:rsidRDefault="00D95296" w:rsidP="00D95296">
      <w:pPr>
        <w:pStyle w:val="Descripcin"/>
      </w:pPr>
      <w:bookmarkStart w:id="1044" w:name="_Toc210409331"/>
      <w:bookmarkStart w:id="1045" w:name="_Toc210410111"/>
      <w:bookmarkStart w:id="1046" w:name="_Toc213786955"/>
      <w:bookmarkStart w:id="1047" w:name="_Toc213787369"/>
      <w:r>
        <w:t xml:space="preserve">Figura </w:t>
      </w:r>
      <w:fldSimple w:instr=" STYLEREF 1 \s ">
        <w:r w:rsidR="008F7228">
          <w:rPr>
            <w:noProof/>
          </w:rPr>
          <w:t>5</w:t>
        </w:r>
      </w:fldSimple>
      <w:r w:rsidR="008F7228">
        <w:t>.</w:t>
      </w:r>
      <w:fldSimple w:instr=" SEQ Figura \* ARABIC \s 1 ">
        <w:r w:rsidR="008F7228">
          <w:rPr>
            <w:noProof/>
          </w:rPr>
          <w:t>61</w:t>
        </w:r>
      </w:fldSimple>
      <w:r w:rsidRPr="00983CDF">
        <w:t xml:space="preserve"> </w:t>
      </w:r>
      <w:r w:rsidRPr="00511D85">
        <w:t>caso de uso N</w:t>
      </w:r>
      <w:r>
        <w:t>°6.6, “</w:t>
      </w:r>
      <w:r w:rsidRPr="00983CDF">
        <w:t>Seleccionando permisos aprobados</w:t>
      </w:r>
      <w:r>
        <w:t>”</w:t>
      </w:r>
      <w:bookmarkEnd w:id="1044"/>
      <w:bookmarkEnd w:id="1045"/>
      <w:bookmarkEnd w:id="1046"/>
      <w:bookmarkEnd w:id="1047"/>
    </w:p>
    <w:p w14:paraId="02D0C948" w14:textId="77777777" w:rsidR="00D95296" w:rsidRPr="00511D85" w:rsidRDefault="00D95296" w:rsidP="00D95296"/>
    <w:p w14:paraId="1EC67477" w14:textId="77777777" w:rsidR="00D95296" w:rsidRDefault="00D95296" w:rsidP="00D95296">
      <w:pPr>
        <w:pStyle w:val="Sinespaciado"/>
      </w:pPr>
      <w:r>
        <w:rPr>
          <w:noProof/>
        </w:rPr>
        <w:drawing>
          <wp:inline distT="0" distB="0" distL="0" distR="0" wp14:anchorId="0D546CB3" wp14:editId="7ADAD0F6">
            <wp:extent cx="5971540" cy="2934970"/>
            <wp:effectExtent l="0" t="0" r="0" b="0"/>
            <wp:docPr id="2098706827"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6827" name="Imagen 1" descr="Escala de tiempo&#10;&#10;El contenido generado por IA puede ser incorrecto."/>
                    <pic:cNvPicPr/>
                  </pic:nvPicPr>
                  <pic:blipFill>
                    <a:blip r:embed="rId145"/>
                    <a:stretch>
                      <a:fillRect/>
                    </a:stretch>
                  </pic:blipFill>
                  <pic:spPr>
                    <a:xfrm>
                      <a:off x="0" y="0"/>
                      <a:ext cx="5971540" cy="2934970"/>
                    </a:xfrm>
                    <a:prstGeom prst="rect">
                      <a:avLst/>
                    </a:prstGeom>
                  </pic:spPr>
                </pic:pic>
              </a:graphicData>
            </a:graphic>
          </wp:inline>
        </w:drawing>
      </w:r>
    </w:p>
    <w:p w14:paraId="3E6EAEFC" w14:textId="77777777" w:rsidR="00D95296" w:rsidRDefault="00D95296" w:rsidP="00D95296">
      <w:pPr>
        <w:pStyle w:val="Sinespaciado"/>
      </w:pPr>
    </w:p>
    <w:p w14:paraId="373BD483" w14:textId="77777777" w:rsidR="00D95296" w:rsidRPr="00DC71E1" w:rsidRDefault="00D95296" w:rsidP="00D95296">
      <w:r>
        <w:t>Fuente: Elaborado por el estudiante de acuerdo con el proyecto</w:t>
      </w:r>
    </w:p>
    <w:p w14:paraId="57D7390C" w14:textId="77777777" w:rsidR="00D95296" w:rsidRDefault="00D95296">
      <w:pPr>
        <w:spacing w:line="278" w:lineRule="auto"/>
        <w:ind w:firstLine="0"/>
        <w:jc w:val="left"/>
      </w:pPr>
      <w:r>
        <w:br w:type="page"/>
      </w:r>
    </w:p>
    <w:p w14:paraId="3FE86680" w14:textId="42560780" w:rsidR="00D95296" w:rsidRDefault="00D95296" w:rsidP="00D95296">
      <w:r>
        <w:lastRenderedPageBreak/>
        <w:t>En la figura 5.62 e</w:t>
      </w:r>
      <w:r w:rsidRPr="00311A25">
        <w:t>l diagrama de secuencia muestra al Administrador que, tras iniciar sesión y entrar al dashboard, despliega el menú del V_header para acceder a V_permisos. Esta vista solicita al controlador C_permisos la carga de la interfaz, y el controlador consulta a C_mySQL los datos de permisos en la entidad permisos; la BD devuelve la información, el controlador la carga en la vista y el sistema muestra la vista previa. El actor selecciona el permiso del empleado a imprimir, el sistema destaca/registra la selección, y al presionar “Imprimir” se envía la solicitud de impresión y conversión a PDF; el controlador genera el comprobante del permiso y la interfaz muestra la impresión.</w:t>
      </w:r>
    </w:p>
    <w:p w14:paraId="51B10315" w14:textId="77777777" w:rsidR="00D95296" w:rsidRDefault="00D95296" w:rsidP="00D95296"/>
    <w:p w14:paraId="0ED01A84" w14:textId="5F9136F3" w:rsidR="00D95296" w:rsidRDefault="00D95296" w:rsidP="00D95296">
      <w:pPr>
        <w:pStyle w:val="Descripcin"/>
        <w:keepNext/>
      </w:pPr>
      <w:bookmarkStart w:id="1048" w:name="_Toc212539460"/>
      <w:bookmarkStart w:id="1049" w:name="_Toc212539514"/>
      <w:bookmarkStart w:id="1050" w:name="_Toc213786956"/>
      <w:bookmarkStart w:id="1051" w:name="_Toc213787370"/>
      <w:r>
        <w:t xml:space="preserve">Figura </w:t>
      </w:r>
      <w:fldSimple w:instr=" STYLEREF 1 \s ">
        <w:r w:rsidR="008F7228">
          <w:rPr>
            <w:noProof/>
          </w:rPr>
          <w:t>5</w:t>
        </w:r>
      </w:fldSimple>
      <w:r w:rsidR="008F7228">
        <w:t>.</w:t>
      </w:r>
      <w:fldSimple w:instr=" SEQ Figura \* ARABIC \s 1 ">
        <w:r w:rsidR="008F7228">
          <w:rPr>
            <w:noProof/>
          </w:rPr>
          <w:t>62</w:t>
        </w:r>
      </w:fldSimple>
      <w:r w:rsidRPr="00E62848">
        <w:t xml:space="preserve"> </w:t>
      </w:r>
      <w:r>
        <w:t xml:space="preserve">Caso de uso </w:t>
      </w:r>
      <w:r w:rsidRPr="00770A97">
        <w:t>N°6.7, Imprimiendo permisos seleccionados</w:t>
      </w:r>
      <w:bookmarkEnd w:id="1048"/>
      <w:bookmarkEnd w:id="1049"/>
      <w:bookmarkEnd w:id="1050"/>
      <w:bookmarkEnd w:id="1051"/>
    </w:p>
    <w:p w14:paraId="60960448" w14:textId="77777777" w:rsidR="00D95296" w:rsidRPr="006C1F63" w:rsidRDefault="00D95296" w:rsidP="00D95296"/>
    <w:p w14:paraId="762F1F2F" w14:textId="77777777" w:rsidR="00D95296" w:rsidRPr="00AB5076" w:rsidRDefault="00D95296" w:rsidP="00D95296">
      <w:pPr>
        <w:pStyle w:val="Sinespaciado"/>
      </w:pPr>
      <w:r>
        <w:rPr>
          <w:noProof/>
        </w:rPr>
        <w:drawing>
          <wp:inline distT="0" distB="0" distL="0" distR="0" wp14:anchorId="6739F242" wp14:editId="350FC138">
            <wp:extent cx="5971540" cy="2526665"/>
            <wp:effectExtent l="0" t="0" r="0" b="6985"/>
            <wp:docPr id="19236644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64408" name="Imagen 1" descr="Diagrama&#10;&#10;El contenido generado por IA puede ser incorrecto."/>
                    <pic:cNvPicPr/>
                  </pic:nvPicPr>
                  <pic:blipFill>
                    <a:blip r:embed="rId146"/>
                    <a:stretch>
                      <a:fillRect/>
                    </a:stretch>
                  </pic:blipFill>
                  <pic:spPr>
                    <a:xfrm>
                      <a:off x="0" y="0"/>
                      <a:ext cx="5971540" cy="2526665"/>
                    </a:xfrm>
                    <a:prstGeom prst="rect">
                      <a:avLst/>
                    </a:prstGeom>
                  </pic:spPr>
                </pic:pic>
              </a:graphicData>
            </a:graphic>
          </wp:inline>
        </w:drawing>
      </w:r>
    </w:p>
    <w:p w14:paraId="08CC56E6" w14:textId="77777777" w:rsidR="00D95296" w:rsidRPr="00AB5076" w:rsidRDefault="00D95296" w:rsidP="00D95296"/>
    <w:p w14:paraId="222E5CBF" w14:textId="77777777" w:rsidR="00D95296" w:rsidRDefault="00D95296" w:rsidP="00D95296">
      <w:r>
        <w:t>Fuente: Elaborado por el estudiante de acuerdo con el proyecto</w:t>
      </w:r>
    </w:p>
    <w:p w14:paraId="67A8BEC9" w14:textId="77777777" w:rsidR="00D95296" w:rsidRDefault="00D95296" w:rsidP="00D95296">
      <w:pPr>
        <w:spacing w:line="278" w:lineRule="auto"/>
        <w:ind w:firstLine="0"/>
        <w:jc w:val="left"/>
      </w:pPr>
      <w:r>
        <w:br w:type="page"/>
      </w:r>
    </w:p>
    <w:p w14:paraId="4FAC1616" w14:textId="5E98D1E7" w:rsidR="00D95296" w:rsidRPr="006C1F63" w:rsidRDefault="00D95296" w:rsidP="00D95296">
      <w:r>
        <w:lastRenderedPageBreak/>
        <w:t xml:space="preserve">En la figura 5.63 </w:t>
      </w:r>
      <w:r w:rsidRPr="006C1F63">
        <w:t>El Usuario inicia sesión y, desde el dashboard, despliega el menú del V_header para ir a V_permisos. La vista pide a C_permisos cargar la interfaz; el controlador consulta a C_mySQL los permisos en la entidad permisos, recibe los datos y los muestra. El usuario selecciona uno o varios permisos, confirma la selección y presiona el botón eliminar. Entonces C_permisos envía la solicitud de borrado a la base de datos; C_mySQL ejecuta los cambios y devuelve el resultado. Con la confirmación, el controlador recarga la lista y la vista muestra la información actualizada sin los permisos eliminados.</w:t>
      </w:r>
    </w:p>
    <w:p w14:paraId="17D82781" w14:textId="77777777" w:rsidR="00D95296" w:rsidRDefault="00D95296" w:rsidP="00D95296">
      <w:pPr>
        <w:pStyle w:val="Descripcin"/>
        <w:jc w:val="both"/>
      </w:pPr>
    </w:p>
    <w:p w14:paraId="5A704DB6" w14:textId="1A5AFA71" w:rsidR="00D95296" w:rsidRDefault="00D95296" w:rsidP="00D95296">
      <w:pPr>
        <w:pStyle w:val="Descripcin"/>
      </w:pPr>
      <w:bookmarkStart w:id="1052" w:name="_Toc212539461"/>
      <w:bookmarkStart w:id="1053" w:name="_Toc212539515"/>
      <w:bookmarkStart w:id="1054" w:name="_Toc213786957"/>
      <w:bookmarkStart w:id="1055" w:name="_Toc213787371"/>
      <w:r>
        <w:t xml:space="preserve">Figura </w:t>
      </w:r>
      <w:fldSimple w:instr=" STYLEREF 1 \s ">
        <w:r w:rsidR="008F7228">
          <w:rPr>
            <w:noProof/>
          </w:rPr>
          <w:t>5</w:t>
        </w:r>
      </w:fldSimple>
      <w:r w:rsidR="008F7228">
        <w:t>.</w:t>
      </w:r>
      <w:fldSimple w:instr=" SEQ Figura \* ARABIC \s 1 ">
        <w:r w:rsidR="008F7228">
          <w:rPr>
            <w:noProof/>
          </w:rPr>
          <w:t>63</w:t>
        </w:r>
      </w:fldSimple>
      <w:r w:rsidRPr="00E62848">
        <w:t xml:space="preserve"> </w:t>
      </w:r>
      <w:r>
        <w:t xml:space="preserve">Caso de uso </w:t>
      </w:r>
      <w:r w:rsidRPr="00A4208F">
        <w:t>N°6.8, Eliminando permisos</w:t>
      </w:r>
      <w:bookmarkEnd w:id="1052"/>
      <w:bookmarkEnd w:id="1053"/>
      <w:bookmarkEnd w:id="1054"/>
      <w:bookmarkEnd w:id="1055"/>
    </w:p>
    <w:p w14:paraId="216234C2" w14:textId="77777777" w:rsidR="00D95296" w:rsidRPr="00E62848" w:rsidRDefault="00D95296" w:rsidP="00D95296"/>
    <w:p w14:paraId="4F8EB0B2" w14:textId="77777777" w:rsidR="00D95296" w:rsidRDefault="00D95296" w:rsidP="00D95296">
      <w:pPr>
        <w:pStyle w:val="Sinespaciado"/>
      </w:pPr>
      <w:r w:rsidRPr="006C1F63">
        <w:rPr>
          <w:noProof/>
        </w:rPr>
        <w:drawing>
          <wp:inline distT="0" distB="0" distL="0" distR="0" wp14:anchorId="387442C2" wp14:editId="5F31D5E8">
            <wp:extent cx="5971540" cy="2754630"/>
            <wp:effectExtent l="0" t="0" r="0" b="7620"/>
            <wp:docPr id="893196668"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96668" name="Imagen 1" descr="Imagen que contiene Diagrama&#10;&#10;El contenido generado por IA puede ser incorrecto."/>
                    <pic:cNvPicPr/>
                  </pic:nvPicPr>
                  <pic:blipFill>
                    <a:blip r:embed="rId147"/>
                    <a:stretch>
                      <a:fillRect/>
                    </a:stretch>
                  </pic:blipFill>
                  <pic:spPr>
                    <a:xfrm>
                      <a:off x="0" y="0"/>
                      <a:ext cx="5971540" cy="2754630"/>
                    </a:xfrm>
                    <a:prstGeom prst="rect">
                      <a:avLst/>
                    </a:prstGeom>
                  </pic:spPr>
                </pic:pic>
              </a:graphicData>
            </a:graphic>
          </wp:inline>
        </w:drawing>
      </w:r>
    </w:p>
    <w:p w14:paraId="301D7BAD" w14:textId="77777777" w:rsidR="00D95296" w:rsidRPr="00E62848" w:rsidRDefault="00D95296" w:rsidP="00D95296">
      <w:pPr>
        <w:pStyle w:val="Sinespaciado"/>
      </w:pPr>
    </w:p>
    <w:p w14:paraId="761E5B9C" w14:textId="77777777" w:rsidR="00D95296" w:rsidRDefault="00D95296" w:rsidP="00D95296"/>
    <w:p w14:paraId="05AD5F9E" w14:textId="77777777" w:rsidR="00D95296" w:rsidRPr="00DC71E1" w:rsidRDefault="00D95296" w:rsidP="00D95296">
      <w:r>
        <w:t>Fuente: Elaborado por el estudiante de acuerdo con el proyecto</w:t>
      </w:r>
    </w:p>
    <w:p w14:paraId="65D53894" w14:textId="77777777" w:rsidR="00D95296" w:rsidRDefault="00D95296">
      <w:pPr>
        <w:spacing w:line="278" w:lineRule="auto"/>
        <w:ind w:firstLine="0"/>
        <w:jc w:val="left"/>
      </w:pPr>
      <w:r>
        <w:br w:type="page"/>
      </w:r>
    </w:p>
    <w:p w14:paraId="072822C1" w14:textId="5A41A5F8" w:rsidR="009200A5" w:rsidRDefault="009200A5" w:rsidP="009200A5">
      <w:r w:rsidRPr="009200A5">
        <w:lastRenderedPageBreak/>
        <w:t>En la figura 5.</w:t>
      </w:r>
      <w:r w:rsidR="00D95296">
        <w:t>64</w:t>
      </w:r>
      <w:r w:rsidRPr="009200A5">
        <w:t xml:space="preserve"> describe el proceso que ocurre inmediatamente después de que un </w:t>
      </w:r>
      <w:r w:rsidRPr="009200A5">
        <w:rPr>
          <w:bCs/>
        </w:rPr>
        <w:t>Usuario</w:t>
      </w:r>
      <w:r w:rsidRPr="009200A5">
        <w:t xml:space="preserve"> inicia sesión en el sistema, con el objetivo de </w:t>
      </w:r>
      <w:r w:rsidRPr="009200A5">
        <w:rPr>
          <w:bCs/>
        </w:rPr>
        <w:t>cargar y mostrar la interfaz principal (dashboard)</w:t>
      </w:r>
      <w:r w:rsidRPr="009200A5">
        <w:t>. La secuencia comienza con el usuario iniciando sesión (</w:t>
      </w:r>
      <w:r w:rsidRPr="009200A5">
        <w:rPr>
          <w:bCs/>
        </w:rPr>
        <w:t>1. Inicia sesion</w:t>
      </w:r>
      <w:r w:rsidRPr="009200A5">
        <w:t xml:space="preserve">), lo que provoca que la </w:t>
      </w:r>
      <w:r w:rsidRPr="009200A5">
        <w:rPr>
          <w:bCs/>
        </w:rPr>
        <w:t>Vista del Dashboard</w:t>
      </w:r>
      <w:r w:rsidRPr="009200A5">
        <w:t xml:space="preserve"> (</w:t>
      </w:r>
      <w:r w:rsidRPr="009200A5">
        <w:rPr>
          <w:rStyle w:val="CdigoHTML"/>
          <w:rFonts w:eastAsiaTheme="majorEastAsia"/>
        </w:rPr>
        <w:t>V_dashboard</w:t>
      </w:r>
      <w:r w:rsidRPr="009200A5">
        <w:t xml:space="preserve">) solicite la interfaz al </w:t>
      </w:r>
      <w:r w:rsidRPr="009200A5">
        <w:rPr>
          <w:bCs/>
        </w:rPr>
        <w:t>Controlador del Dashboard</w:t>
      </w:r>
      <w:r w:rsidRPr="009200A5">
        <w:t xml:space="preserve"> (</w:t>
      </w:r>
      <w:r w:rsidRPr="009200A5">
        <w:rPr>
          <w:rStyle w:val="CdigoHTML"/>
          <w:rFonts w:eastAsiaTheme="majorEastAsia"/>
        </w:rPr>
        <w:t>C_dashboard</w:t>
      </w:r>
      <w:r w:rsidRPr="009200A5">
        <w:t>) (</w:t>
      </w:r>
      <w:r w:rsidRPr="009200A5">
        <w:rPr>
          <w:bCs/>
        </w:rPr>
        <w:t>2. Solicitar interfaz</w:t>
      </w:r>
      <w:r w:rsidRPr="009200A5">
        <w:t>). Para preparar la interfaz, el Controlador solicita a la capa de persistencia (</w:t>
      </w:r>
      <w:r w:rsidRPr="009200A5">
        <w:rPr>
          <w:rStyle w:val="CdigoHTML"/>
          <w:rFonts w:eastAsiaTheme="majorEastAsia"/>
        </w:rPr>
        <w:t>C_MySQL</w:t>
      </w:r>
      <w:r w:rsidRPr="009200A5">
        <w:t xml:space="preserve">) la información clave, incluyendo los empleados activos (obtenidos del módulo </w:t>
      </w:r>
      <w:r w:rsidRPr="009200A5">
        <w:rPr>
          <w:rStyle w:val="CdigoHTML"/>
          <w:rFonts w:eastAsiaTheme="majorEastAsia"/>
        </w:rPr>
        <w:t>usuarios</w:t>
      </w:r>
      <w:r w:rsidRPr="009200A5">
        <w:t xml:space="preserve">) y los registros de asistencias del día (obtenidos del módulo </w:t>
      </w:r>
      <w:r w:rsidRPr="009200A5">
        <w:rPr>
          <w:rStyle w:val="CdigoHTML"/>
          <w:rFonts w:eastAsiaTheme="majorEastAsia"/>
        </w:rPr>
        <w:t>marcas</w:t>
      </w:r>
      <w:r w:rsidRPr="009200A5">
        <w:t>) (</w:t>
      </w:r>
      <w:r w:rsidRPr="009200A5">
        <w:rPr>
          <w:bCs/>
        </w:rPr>
        <w:t>3-7</w:t>
      </w:r>
      <w:r w:rsidRPr="009200A5">
        <w:t xml:space="preserve">). Una vez que </w:t>
      </w:r>
      <w:r w:rsidRPr="009200A5">
        <w:rPr>
          <w:rStyle w:val="CdigoHTML"/>
          <w:rFonts w:eastAsiaTheme="majorEastAsia"/>
        </w:rPr>
        <w:t>C_dashboard</w:t>
      </w:r>
      <w:r w:rsidRPr="009200A5">
        <w:t xml:space="preserve"> reúne toda la información necesaria (</w:t>
      </w:r>
      <w:r w:rsidRPr="009200A5">
        <w:rPr>
          <w:bCs/>
        </w:rPr>
        <w:t>8. Cargar informacion</w:t>
      </w:r>
      <w:r w:rsidRPr="009200A5">
        <w:t xml:space="preserve">), la envía a </w:t>
      </w:r>
      <w:r w:rsidRPr="009200A5">
        <w:rPr>
          <w:rStyle w:val="CdigoHTML"/>
          <w:rFonts w:eastAsiaTheme="majorEastAsia"/>
        </w:rPr>
        <w:t>V_dashboard</w:t>
      </w:r>
      <w:r w:rsidRPr="009200A5">
        <w:t xml:space="preserve"> (</w:t>
      </w:r>
      <w:r w:rsidRPr="009200A5">
        <w:rPr>
          <w:bCs/>
        </w:rPr>
        <w:t>9. Cargar interfaz</w:t>
      </w:r>
      <w:r w:rsidRPr="009200A5">
        <w:t>), que finalmente presenta el dashboard completo al usuario (</w:t>
      </w:r>
      <w:r w:rsidRPr="009200A5">
        <w:rPr>
          <w:bCs/>
        </w:rPr>
        <w:t>10. Mostrar interfaz</w:t>
      </w:r>
      <w:r w:rsidRPr="009200A5">
        <w:t>).</w:t>
      </w:r>
    </w:p>
    <w:p w14:paraId="04353239" w14:textId="77777777" w:rsidR="002570F1" w:rsidRDefault="002570F1" w:rsidP="009200A5"/>
    <w:p w14:paraId="07D455C1" w14:textId="0B12A5F5" w:rsidR="002570F1" w:rsidRPr="009200A5" w:rsidRDefault="00D95296" w:rsidP="00D95296">
      <w:pPr>
        <w:pStyle w:val="Descripcin"/>
      </w:pPr>
      <w:bookmarkStart w:id="1056" w:name="_Toc213786958"/>
      <w:bookmarkStart w:id="1057" w:name="_Toc213787372"/>
      <w:r>
        <w:t xml:space="preserve">Figura </w:t>
      </w:r>
      <w:fldSimple w:instr=" STYLEREF 1 \s ">
        <w:r w:rsidR="008F7228">
          <w:rPr>
            <w:noProof/>
          </w:rPr>
          <w:t>5</w:t>
        </w:r>
      </w:fldSimple>
      <w:r w:rsidR="008F7228">
        <w:t>.</w:t>
      </w:r>
      <w:fldSimple w:instr=" SEQ Figura \* ARABIC \s 1 ">
        <w:r w:rsidR="008F7228">
          <w:rPr>
            <w:noProof/>
          </w:rPr>
          <w:t>64</w:t>
        </w:r>
      </w:fldSimple>
      <w:r>
        <w:t xml:space="preserve"> </w:t>
      </w:r>
      <w:r w:rsidR="002570F1">
        <w:t>Caso de uso uso N°7.1,</w:t>
      </w:r>
      <w:r w:rsidR="002570F1" w:rsidRPr="00B03736">
        <w:t xml:space="preserve"> </w:t>
      </w:r>
      <w:r w:rsidR="002570F1" w:rsidRPr="000674E5">
        <w:t>Generando gráfico con métricas de asistencia</w:t>
      </w:r>
      <w:bookmarkEnd w:id="1056"/>
      <w:bookmarkEnd w:id="1057"/>
    </w:p>
    <w:p w14:paraId="1B46D13F" w14:textId="77777777" w:rsidR="009200A5" w:rsidRDefault="009200A5" w:rsidP="009200A5">
      <w:pPr>
        <w:pStyle w:val="Sinespaciado"/>
      </w:pPr>
      <w:r w:rsidRPr="009200A5">
        <w:rPr>
          <w:noProof/>
        </w:rPr>
        <w:drawing>
          <wp:inline distT="0" distB="0" distL="0" distR="0" wp14:anchorId="75116B95" wp14:editId="224063F1">
            <wp:extent cx="5971540" cy="30676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71540" cy="3067685"/>
                    </a:xfrm>
                    <a:prstGeom prst="rect">
                      <a:avLst/>
                    </a:prstGeom>
                  </pic:spPr>
                </pic:pic>
              </a:graphicData>
            </a:graphic>
          </wp:inline>
        </w:drawing>
      </w:r>
    </w:p>
    <w:p w14:paraId="53C4FD23" w14:textId="77777777" w:rsidR="009200A5" w:rsidRDefault="009200A5" w:rsidP="009200A5">
      <w:pPr>
        <w:pStyle w:val="Sinespaciado"/>
      </w:pPr>
    </w:p>
    <w:p w14:paraId="0FE80999" w14:textId="77777777" w:rsidR="009200A5" w:rsidRDefault="009200A5" w:rsidP="009200A5">
      <w:r>
        <w:t>Fuente: Elaborado por el estudiante de acuerdo con el proyecto</w:t>
      </w:r>
    </w:p>
    <w:p w14:paraId="3971B9F4" w14:textId="77777777" w:rsidR="009200A5" w:rsidRDefault="009200A5" w:rsidP="009200A5"/>
    <w:p w14:paraId="6166A5C3" w14:textId="77777777" w:rsidR="0009437C" w:rsidRDefault="0009437C" w:rsidP="009200A5"/>
    <w:p w14:paraId="600FEF52" w14:textId="77777777" w:rsidR="00D95296" w:rsidRDefault="00D95296">
      <w:pPr>
        <w:spacing w:line="278" w:lineRule="auto"/>
        <w:ind w:firstLine="0"/>
        <w:jc w:val="left"/>
      </w:pPr>
      <w:r>
        <w:br w:type="page"/>
      </w:r>
    </w:p>
    <w:p w14:paraId="16418D17" w14:textId="77EA4A09" w:rsidR="00D95296" w:rsidRDefault="00D95296" w:rsidP="00D95296">
      <w:r>
        <w:lastRenderedPageBreak/>
        <w:t>En la figura 5.65 se detalla el proceso mediante el cual el usuario accede al sistema y visualiza el menú principal. El proceso comienza cuando el usuario ingresa al sistema desde la pantalla de inicio de sesión. En esta etapa, el usuario debe rellenar los campos requeridos con el RUT de la empresa y clave. Una vez ingresados los datos, el sistema responde permitiendo la interacción con la interfaz, reflejando el RUT ingresado y ocultando la clave por seguridad. Tras hacer clic en el botón “Ingresar”, el sistema valida las credenciales proporcionadas. Si la autenticación es exitosa, el sistema redirige automáticamente al menú principal, donde se despliega un conjunto de opciones organizadas que permiten al usuario acceder a las diferentes secciones de la plataforma, como fichas de empleados, turnos, permisos, entre otros.</w:t>
      </w:r>
    </w:p>
    <w:p w14:paraId="6BCE60ED" w14:textId="77777777" w:rsidR="00D95296" w:rsidRDefault="00D95296" w:rsidP="00D95296"/>
    <w:p w14:paraId="67695F6D" w14:textId="047A438E" w:rsidR="00D95296" w:rsidRDefault="00D95296" w:rsidP="00D95296">
      <w:pPr>
        <w:pStyle w:val="Descripcin"/>
        <w:keepNext/>
      </w:pPr>
      <w:bookmarkStart w:id="1058" w:name="_Toc200854215"/>
      <w:bookmarkStart w:id="1059" w:name="_Toc201172432"/>
      <w:bookmarkStart w:id="1060" w:name="_Toc201199613"/>
      <w:bookmarkStart w:id="1061" w:name="_Toc201199702"/>
      <w:bookmarkStart w:id="1062" w:name="_Toc213786959"/>
      <w:bookmarkStart w:id="1063" w:name="_Toc213787373"/>
      <w:r>
        <w:t xml:space="preserve">Figura </w:t>
      </w:r>
      <w:fldSimple w:instr=" STYLEREF 1 \s ">
        <w:r w:rsidR="008F7228">
          <w:rPr>
            <w:noProof/>
          </w:rPr>
          <w:t>5</w:t>
        </w:r>
      </w:fldSimple>
      <w:r w:rsidR="008F7228">
        <w:t>.</w:t>
      </w:r>
      <w:fldSimple w:instr=" SEQ Figura \* ARABIC \s 1 ">
        <w:r w:rsidR="008F7228">
          <w:rPr>
            <w:noProof/>
          </w:rPr>
          <w:t>65</w:t>
        </w:r>
      </w:fldSimple>
      <w:r>
        <w:t xml:space="preserve"> “Caso de uso N°7.2, Accediendo al menú”</w:t>
      </w:r>
      <w:bookmarkEnd w:id="1058"/>
      <w:bookmarkEnd w:id="1059"/>
      <w:bookmarkEnd w:id="1060"/>
      <w:bookmarkEnd w:id="1061"/>
      <w:bookmarkEnd w:id="1062"/>
      <w:bookmarkEnd w:id="1063"/>
    </w:p>
    <w:p w14:paraId="507ED833" w14:textId="77777777" w:rsidR="00D95296" w:rsidRDefault="00D95296" w:rsidP="00D95296">
      <w:pPr>
        <w:pStyle w:val="Sinespaciado"/>
      </w:pPr>
      <w:r>
        <w:rPr>
          <w:noProof/>
        </w:rPr>
        <w:drawing>
          <wp:inline distT="0" distB="0" distL="0" distR="0" wp14:anchorId="64370E1B" wp14:editId="2F251F8A">
            <wp:extent cx="5971540" cy="2613025"/>
            <wp:effectExtent l="0" t="0" r="0" b="0"/>
            <wp:docPr id="9079818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81819" name="Imagen 1" descr="Gráfico&#10;&#10;El contenido generado por IA puede ser incorrecto."/>
                    <pic:cNvPicPr/>
                  </pic:nvPicPr>
                  <pic:blipFill>
                    <a:blip r:embed="rId149"/>
                    <a:stretch>
                      <a:fillRect/>
                    </a:stretch>
                  </pic:blipFill>
                  <pic:spPr>
                    <a:xfrm>
                      <a:off x="0" y="0"/>
                      <a:ext cx="5971540" cy="2613025"/>
                    </a:xfrm>
                    <a:prstGeom prst="rect">
                      <a:avLst/>
                    </a:prstGeom>
                  </pic:spPr>
                </pic:pic>
              </a:graphicData>
            </a:graphic>
          </wp:inline>
        </w:drawing>
      </w:r>
    </w:p>
    <w:p w14:paraId="2D39032E" w14:textId="77777777" w:rsidR="00D95296" w:rsidRDefault="00D95296" w:rsidP="00D95296">
      <w:pPr>
        <w:pStyle w:val="Sinespaciado"/>
      </w:pPr>
    </w:p>
    <w:p w14:paraId="7F3BCFB4" w14:textId="77777777" w:rsidR="00D95296" w:rsidRDefault="00D95296" w:rsidP="00D95296">
      <w:pPr>
        <w:pStyle w:val="Sinespaciado"/>
      </w:pPr>
    </w:p>
    <w:p w14:paraId="349C1DFC" w14:textId="77777777" w:rsidR="00D95296" w:rsidRDefault="00D95296" w:rsidP="00D95296">
      <w:r>
        <w:t>Fuente: Elaborado por el estudiante de acuerdo con el proyecto</w:t>
      </w:r>
    </w:p>
    <w:p w14:paraId="30FDDE2F" w14:textId="77777777" w:rsidR="00D95296" w:rsidRDefault="00D95296">
      <w:pPr>
        <w:spacing w:line="278" w:lineRule="auto"/>
        <w:ind w:firstLine="0"/>
        <w:jc w:val="left"/>
      </w:pPr>
      <w:r>
        <w:br w:type="page"/>
      </w:r>
    </w:p>
    <w:p w14:paraId="5AF79596" w14:textId="0652879D" w:rsidR="009200A5" w:rsidRPr="002570F1" w:rsidRDefault="009200A5" w:rsidP="002570F1">
      <w:r w:rsidRPr="002570F1">
        <w:lastRenderedPageBreak/>
        <w:t>En la figura 5</w:t>
      </w:r>
      <w:r w:rsidR="00D95296">
        <w:t>.66</w:t>
      </w:r>
      <w:r w:rsidRPr="002570F1">
        <w:t xml:space="preserve"> </w:t>
      </w:r>
      <w:r w:rsidR="002570F1" w:rsidRPr="002570F1">
        <w:t xml:space="preserve">el diagrama de secuencia describe un proceso con dos fases que inicia con el </w:t>
      </w:r>
      <w:r w:rsidR="002570F1" w:rsidRPr="002570F1">
        <w:rPr>
          <w:bCs/>
        </w:rPr>
        <w:t>Usuario</w:t>
      </w:r>
      <w:r w:rsidR="002570F1" w:rsidRPr="002570F1">
        <w:t xml:space="preserve"> al iniciar sesión: la primera fase (</w:t>
      </w:r>
      <w:r w:rsidR="002570F1" w:rsidRPr="002570F1">
        <w:rPr>
          <w:bCs/>
        </w:rPr>
        <w:t>Carga Inicial</w:t>
      </w:r>
      <w:r w:rsidR="002570F1" w:rsidRPr="002570F1">
        <w:t>, pasos 1-10) detalla cómo el sistema (</w:t>
      </w:r>
      <w:r w:rsidR="002570F1" w:rsidRPr="002570F1">
        <w:rPr>
          <w:rStyle w:val="CdigoHTML"/>
          <w:rFonts w:eastAsiaTheme="majorEastAsia"/>
        </w:rPr>
        <w:t>V_dashboard</w:t>
      </w:r>
      <w:r w:rsidR="002570F1" w:rsidRPr="002570F1">
        <w:t xml:space="preserve"> y </w:t>
      </w:r>
      <w:r w:rsidR="002570F1" w:rsidRPr="002570F1">
        <w:rPr>
          <w:rStyle w:val="CdigoHTML"/>
          <w:rFonts w:eastAsiaTheme="majorEastAsia"/>
        </w:rPr>
        <w:t>C_dashboard</w:t>
      </w:r>
      <w:r w:rsidR="002570F1" w:rsidRPr="002570F1">
        <w:t>) solicita y consolida datos clave—empleados activos, registros de asistencias del día, e información de departamento—a través de la capa de acceso a datos (</w:t>
      </w:r>
      <w:r w:rsidR="002570F1" w:rsidRPr="002570F1">
        <w:rPr>
          <w:rStyle w:val="CdigoHTML"/>
          <w:rFonts w:eastAsiaTheme="majorEastAsia"/>
        </w:rPr>
        <w:t>C_MySQL</w:t>
      </w:r>
      <w:r w:rsidR="002570F1" w:rsidRPr="002570F1">
        <w:t>) y sus módulos (</w:t>
      </w:r>
      <w:r w:rsidR="002570F1" w:rsidRPr="002570F1">
        <w:rPr>
          <w:rStyle w:val="CdigoHTML"/>
          <w:rFonts w:eastAsiaTheme="majorEastAsia"/>
        </w:rPr>
        <w:t>usuarios</w:t>
      </w:r>
      <w:r w:rsidR="002570F1" w:rsidRPr="002570F1">
        <w:t xml:space="preserve">, </w:t>
      </w:r>
      <w:r w:rsidR="002570F1" w:rsidRPr="002570F1">
        <w:rPr>
          <w:rStyle w:val="CdigoHTML"/>
          <w:rFonts w:eastAsiaTheme="majorEastAsia"/>
        </w:rPr>
        <w:t>marcas</w:t>
      </w:r>
      <w:r w:rsidR="002570F1" w:rsidRPr="002570F1">
        <w:t xml:space="preserve">, </w:t>
      </w:r>
      <w:r w:rsidR="002570F1" w:rsidRPr="002570F1">
        <w:rPr>
          <w:rStyle w:val="CdigoHTML"/>
          <w:rFonts w:eastAsiaTheme="majorEastAsia"/>
        </w:rPr>
        <w:t>departamentos</w:t>
      </w:r>
      <w:r w:rsidR="002570F1" w:rsidRPr="002570F1">
        <w:t>), culminando en la presentación de la interfaz principal. La segunda fase (</w:t>
      </w:r>
      <w:r w:rsidR="002570F1" w:rsidRPr="002570F1">
        <w:rPr>
          <w:bCs/>
        </w:rPr>
        <w:t>Generación de Reporte</w:t>
      </w:r>
      <w:r w:rsidR="002570F1" w:rsidRPr="002570F1">
        <w:t xml:space="preserve">, pasos 11-14) ocurre bajo demanda del usuario, donde al presionar un botón, el sistema solicita, carga y finalmente </w:t>
      </w:r>
      <w:r w:rsidR="002570F1" w:rsidRPr="002570F1">
        <w:rPr>
          <w:bCs/>
        </w:rPr>
        <w:t>muestra una lista específica de empleados ausentes</w:t>
      </w:r>
      <w:r w:rsidR="002570F1" w:rsidRPr="002570F1">
        <w:t xml:space="preserve"> en la interfaz.</w:t>
      </w:r>
    </w:p>
    <w:p w14:paraId="779E898C" w14:textId="77777777" w:rsidR="002570F1" w:rsidRDefault="002570F1" w:rsidP="009200A5"/>
    <w:p w14:paraId="2291EC83" w14:textId="7E9A2866" w:rsidR="009200A5" w:rsidRDefault="00D95296" w:rsidP="00D95296">
      <w:pPr>
        <w:pStyle w:val="Descripcin"/>
      </w:pPr>
      <w:bookmarkStart w:id="1064" w:name="_Toc213786960"/>
      <w:bookmarkStart w:id="1065" w:name="_Toc213787374"/>
      <w:r>
        <w:t xml:space="preserve">Figura </w:t>
      </w:r>
      <w:fldSimple w:instr=" STYLEREF 1 \s ">
        <w:r w:rsidR="008F7228">
          <w:rPr>
            <w:noProof/>
          </w:rPr>
          <w:t>5</w:t>
        </w:r>
      </w:fldSimple>
      <w:r w:rsidR="008F7228">
        <w:t>.</w:t>
      </w:r>
      <w:fldSimple w:instr=" SEQ Figura \* ARABIC \s 1 ">
        <w:r w:rsidR="008F7228">
          <w:rPr>
            <w:noProof/>
          </w:rPr>
          <w:t>66</w:t>
        </w:r>
      </w:fldSimple>
      <w:r>
        <w:t xml:space="preserve"> </w:t>
      </w:r>
      <w:r w:rsidR="002570F1" w:rsidRPr="004A30FA">
        <w:t>Caso de uso N°7.3, visualizando lista con empleados inasistente</w:t>
      </w:r>
      <w:bookmarkEnd w:id="1064"/>
      <w:bookmarkEnd w:id="1065"/>
    </w:p>
    <w:p w14:paraId="3B3FE7CD" w14:textId="5CAE0EAD" w:rsidR="009200A5" w:rsidRDefault="009200A5" w:rsidP="009200A5">
      <w:pPr>
        <w:pStyle w:val="Sinespaciado"/>
      </w:pPr>
      <w:r w:rsidRPr="009200A5">
        <w:rPr>
          <w:noProof/>
        </w:rPr>
        <w:drawing>
          <wp:inline distT="0" distB="0" distL="0" distR="0" wp14:anchorId="1C75D92B" wp14:editId="7ED67FC8">
            <wp:extent cx="5971540" cy="28016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71540" cy="2801620"/>
                    </a:xfrm>
                    <a:prstGeom prst="rect">
                      <a:avLst/>
                    </a:prstGeom>
                  </pic:spPr>
                </pic:pic>
              </a:graphicData>
            </a:graphic>
          </wp:inline>
        </w:drawing>
      </w:r>
    </w:p>
    <w:p w14:paraId="37F295DD" w14:textId="77777777" w:rsidR="009200A5" w:rsidRDefault="009200A5" w:rsidP="009200A5">
      <w:pPr>
        <w:pStyle w:val="Sinespaciado"/>
      </w:pPr>
    </w:p>
    <w:p w14:paraId="091EC05B" w14:textId="4F98F268" w:rsidR="006C1F63" w:rsidRDefault="009200A5" w:rsidP="009200A5">
      <w:r>
        <w:t>Fuente: Elaborado por el estudiante de acuerdo con el proyecto</w:t>
      </w:r>
    </w:p>
    <w:p w14:paraId="1AFB02B8" w14:textId="07F15215" w:rsidR="00D95296" w:rsidRDefault="00D95296">
      <w:pPr>
        <w:spacing w:line="278" w:lineRule="auto"/>
        <w:ind w:firstLine="0"/>
        <w:jc w:val="left"/>
      </w:pPr>
      <w:r>
        <w:br w:type="page"/>
      </w:r>
    </w:p>
    <w:p w14:paraId="5E0094FF" w14:textId="01553E19" w:rsidR="00D95296" w:rsidRDefault="00D95296" w:rsidP="00D95296">
      <w:r>
        <w:lastRenderedPageBreak/>
        <w:t>En la figura 5.67 se detalla el proceso mediante el cual el usuario puede cerrar la sesión activa dentro del sistema. El proceso comienza cuando el usuario selecciona la opción Cerrar sesión. Al detectar esta acción, el sistema responde mostrando un botón de confirmación, preguntando al usuario si realmente desea cerrar su sesión actual. Si el usuario confirma la decisión, el sistema procede a cerrar la sesión activa, redirigiendo al usuario a la pantalla de inicio de sesión, quedando listo para un nuevo ingreso.</w:t>
      </w:r>
    </w:p>
    <w:p w14:paraId="5760E482" w14:textId="77777777" w:rsidR="00D95296" w:rsidRDefault="00D95296" w:rsidP="00D95296"/>
    <w:p w14:paraId="3B2B4251" w14:textId="036238F1" w:rsidR="00D95296" w:rsidRDefault="00D95296" w:rsidP="00D95296">
      <w:pPr>
        <w:pStyle w:val="Descripcin"/>
        <w:keepNext/>
      </w:pPr>
      <w:bookmarkStart w:id="1066" w:name="_Toc200854216"/>
      <w:bookmarkStart w:id="1067" w:name="_Toc201172433"/>
      <w:bookmarkStart w:id="1068" w:name="_Toc201199614"/>
      <w:bookmarkStart w:id="1069" w:name="_Toc201199703"/>
      <w:bookmarkStart w:id="1070" w:name="_Toc213786961"/>
      <w:bookmarkStart w:id="1071" w:name="_Toc213787375"/>
      <w:r>
        <w:t xml:space="preserve">Figura </w:t>
      </w:r>
      <w:fldSimple w:instr=" STYLEREF 1 \s ">
        <w:r w:rsidR="008F7228">
          <w:rPr>
            <w:noProof/>
          </w:rPr>
          <w:t>5</w:t>
        </w:r>
      </w:fldSimple>
      <w:r w:rsidR="008F7228">
        <w:t>.</w:t>
      </w:r>
      <w:fldSimple w:instr=" SEQ Figura \* ARABIC \s 1 ">
        <w:r w:rsidR="008F7228">
          <w:rPr>
            <w:noProof/>
          </w:rPr>
          <w:t>67</w:t>
        </w:r>
      </w:fldSimple>
      <w:r>
        <w:t xml:space="preserve"> “Caso de uso N°7.4, Cerrando sesión”</w:t>
      </w:r>
      <w:bookmarkEnd w:id="1066"/>
      <w:bookmarkEnd w:id="1067"/>
      <w:bookmarkEnd w:id="1068"/>
      <w:bookmarkEnd w:id="1069"/>
      <w:bookmarkEnd w:id="1070"/>
      <w:bookmarkEnd w:id="1071"/>
    </w:p>
    <w:p w14:paraId="059BF745" w14:textId="77777777" w:rsidR="00D95296" w:rsidRPr="001059D6" w:rsidRDefault="00D95296" w:rsidP="00D95296"/>
    <w:p w14:paraId="4B69BD60" w14:textId="77777777" w:rsidR="00D95296" w:rsidRDefault="00D95296" w:rsidP="00D95296">
      <w:pPr>
        <w:pStyle w:val="Sinespaciado"/>
      </w:pPr>
      <w:r>
        <w:rPr>
          <w:noProof/>
        </w:rPr>
        <w:drawing>
          <wp:inline distT="0" distB="0" distL="0" distR="0" wp14:anchorId="7888840C" wp14:editId="283EC030">
            <wp:extent cx="6305722" cy="2682815"/>
            <wp:effectExtent l="0" t="0" r="0" b="3810"/>
            <wp:docPr id="1906552472" name="Imagen 1" descr="Imagen que contiene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52472" name="Imagen 1" descr="Imagen que contiene Gráfico de cajas y bigotes&#10;&#10;El contenido generado por IA puede ser incorrecto."/>
                    <pic:cNvPicPr/>
                  </pic:nvPicPr>
                  <pic:blipFill>
                    <a:blip r:embed="rId151"/>
                    <a:stretch>
                      <a:fillRect/>
                    </a:stretch>
                  </pic:blipFill>
                  <pic:spPr>
                    <a:xfrm>
                      <a:off x="0" y="0"/>
                      <a:ext cx="6313144" cy="2685973"/>
                    </a:xfrm>
                    <a:prstGeom prst="rect">
                      <a:avLst/>
                    </a:prstGeom>
                  </pic:spPr>
                </pic:pic>
              </a:graphicData>
            </a:graphic>
          </wp:inline>
        </w:drawing>
      </w:r>
    </w:p>
    <w:p w14:paraId="3292E544" w14:textId="77777777" w:rsidR="00D95296" w:rsidRDefault="00D95296" w:rsidP="00D95296">
      <w:pPr>
        <w:pStyle w:val="Sinespaciado"/>
      </w:pPr>
    </w:p>
    <w:p w14:paraId="48722FEE" w14:textId="77777777" w:rsidR="00D95296" w:rsidRDefault="00D95296" w:rsidP="00D95296">
      <w:r>
        <w:t>Fuente: Elaborado por el estudiante de acuerdo con el proyecto</w:t>
      </w:r>
    </w:p>
    <w:p w14:paraId="5FA58936" w14:textId="77777777" w:rsidR="00D95296" w:rsidRDefault="00D95296" w:rsidP="00D95296">
      <w:pPr>
        <w:pStyle w:val="Sinespaciado"/>
      </w:pPr>
    </w:p>
    <w:p w14:paraId="6C8DCEF5" w14:textId="77777777" w:rsidR="00D95296" w:rsidRDefault="00D95296" w:rsidP="00D95296">
      <w:pPr>
        <w:spacing w:line="278" w:lineRule="auto"/>
        <w:ind w:firstLine="0"/>
        <w:jc w:val="left"/>
      </w:pPr>
      <w:r>
        <w:br w:type="page"/>
      </w:r>
    </w:p>
    <w:p w14:paraId="17496DE4" w14:textId="3FBFF6F5" w:rsidR="00D95296" w:rsidRDefault="00D95296" w:rsidP="00D95296">
      <w:r>
        <w:lastRenderedPageBreak/>
        <w:t>En la figura 5.68 se detalla el proceso mediante el cual el usuario puede retornar al menú principal de la plataforma desde cualquier sección. Este proceso se activa cuando el usuario se encuentra en una ventana distinta a la principal y desea volver a la vista inicial del sistema. El proceso comienza cuando el usuario hace clic en el logo de la empresa, ubicado estratégicamente en la esquina superior izquierda de la interfaz. Este botón funciona como un acceso directo para regresar a la página principal sin necesidad de utilizar botones de navegación adicionales. Al detectar esta acción, el sistema interpreta que se debe volver al menú principal. Como respuesta, redirige al usuario directamente al menú principal de la plataforma, restaurando el punto de partida desde el cual se pueden realizar nuevas acciones.</w:t>
      </w:r>
    </w:p>
    <w:p w14:paraId="7709720E" w14:textId="77777777" w:rsidR="00D95296" w:rsidRDefault="00D95296" w:rsidP="00D95296"/>
    <w:p w14:paraId="40698610" w14:textId="742CB9A0" w:rsidR="00D95296" w:rsidRDefault="00D95296" w:rsidP="00D95296">
      <w:pPr>
        <w:pStyle w:val="Descripcin"/>
        <w:keepNext/>
      </w:pPr>
      <w:bookmarkStart w:id="1072" w:name="_Toc200854217"/>
      <w:bookmarkStart w:id="1073" w:name="_Toc201172434"/>
      <w:bookmarkStart w:id="1074" w:name="_Toc201199615"/>
      <w:bookmarkStart w:id="1075" w:name="_Toc201199704"/>
      <w:bookmarkStart w:id="1076" w:name="_Toc213786962"/>
      <w:bookmarkStart w:id="1077" w:name="_Toc213787376"/>
      <w:r>
        <w:t xml:space="preserve">Figura </w:t>
      </w:r>
      <w:fldSimple w:instr=" STYLEREF 1 \s ">
        <w:r w:rsidR="008F7228">
          <w:rPr>
            <w:noProof/>
          </w:rPr>
          <w:t>5</w:t>
        </w:r>
      </w:fldSimple>
      <w:r w:rsidR="008F7228">
        <w:t>.</w:t>
      </w:r>
      <w:fldSimple w:instr=" SEQ Figura \* ARABIC \s 1 ">
        <w:r w:rsidR="008F7228">
          <w:rPr>
            <w:noProof/>
          </w:rPr>
          <w:t>68</w:t>
        </w:r>
      </w:fldSimple>
      <w:r>
        <w:t xml:space="preserve"> “Caso de uso N°7.5, Volviendo al menú principal”</w:t>
      </w:r>
      <w:bookmarkEnd w:id="1072"/>
      <w:bookmarkEnd w:id="1073"/>
      <w:bookmarkEnd w:id="1074"/>
      <w:bookmarkEnd w:id="1075"/>
      <w:bookmarkEnd w:id="1076"/>
      <w:bookmarkEnd w:id="1077"/>
    </w:p>
    <w:p w14:paraId="2B48DAC5" w14:textId="77777777" w:rsidR="00D95296" w:rsidRPr="004E29B7" w:rsidRDefault="00D95296" w:rsidP="00D95296"/>
    <w:p w14:paraId="24FD91EF" w14:textId="77777777" w:rsidR="00D95296" w:rsidRDefault="00D95296" w:rsidP="00D95296">
      <w:pPr>
        <w:pStyle w:val="Sinespaciado"/>
      </w:pPr>
      <w:r>
        <w:rPr>
          <w:noProof/>
        </w:rPr>
        <w:drawing>
          <wp:inline distT="0" distB="0" distL="0" distR="0" wp14:anchorId="0A5FC6C9" wp14:editId="1759BC3A">
            <wp:extent cx="5971540" cy="3046095"/>
            <wp:effectExtent l="0" t="0" r="0" b="1905"/>
            <wp:docPr id="1946083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83379" name="Imagen 1" descr="Gráfico, Gráfico de cajas y bigotes&#10;&#10;El contenido generado por IA puede ser incorrecto."/>
                    <pic:cNvPicPr/>
                  </pic:nvPicPr>
                  <pic:blipFill>
                    <a:blip r:embed="rId152"/>
                    <a:stretch>
                      <a:fillRect/>
                    </a:stretch>
                  </pic:blipFill>
                  <pic:spPr>
                    <a:xfrm>
                      <a:off x="0" y="0"/>
                      <a:ext cx="5971540" cy="3046095"/>
                    </a:xfrm>
                    <a:prstGeom prst="rect">
                      <a:avLst/>
                    </a:prstGeom>
                  </pic:spPr>
                </pic:pic>
              </a:graphicData>
            </a:graphic>
          </wp:inline>
        </w:drawing>
      </w:r>
    </w:p>
    <w:p w14:paraId="2ED4338D" w14:textId="77777777" w:rsidR="00D95296" w:rsidRDefault="00D95296" w:rsidP="00D95296"/>
    <w:p w14:paraId="1DCA64C4" w14:textId="77777777" w:rsidR="00D95296" w:rsidRDefault="00D95296" w:rsidP="00D95296">
      <w:r>
        <w:t>Fuente: Elaborado por el estudiante de acuerdo con el proyecto</w:t>
      </w:r>
    </w:p>
    <w:p w14:paraId="4FE6A2CE" w14:textId="77777777" w:rsidR="002570F1" w:rsidRDefault="002570F1" w:rsidP="009200A5"/>
    <w:p w14:paraId="40005577" w14:textId="26BE24DB" w:rsidR="009878DE" w:rsidRDefault="009878DE" w:rsidP="009878DE">
      <w:pPr>
        <w:pStyle w:val="Ttulo2"/>
      </w:pPr>
      <w:bookmarkStart w:id="1078" w:name="_Toc213787129"/>
      <w:r>
        <w:lastRenderedPageBreak/>
        <w:t>Vista desarrollo</w:t>
      </w:r>
      <w:bookmarkEnd w:id="1078"/>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1079" w:name="_Toc213787130"/>
      <w:r>
        <w:t>Diagrama de componentes</w:t>
      </w:r>
      <w:bookmarkEnd w:id="1079"/>
    </w:p>
    <w:p w14:paraId="795349D5" w14:textId="77777777" w:rsidR="004712D1" w:rsidRPr="004712D1" w:rsidRDefault="004712D1" w:rsidP="004712D1"/>
    <w:p w14:paraId="58E27CB0" w14:textId="0F1CBE27" w:rsidR="004712D1" w:rsidRDefault="03E18E77" w:rsidP="00DA6618">
      <w:r w:rsidRPr="03E18E77">
        <w:rPr>
          <w:rFonts w:eastAsia="Times New Roman" w:cs="Times New Roman"/>
        </w:rPr>
        <w:t>E</w:t>
      </w:r>
      <w:r w:rsidR="006615F7">
        <w:rPr>
          <w:rFonts w:eastAsia="Times New Roman" w:cs="Times New Roman"/>
        </w:rPr>
        <w:t>n la figura 5.</w:t>
      </w:r>
      <w:r w:rsidR="00F46474">
        <w:rPr>
          <w:rFonts w:eastAsia="Times New Roman" w:cs="Times New Roman"/>
        </w:rPr>
        <w:t>69</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Front-end y el Back-end.</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Front-end, que es la vista del usuario y la interfaz gráfica, construidos principalmente por CSS y JavaScript, apoyados por librerías como Bootstrap, jQuery, Chart.js y DataTables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Back-end, desarrollado en PHP, se encarga de gestionar la lógica del sistema, procesar los formularios, conectarse a la base de datos MySQL/MariaDB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r w:rsidRPr="0090145C">
        <w:rPr>
          <w:rFonts w:eastAsia="Consolas" w:cs="Times New Roman"/>
        </w:rPr>
        <w:t>src</w:t>
      </w:r>
      <w:r w:rsidRPr="03E18E77">
        <w:rPr>
          <w:rFonts w:eastAsia="Times New Roman" w:cs="Times New Roman"/>
        </w:rPr>
        <w:t>, donde se encuentran módulos como el panel de control (</w:t>
      </w:r>
      <w:r w:rsidRPr="03E18E77">
        <w:rPr>
          <w:rFonts w:ascii="Consolas" w:eastAsia="Consolas" w:hAnsi="Consolas" w:cs="Consolas"/>
        </w:rPr>
        <w:t>dashboard.php</w:t>
      </w:r>
      <w:r w:rsidRPr="03E18E77">
        <w:rPr>
          <w:rFonts w:eastAsia="Times New Roman" w:cs="Times New Roman"/>
        </w:rPr>
        <w:t>), el manejo de tipos de contrato, y scripts para registrar o modificar información. Además, un archivo central de conexión (</w:t>
      </w:r>
      <w:r w:rsidRPr="03E18E77">
        <w:rPr>
          <w:rFonts w:ascii="Consolas" w:eastAsia="Consolas" w:hAnsi="Consolas" w:cs="Consolas"/>
        </w:rPr>
        <w:t>conexion.php</w:t>
      </w:r>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r w:rsidRPr="000E73D6">
        <w:rPr>
          <w:rFonts w:eastAsia="Consolas" w:cs="Times New Roman"/>
        </w:rPr>
        <w:t>biometrico.sql</w:t>
      </w:r>
      <w:r w:rsidRPr="03E18E77">
        <w:rPr>
          <w:rFonts w:eastAsia="Times New Roman" w:cs="Times New Roman"/>
        </w:rPr>
        <w:t xml:space="preserve"> que contiene la estructura de la base de datos necesaria para la operación del sistema, junto con un instalador de MariaDB.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281A9BA2" w:rsidR="00CF4456" w:rsidRDefault="00CF4456" w:rsidP="00DA6618">
      <w:pPr>
        <w:pStyle w:val="Descripcin"/>
        <w:keepNext/>
      </w:pPr>
      <w:bookmarkStart w:id="1080" w:name="_Toc200854218"/>
      <w:bookmarkStart w:id="1081" w:name="_Toc201172435"/>
      <w:bookmarkStart w:id="1082" w:name="_Toc201199616"/>
      <w:bookmarkStart w:id="1083" w:name="_Toc201199705"/>
      <w:bookmarkStart w:id="1084" w:name="_Toc211609256"/>
      <w:bookmarkStart w:id="1085" w:name="_Toc212539462"/>
      <w:bookmarkStart w:id="1086" w:name="_Toc212539516"/>
      <w:bookmarkStart w:id="1087" w:name="_Toc213698783"/>
      <w:bookmarkStart w:id="1088" w:name="_Toc213786963"/>
      <w:bookmarkStart w:id="1089" w:name="_Toc213787377"/>
      <w:r>
        <w:t xml:space="preserve">Figura </w:t>
      </w:r>
      <w:fldSimple w:instr=" STYLEREF 1 \s ">
        <w:r w:rsidR="008F7228">
          <w:rPr>
            <w:noProof/>
          </w:rPr>
          <w:t>5</w:t>
        </w:r>
      </w:fldSimple>
      <w:r w:rsidR="008F7228">
        <w:t>.</w:t>
      </w:r>
      <w:fldSimple w:instr=" SEQ Figura \* ARABIC \s 1 ">
        <w:r w:rsidR="008F7228">
          <w:rPr>
            <w:noProof/>
          </w:rPr>
          <w:t>69</w:t>
        </w:r>
      </w:fldSimple>
      <w:r>
        <w:t xml:space="preserve"> </w:t>
      </w:r>
      <w:r w:rsidR="009F0243">
        <w:t xml:space="preserve">Diagrama de componentes </w:t>
      </w:r>
      <w:r w:rsidR="00DA6618">
        <w:t>de EugCom</w:t>
      </w:r>
      <w:bookmarkEnd w:id="1080"/>
      <w:bookmarkEnd w:id="1081"/>
      <w:bookmarkEnd w:id="1082"/>
      <w:bookmarkEnd w:id="1083"/>
      <w:bookmarkEnd w:id="1084"/>
      <w:bookmarkEnd w:id="1085"/>
      <w:bookmarkEnd w:id="1086"/>
      <w:bookmarkEnd w:id="1087"/>
      <w:bookmarkEnd w:id="1088"/>
      <w:bookmarkEnd w:id="1089"/>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4934ED6D" w14:textId="0023AE4C" w:rsidR="0008605B" w:rsidRPr="00DC71E1" w:rsidRDefault="00FF25EC" w:rsidP="00184571">
      <w:r>
        <w:t>Fuente: Elaborado por el estudiante de acuerdo con el proyecto</w:t>
      </w:r>
    </w:p>
    <w:p w14:paraId="771C9DB6" w14:textId="248B812C" w:rsidR="00F35736" w:rsidRDefault="00F35736" w:rsidP="00DC71E1">
      <w:pPr>
        <w:pStyle w:val="Ttulo2"/>
      </w:pPr>
      <w:bookmarkStart w:id="1090" w:name="_Toc213787131"/>
      <w:r>
        <w:t xml:space="preserve">Vista </w:t>
      </w:r>
      <w:r w:rsidR="00DC71E1">
        <w:t>física</w:t>
      </w:r>
      <w:bookmarkEnd w:id="1090"/>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1091" w:name="_Toc213787132"/>
      <w:r>
        <w:t>Diagrama de despliegue</w:t>
      </w:r>
      <w:bookmarkEnd w:id="1091"/>
    </w:p>
    <w:p w14:paraId="0DB0659D" w14:textId="4EEE293F" w:rsidR="0008605B" w:rsidRDefault="0008605B" w:rsidP="0008605B"/>
    <w:p w14:paraId="37DD2EB5" w14:textId="58406AE2" w:rsidR="00276930" w:rsidRPr="00276930" w:rsidRDefault="0008605B" w:rsidP="00276930">
      <w:r w:rsidRPr="00276930">
        <w:t xml:space="preserve">En la figura </w:t>
      </w:r>
      <w:r w:rsidR="00276930" w:rsidRPr="00276930">
        <w:t>5.</w:t>
      </w:r>
      <w:r w:rsidR="00F46474">
        <w:t>70</w:t>
      </w:r>
      <w:r w:rsidR="00276930" w:rsidRPr="00276930">
        <w:t xml:space="preserve"> muestra</w:t>
      </w:r>
      <w:r w:rsidR="00692BC8" w:rsidRPr="00276930">
        <w:t xml:space="preserve"> la arquitectura de un sistema compuesto por dos nodos principales: un PC Usuario y un Servidor Web, los cuales se comunican a través de JSON vía HTTPS.</w:t>
      </w:r>
      <w:r w:rsidR="0037061D">
        <w:t xml:space="preserve"> Para más información revisar anexo </w:t>
      </w:r>
      <w:r w:rsidR="006F07ED">
        <w:t>9</w:t>
      </w:r>
      <w:r w:rsidR="0037061D">
        <w:t>.</w:t>
      </w:r>
      <w:r w:rsidR="00670F6D">
        <w:t>7</w:t>
      </w:r>
    </w:p>
    <w:p w14:paraId="656A84CD" w14:textId="77777777" w:rsidR="00F35736" w:rsidRDefault="00F35736" w:rsidP="005A03DF">
      <w:pPr>
        <w:ind w:firstLine="0"/>
      </w:pPr>
    </w:p>
    <w:p w14:paraId="4755CFA2" w14:textId="3080EE7E" w:rsidR="11E1438D" w:rsidRDefault="07AA0FBC" w:rsidP="07AA0FBC">
      <w:pPr>
        <w:pStyle w:val="Descripcin"/>
        <w:keepNext/>
      </w:pPr>
      <w:bookmarkStart w:id="1092" w:name="_Toc200854219"/>
      <w:bookmarkStart w:id="1093" w:name="_Toc201172436"/>
      <w:bookmarkStart w:id="1094" w:name="_Toc201199617"/>
      <w:bookmarkStart w:id="1095" w:name="_Toc201199706"/>
      <w:bookmarkStart w:id="1096" w:name="_Toc211609257"/>
      <w:bookmarkStart w:id="1097" w:name="_Toc212539463"/>
      <w:bookmarkStart w:id="1098" w:name="_Toc212539517"/>
      <w:bookmarkStart w:id="1099" w:name="_Toc213698784"/>
      <w:bookmarkStart w:id="1100" w:name="_Toc213786964"/>
      <w:bookmarkStart w:id="1101" w:name="_Toc213787378"/>
      <w:r>
        <w:lastRenderedPageBreak/>
        <w:t xml:space="preserve">Figura </w:t>
      </w:r>
      <w:fldSimple w:instr=" STYLEREF 1 \s ">
        <w:r w:rsidR="008F7228">
          <w:rPr>
            <w:noProof/>
          </w:rPr>
          <w:t>5</w:t>
        </w:r>
      </w:fldSimple>
      <w:r w:rsidR="008F7228">
        <w:t>.</w:t>
      </w:r>
      <w:fldSimple w:instr=" SEQ Figura \* ARABIC \s 1 ">
        <w:r w:rsidR="008F7228">
          <w:rPr>
            <w:noProof/>
          </w:rPr>
          <w:t>70</w:t>
        </w:r>
      </w:fldSimple>
      <w:r>
        <w:t xml:space="preserve"> Diagrama de despliegue de EugCOM</w:t>
      </w:r>
      <w:bookmarkEnd w:id="1092"/>
      <w:bookmarkEnd w:id="1093"/>
      <w:bookmarkEnd w:id="1094"/>
      <w:bookmarkEnd w:id="1095"/>
      <w:bookmarkEnd w:id="1096"/>
      <w:bookmarkEnd w:id="1097"/>
      <w:bookmarkEnd w:id="1098"/>
      <w:bookmarkEnd w:id="1099"/>
      <w:bookmarkEnd w:id="1100"/>
      <w:bookmarkEnd w:id="1101"/>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4">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1102" w:name="_Toc201199618"/>
      <w:bookmarkStart w:id="1103" w:name="_Toc201199707"/>
      <w:bookmarkStart w:id="1104" w:name="_Toc211609258"/>
      <w:bookmarkStart w:id="1105" w:name="_Toc212539464"/>
      <w:bookmarkStart w:id="1106" w:name="_Toc213698785"/>
      <w:bookmarkStart w:id="1107" w:name="_Toc213786965"/>
      <w:bookmarkStart w:id="1108" w:name="_Toc213787133"/>
      <w:bookmarkStart w:id="1109" w:name="_Toc213787379"/>
      <w:r w:rsidR="0095297C">
        <w:lastRenderedPageBreak/>
        <w:t>MANUAL DE INSTALACI</w:t>
      </w:r>
      <w:r w:rsidR="000C1D01">
        <w:t>Ó</w:t>
      </w:r>
      <w:r w:rsidR="0095297C">
        <w:t>N</w:t>
      </w:r>
      <w:r w:rsidR="00CF4BA4">
        <w:t xml:space="preserve"> Y NAVEGACIÓN</w:t>
      </w:r>
      <w:bookmarkEnd w:id="1102"/>
      <w:bookmarkEnd w:id="1103"/>
      <w:bookmarkEnd w:id="1104"/>
      <w:bookmarkEnd w:id="1105"/>
      <w:bookmarkEnd w:id="1106"/>
      <w:bookmarkEnd w:id="1107"/>
      <w:bookmarkEnd w:id="1108"/>
      <w:bookmarkEnd w:id="1109"/>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EugCOM</w:t>
      </w:r>
      <w:r>
        <w:t>.</w:t>
      </w:r>
    </w:p>
    <w:p w14:paraId="6C24F641" w14:textId="7706AF25" w:rsidR="00D820EB" w:rsidRPr="00D820EB" w:rsidRDefault="00D820EB" w:rsidP="00D820EB"/>
    <w:p w14:paraId="689A83F5" w14:textId="086B48B0" w:rsidR="00D820EB" w:rsidRDefault="00D820EB" w:rsidP="00D820EB">
      <w:pPr>
        <w:pStyle w:val="Ttulo2"/>
      </w:pPr>
      <w:bookmarkStart w:id="1110" w:name="_Toc213787134"/>
      <w:r>
        <w:t>Requisitos de hardware</w:t>
      </w:r>
      <w:bookmarkEnd w:id="1110"/>
    </w:p>
    <w:p w14:paraId="0F163551" w14:textId="4C34A478" w:rsidR="00984703" w:rsidRPr="00984703" w:rsidRDefault="00984703" w:rsidP="00984703"/>
    <w:p w14:paraId="643E138E" w14:textId="143C7C2F" w:rsidR="00D820EB" w:rsidRDefault="00984703" w:rsidP="0086601E">
      <w:pPr>
        <w:pStyle w:val="Prrafodelista"/>
        <w:numPr>
          <w:ilvl w:val="0"/>
          <w:numId w:val="13"/>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86601E">
      <w:pPr>
        <w:pStyle w:val="Prrafodelista"/>
        <w:numPr>
          <w:ilvl w:val="0"/>
          <w:numId w:val="13"/>
        </w:numPr>
      </w:pPr>
      <w:r>
        <w:t>Memoria RAM:</w:t>
      </w:r>
      <w:r w:rsidR="00943BBC">
        <w:t xml:space="preserve"> 2GB</w:t>
      </w:r>
    </w:p>
    <w:p w14:paraId="785E72B9" w14:textId="77777777" w:rsidR="00D86A1D" w:rsidRDefault="00D86A1D" w:rsidP="00D820EB"/>
    <w:p w14:paraId="38EEBAD7" w14:textId="79209C5C" w:rsidR="002352AA" w:rsidRDefault="002352AA" w:rsidP="0086601E">
      <w:pPr>
        <w:pStyle w:val="Prrafodelista"/>
        <w:numPr>
          <w:ilvl w:val="0"/>
          <w:numId w:val="13"/>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1111" w:name="_Toc213787135"/>
      <w:r>
        <w:t>Requisitos de Software</w:t>
      </w:r>
      <w:bookmarkEnd w:id="1111"/>
    </w:p>
    <w:p w14:paraId="1E48FB89" w14:textId="1AE23671" w:rsidR="00D14A5F" w:rsidRDefault="00D14A5F" w:rsidP="00D14A5F"/>
    <w:p w14:paraId="556F4310" w14:textId="16FECDA9" w:rsidR="00D14A5F" w:rsidRDefault="00D14A5F" w:rsidP="0086601E">
      <w:pPr>
        <w:pStyle w:val="Prrafodelista"/>
        <w:numPr>
          <w:ilvl w:val="0"/>
          <w:numId w:val="14"/>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86601E">
      <w:pPr>
        <w:pStyle w:val="Prrafodelista"/>
        <w:numPr>
          <w:ilvl w:val="0"/>
          <w:numId w:val="14"/>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86601E">
      <w:pPr>
        <w:pStyle w:val="Prrafodelista"/>
        <w:numPr>
          <w:ilvl w:val="0"/>
          <w:numId w:val="6"/>
        </w:numPr>
      </w:pPr>
      <w:r>
        <w:t>PHP</w:t>
      </w:r>
    </w:p>
    <w:p w14:paraId="6569273D" w14:textId="77777777" w:rsidR="005E7490" w:rsidRDefault="005E7490" w:rsidP="005E7490">
      <w:pPr>
        <w:pStyle w:val="Prrafodelista"/>
        <w:ind w:left="1440" w:firstLine="0"/>
      </w:pPr>
    </w:p>
    <w:p w14:paraId="50E4E5C0" w14:textId="6D212CC2" w:rsidR="00B9046B" w:rsidRDefault="00D14A5F" w:rsidP="0086601E">
      <w:pPr>
        <w:pStyle w:val="Prrafodelista"/>
        <w:numPr>
          <w:ilvl w:val="0"/>
          <w:numId w:val="6"/>
        </w:numPr>
      </w:pPr>
      <w:r>
        <w:t>MySQL</w:t>
      </w:r>
      <w:r w:rsidR="008F0A47">
        <w:t>/ Mari</w:t>
      </w:r>
      <w:r w:rsidR="00813240">
        <w:t>a</w:t>
      </w:r>
      <w:r w:rsidR="008F0A47">
        <w:t>DB</w:t>
      </w:r>
    </w:p>
    <w:p w14:paraId="3B052EE5" w14:textId="77777777" w:rsidR="00B9046B" w:rsidRDefault="00B9046B" w:rsidP="00B9046B">
      <w:pPr>
        <w:pStyle w:val="Prrafodelista"/>
        <w:ind w:left="1440" w:firstLine="0"/>
        <w:rPr>
          <w:ins w:id="1112" w:author="Microsoft Word" w:date="2025-06-15T03:56:00Z"/>
        </w:rPr>
      </w:pPr>
    </w:p>
    <w:p w14:paraId="5233C900" w14:textId="1F387784" w:rsidR="00D14A5F" w:rsidRDefault="00D14A5F" w:rsidP="0086601E">
      <w:pPr>
        <w:pStyle w:val="Prrafodelista"/>
        <w:numPr>
          <w:ilvl w:val="0"/>
          <w:numId w:val="6"/>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86601E">
      <w:pPr>
        <w:pStyle w:val="Prrafodelista"/>
        <w:numPr>
          <w:ilvl w:val="0"/>
          <w:numId w:val="6"/>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1113" w:name="_Toc213787136"/>
      <w:r>
        <w:t>Instalación de dependencias</w:t>
      </w:r>
      <w:bookmarkEnd w:id="1113"/>
    </w:p>
    <w:p w14:paraId="389A5054" w14:textId="3A3AA306" w:rsidR="00C34066" w:rsidRDefault="00C34066" w:rsidP="00C34066"/>
    <w:p w14:paraId="65D30FAE" w14:textId="2D4910B1" w:rsidR="00631B22" w:rsidRDefault="00631B22" w:rsidP="0086601E">
      <w:pPr>
        <w:pStyle w:val="Prrafodelista"/>
        <w:numPr>
          <w:ilvl w:val="0"/>
          <w:numId w:val="9"/>
        </w:numPr>
      </w:pPr>
      <w:r>
        <w:t xml:space="preserve">Descargar XAMPP </w:t>
      </w:r>
    </w:p>
    <w:p w14:paraId="1A9850DF" w14:textId="77777777" w:rsidR="00631B22" w:rsidRDefault="00631B22" w:rsidP="00636666"/>
    <w:p w14:paraId="4EEC947F" w14:textId="70C297AF" w:rsidR="00631B22" w:rsidRDefault="00631B22" w:rsidP="0086601E">
      <w:pPr>
        <w:pStyle w:val="Prrafodelista"/>
        <w:numPr>
          <w:ilvl w:val="0"/>
          <w:numId w:val="9"/>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86601E">
      <w:pPr>
        <w:pStyle w:val="Prrafodelista"/>
        <w:numPr>
          <w:ilvl w:val="0"/>
          <w:numId w:val="9"/>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86601E">
      <w:pPr>
        <w:pStyle w:val="Prrafodelista"/>
        <w:numPr>
          <w:ilvl w:val="0"/>
          <w:numId w:val="8"/>
        </w:numPr>
      </w:pPr>
      <w:r>
        <w:t>Apache</w:t>
      </w:r>
    </w:p>
    <w:p w14:paraId="6B345A14" w14:textId="77777777" w:rsidR="005E7490" w:rsidRDefault="005E7490" w:rsidP="005E7490">
      <w:pPr>
        <w:pStyle w:val="Prrafodelista"/>
        <w:ind w:left="1440" w:firstLine="0"/>
      </w:pPr>
    </w:p>
    <w:p w14:paraId="6065764F" w14:textId="16064C00" w:rsidR="008F0A47" w:rsidRDefault="008F0A47" w:rsidP="0086601E">
      <w:pPr>
        <w:pStyle w:val="Prrafodelista"/>
        <w:numPr>
          <w:ilvl w:val="0"/>
          <w:numId w:val="7"/>
        </w:numPr>
      </w:pPr>
      <w:r>
        <w:t>MySQL</w:t>
      </w:r>
    </w:p>
    <w:p w14:paraId="44A9248E" w14:textId="77777777" w:rsidR="005E7490" w:rsidRDefault="005E7490" w:rsidP="005E7490">
      <w:pPr>
        <w:pStyle w:val="Prrafodelista"/>
        <w:ind w:left="1440" w:firstLine="0"/>
      </w:pPr>
    </w:p>
    <w:p w14:paraId="2F7898F4" w14:textId="6B7F09AA" w:rsidR="005E7490" w:rsidRDefault="008F0A47" w:rsidP="0086601E">
      <w:pPr>
        <w:pStyle w:val="Prrafodelista"/>
        <w:numPr>
          <w:ilvl w:val="0"/>
          <w:numId w:val="7"/>
        </w:numPr>
      </w:pPr>
      <w:r>
        <w:t>PHP</w:t>
      </w:r>
    </w:p>
    <w:p w14:paraId="7039CB65" w14:textId="77777777" w:rsidR="005E7490" w:rsidRDefault="005E7490" w:rsidP="005E7490">
      <w:pPr>
        <w:pStyle w:val="Prrafodelista"/>
        <w:ind w:left="1440" w:firstLine="0"/>
      </w:pPr>
    </w:p>
    <w:p w14:paraId="26BA5F75" w14:textId="1270D890" w:rsidR="008F0A47" w:rsidRDefault="007548C8" w:rsidP="0086601E">
      <w:pPr>
        <w:pStyle w:val="Prrafodelista"/>
        <w:numPr>
          <w:ilvl w:val="0"/>
          <w:numId w:val="7"/>
        </w:numPr>
      </w:pPr>
      <w:r>
        <w:t>phpMyAdmin</w:t>
      </w:r>
    </w:p>
    <w:p w14:paraId="005FACDE" w14:textId="77777777" w:rsidR="007548C8" w:rsidRDefault="007548C8" w:rsidP="007548C8">
      <w:pPr>
        <w:pStyle w:val="Prrafodelista"/>
        <w:ind w:left="1440" w:firstLine="0"/>
      </w:pPr>
    </w:p>
    <w:p w14:paraId="1382241E" w14:textId="3E4BD3B0" w:rsidR="00121049" w:rsidRDefault="00121049" w:rsidP="0086601E">
      <w:pPr>
        <w:pStyle w:val="Prrafodelista"/>
        <w:numPr>
          <w:ilvl w:val="0"/>
          <w:numId w:val="9"/>
        </w:numPr>
      </w:pPr>
      <w:r>
        <w:t>Abre el panel de control de XAMPP</w:t>
      </w:r>
    </w:p>
    <w:p w14:paraId="6E0E183E" w14:textId="075C1054" w:rsidR="00121049" w:rsidRDefault="00121049" w:rsidP="00636666"/>
    <w:p w14:paraId="76351749" w14:textId="0A0B43DC" w:rsidR="00121049" w:rsidRDefault="00121049" w:rsidP="0086601E">
      <w:pPr>
        <w:pStyle w:val="Prrafodelista"/>
        <w:numPr>
          <w:ilvl w:val="0"/>
          <w:numId w:val="9"/>
        </w:numPr>
      </w:pPr>
      <w:r>
        <w:t>Haz clic en “Start” para:</w:t>
      </w:r>
    </w:p>
    <w:p w14:paraId="10489BE8" w14:textId="144F4A35" w:rsidR="00121049" w:rsidRDefault="00121049" w:rsidP="00121049">
      <w:pPr>
        <w:ind w:firstLine="0"/>
      </w:pPr>
    </w:p>
    <w:p w14:paraId="59D7A613" w14:textId="2BC4A4B4" w:rsidR="00121049" w:rsidRDefault="00121049" w:rsidP="0086601E">
      <w:pPr>
        <w:pStyle w:val="Prrafodelista"/>
        <w:numPr>
          <w:ilvl w:val="0"/>
          <w:numId w:val="5"/>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86601E">
      <w:pPr>
        <w:pStyle w:val="Prrafodelista"/>
        <w:numPr>
          <w:ilvl w:val="0"/>
          <w:numId w:val="5"/>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1114" w:name="_Toc213787137"/>
      <w:r>
        <w:t>Pasos para la instalación</w:t>
      </w:r>
      <w:bookmarkEnd w:id="1114"/>
    </w:p>
    <w:p w14:paraId="26DB1BF5" w14:textId="77777777" w:rsidR="00797B7E" w:rsidRPr="00797B7E" w:rsidRDefault="00797B7E" w:rsidP="00797B7E"/>
    <w:p w14:paraId="50ACF049" w14:textId="3647851F" w:rsidR="00797B7E" w:rsidRDefault="00797B7E" w:rsidP="0086601E">
      <w:pPr>
        <w:pStyle w:val="Prrafodelista"/>
        <w:numPr>
          <w:ilvl w:val="0"/>
          <w:numId w:val="10"/>
        </w:numPr>
      </w:pPr>
      <w:r w:rsidRPr="00797B7E">
        <w:t>Copiar la carpeta del proyecto al directorio de XAMPP</w:t>
      </w:r>
      <w:r w:rsidR="00636666">
        <w:t xml:space="preserve"> </w:t>
      </w:r>
      <w:r w:rsidR="00BD366D">
        <w:t>(</w:t>
      </w:r>
      <w:r w:rsidR="007834B9" w:rsidRPr="007834B9">
        <w:t>C:\xampp\htdocs\</w:t>
      </w:r>
      <w:r w:rsidR="007834B9">
        <w:t>)</w:t>
      </w:r>
    </w:p>
    <w:p w14:paraId="4674FE0D" w14:textId="77777777" w:rsidR="007E7E7A" w:rsidRDefault="007E7E7A" w:rsidP="007E7E7A">
      <w:pPr>
        <w:pStyle w:val="Prrafodelista"/>
        <w:ind w:left="1080" w:firstLine="0"/>
      </w:pPr>
    </w:p>
    <w:p w14:paraId="6159360F" w14:textId="55A2F532" w:rsidR="007E7E7A" w:rsidRDefault="006641C8" w:rsidP="0086601E">
      <w:pPr>
        <w:pStyle w:val="Prrafodelista"/>
        <w:numPr>
          <w:ilvl w:val="0"/>
          <w:numId w:val="10"/>
        </w:numPr>
      </w:pPr>
      <w:r>
        <w:t xml:space="preserve">Crear base de datos </w:t>
      </w:r>
    </w:p>
    <w:p w14:paraId="30294541" w14:textId="77777777" w:rsidR="006641C8" w:rsidRDefault="006641C8" w:rsidP="006641C8">
      <w:pPr>
        <w:pStyle w:val="Prrafodelista"/>
      </w:pPr>
    </w:p>
    <w:p w14:paraId="4D938A30" w14:textId="15220448" w:rsidR="006641C8" w:rsidRDefault="00D16D58" w:rsidP="0086601E">
      <w:pPr>
        <w:pStyle w:val="Prrafodelista"/>
        <w:numPr>
          <w:ilvl w:val="0"/>
          <w:numId w:val="11"/>
        </w:numPr>
      </w:pPr>
      <w:r w:rsidRPr="00D16D58">
        <w:t xml:space="preserve">Abrir el navegador y acceder a </w:t>
      </w:r>
      <w:r>
        <w:t>“</w:t>
      </w:r>
      <w:hyperlink r:id="rId155"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86601E">
      <w:pPr>
        <w:pStyle w:val="Prrafodelista"/>
        <w:numPr>
          <w:ilvl w:val="0"/>
          <w:numId w:val="11"/>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86601E">
      <w:pPr>
        <w:pStyle w:val="Prrafodelista"/>
        <w:numPr>
          <w:ilvl w:val="0"/>
          <w:numId w:val="11"/>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86601E">
      <w:pPr>
        <w:pStyle w:val="Prrafodelista"/>
        <w:numPr>
          <w:ilvl w:val="0"/>
          <w:numId w:val="10"/>
        </w:numPr>
      </w:pPr>
      <w:r w:rsidRPr="00EF77EB">
        <w:t>Configurar el archivo de conexión a la base de datos (config.php</w:t>
      </w:r>
      <w:r>
        <w:t>)</w:t>
      </w:r>
    </w:p>
    <w:p w14:paraId="0B4D8872" w14:textId="7FFCC4E1" w:rsidR="0015276D" w:rsidRPr="0015276D" w:rsidRDefault="0015276D" w:rsidP="0015276D"/>
    <w:p w14:paraId="16EBB940" w14:textId="77777777" w:rsidR="001B2E4F" w:rsidRDefault="0015276D" w:rsidP="00D820EB">
      <w:pPr>
        <w:pStyle w:val="Ttulo2"/>
      </w:pPr>
      <w:bookmarkStart w:id="1115" w:name="_Toc213787138"/>
      <w:r>
        <w:t>Ejecución del sistema</w:t>
      </w:r>
      <w:bookmarkEnd w:id="1115"/>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86601E">
      <w:pPr>
        <w:pStyle w:val="Prrafodelista"/>
        <w:numPr>
          <w:ilvl w:val="0"/>
          <w:numId w:val="12"/>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86601E">
      <w:pPr>
        <w:pStyle w:val="Prrafodelista"/>
        <w:numPr>
          <w:ilvl w:val="0"/>
          <w:numId w:val="12"/>
        </w:numPr>
      </w:pPr>
      <w:r w:rsidRPr="002038D8">
        <w:lastRenderedPageBreak/>
        <w:t>Abrir el navegador e ingresar la siguiente URL</w:t>
      </w:r>
      <w:r w:rsidR="00646F06">
        <w:t xml:space="preserve"> </w:t>
      </w:r>
      <w:hyperlink r:id="rId156"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86601E">
      <w:pPr>
        <w:pStyle w:val="Prrafodelista"/>
        <w:numPr>
          <w:ilvl w:val="0"/>
          <w:numId w:val="12"/>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1116" w:name="_Toc213787139"/>
      <w:r>
        <w:t>Solución de errores comunes</w:t>
      </w:r>
      <w:bookmarkEnd w:id="1116"/>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D423F8D" w:rsidR="00786713" w:rsidRPr="00786713" w:rsidRDefault="00786713" w:rsidP="00786713">
      <w:pPr>
        <w:pStyle w:val="Descripcin"/>
      </w:pPr>
      <w:bookmarkStart w:id="1117" w:name="_Toc200854083"/>
      <w:bookmarkStart w:id="1118" w:name="_Toc201172364"/>
      <w:bookmarkStart w:id="1119" w:name="_Toc201199619"/>
      <w:bookmarkStart w:id="1120" w:name="_Toc201199708"/>
      <w:bookmarkStart w:id="1121" w:name="_Toc211609259"/>
      <w:bookmarkStart w:id="1122" w:name="_Toc212539465"/>
      <w:bookmarkStart w:id="1123" w:name="_Toc213698752"/>
      <w:bookmarkStart w:id="1124" w:name="_Toc213698786"/>
      <w:bookmarkStart w:id="1125" w:name="_Toc213786966"/>
      <w:bookmarkStart w:id="1126" w:name="_Toc213787380"/>
      <w:r>
        <w:t xml:space="preserve">Tabla </w:t>
      </w:r>
      <w:fldSimple w:instr=" STYLEREF 1 \s ">
        <w:r w:rsidR="008F7228">
          <w:rPr>
            <w:noProof/>
          </w:rPr>
          <w:t>6</w:t>
        </w:r>
      </w:fldSimple>
      <w:r w:rsidR="008F7228">
        <w:t>.</w:t>
      </w:r>
      <w:fldSimple w:instr=" SEQ Tabla \* ARABIC \s 1 ">
        <w:r w:rsidR="008F7228">
          <w:rPr>
            <w:noProof/>
          </w:rPr>
          <w:t>1</w:t>
        </w:r>
      </w:fldSimple>
      <w:r>
        <w:t xml:space="preserve"> solución de errores comunes</w:t>
      </w:r>
      <w:bookmarkEnd w:id="1117"/>
      <w:bookmarkEnd w:id="1118"/>
      <w:bookmarkEnd w:id="1119"/>
      <w:bookmarkEnd w:id="1120"/>
      <w:bookmarkEnd w:id="1121"/>
      <w:bookmarkEnd w:id="1122"/>
      <w:bookmarkEnd w:id="1123"/>
      <w:bookmarkEnd w:id="1124"/>
      <w:bookmarkEnd w:id="1125"/>
      <w:bookmarkEnd w:id="1126"/>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r w:rsidRPr="00B32AB5">
              <w:t>config.php</w:t>
            </w:r>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Verificar que estén dentro de htdocs/</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1127" w:name="_Toc213787140"/>
      <w:r>
        <w:lastRenderedPageBreak/>
        <w:t>Árbol de navegación</w:t>
      </w:r>
      <w:bookmarkEnd w:id="1127"/>
    </w:p>
    <w:p w14:paraId="4CD4326E" w14:textId="77777777" w:rsidR="00FB1202" w:rsidRDefault="00FB1202" w:rsidP="00FB1202"/>
    <w:p w14:paraId="12D35FE4" w14:textId="09DF3F6B" w:rsidR="00E21376" w:rsidRDefault="006C1F63" w:rsidP="006C1F63">
      <w:r w:rsidRPr="006C1F63">
        <w:t>En la figura 6.1 El árbol de navegación muestra cómo se organiza la aplicación tras el inicio de sesión: desde el Dashboard se despliega el menú (header), que agrupa las principales pestañas o módulos. Allí el usuario puede gestionar Turnos (listar, crear y asignar), Empleados (ingresar y visualizar), y las Tablas Maestras de RR.HH. (permisos, centros de costo, departamentos, motivos, tipos de contrato y vacaciones). También incluye vistas operativas para Vacaciones (crear y ver), Informe de asistencia (consultar por empleado), Permisos (ingresar y ver aprobados), Pulsos de empleados y Reportes/Informes. Cada nodo azul representa una interfaz (pantalla) y cada nodo morado una funcionalidad dentro de esa pantalla; la ruta típica es: iniciar sesión → dashboard → menú → módulo (pantalla) → acción específica, y finalmente la opción Salir para cerrar sesión.</w:t>
      </w:r>
    </w:p>
    <w:p w14:paraId="19288BCA" w14:textId="77777777" w:rsidR="006C1F63" w:rsidRPr="006C1F63" w:rsidRDefault="006C1F63" w:rsidP="006C1F63"/>
    <w:p w14:paraId="7D3DFE39" w14:textId="09C3C03C" w:rsidR="00C938C9" w:rsidRPr="00FB1202" w:rsidRDefault="00CB046F" w:rsidP="00E21376">
      <w:r>
        <w:t>. Para detalle de árbol de navegación revisar anexo 9.7</w:t>
      </w:r>
    </w:p>
    <w:p w14:paraId="27B239DA" w14:textId="42B86CDD" w:rsidR="00C938C9" w:rsidRDefault="00C938C9" w:rsidP="00C938C9">
      <w:pPr>
        <w:pStyle w:val="Descripcin"/>
        <w:keepNext/>
      </w:pPr>
      <w:bookmarkStart w:id="1128" w:name="_Toc201172439"/>
      <w:bookmarkStart w:id="1129" w:name="_Toc201199620"/>
      <w:bookmarkStart w:id="1130" w:name="_Toc201199709"/>
      <w:bookmarkStart w:id="1131" w:name="_Toc211609260"/>
      <w:bookmarkStart w:id="1132" w:name="_Toc212539466"/>
      <w:bookmarkStart w:id="1133" w:name="_Toc212539520"/>
      <w:bookmarkStart w:id="1134" w:name="_Toc213698787"/>
      <w:bookmarkStart w:id="1135" w:name="_Toc213786967"/>
      <w:bookmarkStart w:id="1136" w:name="_Toc213787381"/>
      <w:r>
        <w:t xml:space="preserve">Figura </w:t>
      </w:r>
      <w:fldSimple w:instr=" STYLEREF 1 \s ">
        <w:r w:rsidR="008F7228">
          <w:rPr>
            <w:noProof/>
          </w:rPr>
          <w:t>6</w:t>
        </w:r>
      </w:fldSimple>
      <w:r w:rsidR="008F7228">
        <w:t>.</w:t>
      </w:r>
      <w:fldSimple w:instr=" SEQ Figura \* ARABIC \s 1 ">
        <w:r w:rsidR="008F7228">
          <w:rPr>
            <w:noProof/>
          </w:rPr>
          <w:t>1</w:t>
        </w:r>
      </w:fldSimple>
      <w:r>
        <w:t xml:space="preserve"> </w:t>
      </w:r>
      <w:r w:rsidRPr="00BE64BC">
        <w:t>“Árbol de navegación EugCOM”</w:t>
      </w:r>
      <w:bookmarkEnd w:id="1128"/>
      <w:bookmarkEnd w:id="1129"/>
      <w:bookmarkEnd w:id="1130"/>
      <w:bookmarkEnd w:id="1131"/>
      <w:bookmarkEnd w:id="1132"/>
      <w:bookmarkEnd w:id="1133"/>
      <w:bookmarkEnd w:id="1134"/>
      <w:bookmarkEnd w:id="1135"/>
      <w:bookmarkEnd w:id="1136"/>
    </w:p>
    <w:p w14:paraId="47A1BADC" w14:textId="3F52980F" w:rsidR="00160670" w:rsidRDefault="00984F04" w:rsidP="00731056">
      <w:pPr>
        <w:pStyle w:val="Sinespaciado"/>
      </w:pPr>
      <w:r>
        <w:rPr>
          <w:noProof/>
        </w:rPr>
        <w:drawing>
          <wp:inline distT="0" distB="0" distL="0" distR="0" wp14:anchorId="5EA051BC" wp14:editId="62282E85">
            <wp:extent cx="6409669" cy="2272420"/>
            <wp:effectExtent l="0" t="0" r="0" b="0"/>
            <wp:docPr id="187017369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3692" name="Imagen 1" descr="Imagen que contiene Diagrama&#10;&#10;El contenido generado por IA puede ser incorrecto."/>
                    <pic:cNvPicPr/>
                  </pic:nvPicPr>
                  <pic:blipFill>
                    <a:blip r:embed="rId157"/>
                    <a:stretch>
                      <a:fillRect/>
                    </a:stretch>
                  </pic:blipFill>
                  <pic:spPr>
                    <a:xfrm>
                      <a:off x="0" y="0"/>
                      <a:ext cx="6435750" cy="2281667"/>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225A4598" w14:textId="77777777" w:rsidR="00E21376" w:rsidRDefault="00E21376" w:rsidP="00FB1202"/>
    <w:p w14:paraId="6DC19A9D" w14:textId="77777777" w:rsidR="00C938C9" w:rsidRDefault="00C938C9" w:rsidP="00691C95">
      <w:pPr>
        <w:ind w:firstLine="0"/>
      </w:pPr>
    </w:p>
    <w:p w14:paraId="052C9F18" w14:textId="61AB9F92" w:rsidR="00691C95" w:rsidRDefault="00FB1202" w:rsidP="00E21376">
      <w:r>
        <w:lastRenderedPageBreak/>
        <w:t xml:space="preserve">La figura </w:t>
      </w:r>
      <w:r w:rsidR="00C938C9">
        <w:t>6.2</w:t>
      </w:r>
      <w:r>
        <w:t xml:space="preserve"> representa la visualización del menú desplegable para el usuario del </w:t>
      </w:r>
      <w:r w:rsidR="005577CD">
        <w:t>Cuarto</w:t>
      </w:r>
      <w:r>
        <w:t xml:space="preserve"> incremento.</w:t>
      </w:r>
      <w:r w:rsidR="00CB046F">
        <w:t xml:space="preserve"> Para detalle de </w:t>
      </w:r>
      <w:r w:rsidR="00F73AF2">
        <w:t xml:space="preserve">menú desplegable </w:t>
      </w:r>
      <w:r w:rsidR="00CB046F">
        <w:t>revisar anexo 9.7</w:t>
      </w:r>
    </w:p>
    <w:p w14:paraId="7599DFF5" w14:textId="77777777" w:rsidR="00E21376" w:rsidRDefault="00E21376" w:rsidP="00E21376"/>
    <w:p w14:paraId="2A32B526" w14:textId="11AA8830" w:rsidR="00FB1202" w:rsidRDefault="00FB1202" w:rsidP="00E21376">
      <w:pPr>
        <w:pStyle w:val="Descripcin"/>
      </w:pPr>
      <w:bookmarkStart w:id="1137" w:name="_Toc201172440"/>
      <w:bookmarkStart w:id="1138" w:name="_Toc201199621"/>
      <w:bookmarkStart w:id="1139" w:name="_Toc201199710"/>
      <w:bookmarkStart w:id="1140" w:name="_Toc211609261"/>
      <w:bookmarkStart w:id="1141" w:name="_Toc212539467"/>
      <w:bookmarkStart w:id="1142" w:name="_Toc212539521"/>
      <w:bookmarkStart w:id="1143" w:name="_Toc213698788"/>
      <w:bookmarkStart w:id="1144" w:name="_Toc213786968"/>
      <w:bookmarkStart w:id="1145" w:name="_Toc213787382"/>
      <w:r>
        <w:t xml:space="preserve">Figura </w:t>
      </w:r>
      <w:fldSimple w:instr=" STYLEREF 1 \s ">
        <w:r w:rsidR="008F7228">
          <w:rPr>
            <w:noProof/>
          </w:rPr>
          <w:t>6</w:t>
        </w:r>
      </w:fldSimple>
      <w:r w:rsidR="008F7228">
        <w:t>.</w:t>
      </w:r>
      <w:fldSimple w:instr=" SEQ Figura \* ARABIC \s 1 ">
        <w:r w:rsidR="008F7228">
          <w:rPr>
            <w:noProof/>
          </w:rPr>
          <w:t>2</w:t>
        </w:r>
      </w:fldSimple>
      <w:r>
        <w:t xml:space="preserve"> “Vista navegación menú desplegable externa”</w:t>
      </w:r>
      <w:bookmarkEnd w:id="1137"/>
      <w:bookmarkEnd w:id="1138"/>
      <w:bookmarkEnd w:id="1139"/>
      <w:bookmarkEnd w:id="1140"/>
      <w:bookmarkEnd w:id="1141"/>
      <w:bookmarkEnd w:id="1142"/>
      <w:bookmarkEnd w:id="1143"/>
      <w:bookmarkEnd w:id="1144"/>
      <w:bookmarkEnd w:id="1145"/>
    </w:p>
    <w:p w14:paraId="70795618" w14:textId="70B6082B" w:rsidR="00FB1202" w:rsidRDefault="00984F04" w:rsidP="000F3322">
      <w:pPr>
        <w:spacing w:line="278" w:lineRule="auto"/>
        <w:ind w:firstLine="0"/>
        <w:jc w:val="left"/>
      </w:pPr>
      <w:r>
        <w:rPr>
          <w:noProof/>
        </w:rPr>
        <w:drawing>
          <wp:inline distT="0" distB="0" distL="0" distR="0" wp14:anchorId="1264503C" wp14:editId="73966340">
            <wp:extent cx="1337481" cy="6170649"/>
            <wp:effectExtent l="0" t="0" r="0" b="1905"/>
            <wp:docPr id="131986297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62970" name="Imagen 1" descr="Pantalla de computadora con letras&#10;&#10;El contenido generado por IA puede ser incorrecto."/>
                    <pic:cNvPicPr/>
                  </pic:nvPicPr>
                  <pic:blipFill>
                    <a:blip r:embed="rId158"/>
                    <a:stretch>
                      <a:fillRect/>
                    </a:stretch>
                  </pic:blipFill>
                  <pic:spPr>
                    <a:xfrm>
                      <a:off x="0" y="0"/>
                      <a:ext cx="1344803" cy="6204430"/>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5AF51D11" w14:textId="3852DEE7" w:rsidR="00FB1202" w:rsidRDefault="00C938C9" w:rsidP="00393D4C">
      <w:r>
        <w:t>Fuente: Elaborado por el estudiante de acuerdo con el proyecto</w:t>
      </w:r>
    </w:p>
    <w:p w14:paraId="51947794" w14:textId="51B91714" w:rsidR="00A41E72" w:rsidRDefault="1445CB98" w:rsidP="003E56C8">
      <w:pPr>
        <w:pStyle w:val="Ttulo1"/>
      </w:pPr>
      <w:bookmarkStart w:id="1146" w:name="_Toc201199622"/>
      <w:bookmarkStart w:id="1147" w:name="_Toc201199711"/>
      <w:bookmarkStart w:id="1148" w:name="_Toc211609262"/>
      <w:bookmarkStart w:id="1149" w:name="_Toc212539468"/>
      <w:bookmarkStart w:id="1150" w:name="_Toc213698789"/>
      <w:bookmarkStart w:id="1151" w:name="_Toc213786969"/>
      <w:bookmarkStart w:id="1152" w:name="_Toc213787141"/>
      <w:bookmarkStart w:id="1153" w:name="_Toc213787383"/>
      <w:r w:rsidRPr="003E56C8">
        <w:lastRenderedPageBreak/>
        <w:t>PRUEBAS</w:t>
      </w:r>
      <w:r w:rsidR="00A41E72">
        <w:t xml:space="preserve"> </w:t>
      </w:r>
      <w:r w:rsidR="00A41E72" w:rsidRPr="003E56C8">
        <w:t>UNITARIAS</w:t>
      </w:r>
      <w:bookmarkEnd w:id="1146"/>
      <w:bookmarkEnd w:id="1147"/>
      <w:bookmarkEnd w:id="1148"/>
      <w:bookmarkEnd w:id="1149"/>
      <w:bookmarkEnd w:id="1150"/>
      <w:bookmarkEnd w:id="1151"/>
      <w:bookmarkEnd w:id="1152"/>
      <w:bookmarkEnd w:id="1153"/>
      <w:r w:rsidR="00987A0F">
        <w:t xml:space="preserve"> </w:t>
      </w:r>
    </w:p>
    <w:p w14:paraId="71C26BA4" w14:textId="77777777" w:rsidR="006C1F63" w:rsidRDefault="006C1F63" w:rsidP="006C1F63"/>
    <w:p w14:paraId="39D844F5" w14:textId="5B05D80B" w:rsidR="006C1F63" w:rsidRDefault="006C1F63" w:rsidP="006C1F63">
      <w:r>
        <w:t>A continuación, las pruebas unitarias por caso de uso:</w:t>
      </w:r>
    </w:p>
    <w:p w14:paraId="55DEA34E" w14:textId="77777777" w:rsidR="00F46474" w:rsidRPr="00D80C7D" w:rsidRDefault="00F46474" w:rsidP="00F46474"/>
    <w:p w14:paraId="592BC4FF" w14:textId="0D734BA0" w:rsidR="00F46474" w:rsidRDefault="00F46474" w:rsidP="00F46474">
      <w:pPr>
        <w:pStyle w:val="Ttulo2"/>
      </w:pPr>
      <w:bookmarkStart w:id="1154" w:name="_Toc201199538"/>
      <w:bookmarkStart w:id="1155" w:name="_Toc213787142"/>
      <w:r>
        <w:t xml:space="preserve">Prueba Unitaria CU </w:t>
      </w:r>
      <w:r w:rsidRPr="59DC36C0">
        <w:t>N°1.</w:t>
      </w:r>
      <w:r>
        <w:t>1</w:t>
      </w:r>
      <w:bookmarkEnd w:id="1154"/>
      <w:bookmarkEnd w:id="1155"/>
    </w:p>
    <w:p w14:paraId="7F31466C" w14:textId="77777777" w:rsidR="00F46474" w:rsidRDefault="00F46474" w:rsidP="00F46474"/>
    <w:p w14:paraId="20678AA2" w14:textId="77777777" w:rsidR="00F46474" w:rsidRDefault="00F46474" w:rsidP="00F46474">
      <w:r>
        <w:t>Se presenta el caso de uso N°1.1 para realizar los casos de prueba correspondientes.</w:t>
      </w:r>
    </w:p>
    <w:p w14:paraId="3F3E23D2" w14:textId="77777777" w:rsidR="00F46474" w:rsidRPr="009E47B5" w:rsidRDefault="00F46474" w:rsidP="00F46474"/>
    <w:p w14:paraId="4DF10741" w14:textId="77777777" w:rsidR="00F46474" w:rsidRDefault="00F46474" w:rsidP="00F46474">
      <w:r>
        <w:t xml:space="preserve">En la </w:t>
      </w:r>
      <w:r>
        <w:rPr>
          <w:i/>
        </w:rPr>
        <w:t xml:space="preserve">Tabla 7.1 </w:t>
      </w:r>
      <w:r>
        <w:t>se puede visualizar el Caso de uso N°1.1 en el cual el proceso comienza cuando el actor se dirige a la pestaña de la asignación de turnos de Turnos y como respuesta el sistema abre la ventana y muestra el listado completo de trabajadores con sus respectivos turnos.</w:t>
      </w:r>
    </w:p>
    <w:p w14:paraId="32B02BE5" w14:textId="77777777" w:rsidR="00F46474" w:rsidRPr="006A1FFD" w:rsidRDefault="00F46474" w:rsidP="00F46474">
      <w:pPr>
        <w:ind w:firstLine="0"/>
      </w:pPr>
    </w:p>
    <w:p w14:paraId="2B90BD85" w14:textId="422CC26A" w:rsidR="00F46474" w:rsidRDefault="008C28A7" w:rsidP="008C28A7">
      <w:pPr>
        <w:pStyle w:val="Descripcin"/>
      </w:pPr>
      <w:bookmarkStart w:id="1156" w:name="_Toc201199623"/>
      <w:bookmarkStart w:id="1157" w:name="_Toc201199712"/>
      <w:bookmarkStart w:id="1158" w:name="_Toc213786970"/>
      <w:bookmarkStart w:id="1159" w:name="_Toc213787384"/>
      <w:r>
        <w:t xml:space="preserve">Tabla </w:t>
      </w:r>
      <w:fldSimple w:instr=" STYLEREF 1 \s ">
        <w:r w:rsidR="008F7228">
          <w:rPr>
            <w:noProof/>
          </w:rPr>
          <w:t>7</w:t>
        </w:r>
      </w:fldSimple>
      <w:r w:rsidR="008F7228">
        <w:t>.</w:t>
      </w:r>
      <w:fldSimple w:instr=" SEQ Tabla \* ARABIC \s 1 ">
        <w:r w:rsidR="008F7228">
          <w:rPr>
            <w:noProof/>
          </w:rPr>
          <w:t>1</w:t>
        </w:r>
      </w:fldSimple>
      <w:r>
        <w:t xml:space="preserve"> </w:t>
      </w:r>
      <w:r w:rsidR="00F46474">
        <w:t>CU N°1.1 para prueba,” Visualizando los turnos de trabajo asignados”</w:t>
      </w:r>
      <w:bookmarkEnd w:id="1156"/>
      <w:bookmarkEnd w:id="1157"/>
      <w:bookmarkEnd w:id="1158"/>
      <w:bookmarkEnd w:id="1159"/>
    </w:p>
    <w:p w14:paraId="6AC35C2C" w14:textId="77777777" w:rsidR="00F46474" w:rsidRDefault="00F46474" w:rsidP="00F46474">
      <w:pPr>
        <w:pStyle w:val="Sinespaciado"/>
      </w:pPr>
      <w:r>
        <w:rPr>
          <w:noProof/>
        </w:rPr>
        <w:drawing>
          <wp:inline distT="0" distB="0" distL="0" distR="0" wp14:anchorId="456DCC4C" wp14:editId="20435C86">
            <wp:extent cx="4410660" cy="2967487"/>
            <wp:effectExtent l="0" t="0" r="9525" b="4445"/>
            <wp:docPr id="18511322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9"/>
                    <a:stretch>
                      <a:fillRect/>
                    </a:stretch>
                  </pic:blipFill>
                  <pic:spPr>
                    <a:xfrm>
                      <a:off x="0" y="0"/>
                      <a:ext cx="4422677" cy="2975572"/>
                    </a:xfrm>
                    <a:prstGeom prst="rect">
                      <a:avLst/>
                    </a:prstGeom>
                  </pic:spPr>
                </pic:pic>
              </a:graphicData>
            </a:graphic>
          </wp:inline>
        </w:drawing>
      </w:r>
    </w:p>
    <w:p w14:paraId="63B4016A" w14:textId="77777777" w:rsidR="00F46474" w:rsidRDefault="00F46474" w:rsidP="00F46474">
      <w:pPr>
        <w:pStyle w:val="Sinespaciado"/>
      </w:pPr>
    </w:p>
    <w:p w14:paraId="0BA71BE6" w14:textId="77777777" w:rsidR="00F46474" w:rsidRDefault="00F46474" w:rsidP="00F46474">
      <w:r>
        <w:t>Fuente: Elaborado por el estudiante de acuerdo con el proyecto</w:t>
      </w:r>
    </w:p>
    <w:p w14:paraId="24E5F89C" w14:textId="77777777" w:rsidR="00F46474" w:rsidRDefault="00F46474" w:rsidP="00F46474">
      <w:pPr>
        <w:pStyle w:val="Sinespaciado"/>
      </w:pPr>
    </w:p>
    <w:p w14:paraId="257F390A" w14:textId="77777777" w:rsidR="00F46474" w:rsidRDefault="00F46474" w:rsidP="00F46474"/>
    <w:p w14:paraId="1CBBE93C" w14:textId="77777777" w:rsidR="00F46474" w:rsidRPr="008C5944" w:rsidRDefault="00F46474" w:rsidP="00F46474">
      <w:r w:rsidRPr="008C5944">
        <w:t>Casos de prueba:</w:t>
      </w:r>
    </w:p>
    <w:p w14:paraId="6FEF69E7" w14:textId="77777777" w:rsidR="00F46474" w:rsidRPr="00C20087" w:rsidRDefault="00F46474" w:rsidP="00F46474">
      <w:pPr>
        <w:rPr>
          <w:b/>
          <w:bCs/>
        </w:rPr>
      </w:pPr>
    </w:p>
    <w:p w14:paraId="4EBEAB38" w14:textId="77777777" w:rsidR="00F46474" w:rsidRDefault="00F46474" w:rsidP="00F46474">
      <w:pPr>
        <w:pStyle w:val="Prrafodelista"/>
        <w:numPr>
          <w:ilvl w:val="0"/>
          <w:numId w:val="19"/>
        </w:numPr>
      </w:pPr>
      <w:r>
        <w:t>Verificar la pestaña asignación de turnos en menú desplegable</w:t>
      </w:r>
    </w:p>
    <w:p w14:paraId="03BB5731" w14:textId="77777777" w:rsidR="00F46474" w:rsidRDefault="00F46474" w:rsidP="00F46474">
      <w:pPr>
        <w:pStyle w:val="Prrafodelista"/>
        <w:ind w:left="1800" w:firstLine="0"/>
      </w:pPr>
    </w:p>
    <w:p w14:paraId="450CB018" w14:textId="77777777" w:rsidR="00F46474" w:rsidRDefault="00F46474" w:rsidP="00F46474">
      <w:pPr>
        <w:pStyle w:val="Prrafodelista"/>
        <w:numPr>
          <w:ilvl w:val="0"/>
          <w:numId w:val="19"/>
        </w:numPr>
      </w:pPr>
      <w:r>
        <w:t>Verificar la redirección a la interfaz de “Asignación de Turnos”.</w:t>
      </w:r>
    </w:p>
    <w:p w14:paraId="12CC5287" w14:textId="77777777" w:rsidR="00F46474" w:rsidRDefault="00F46474" w:rsidP="00F46474">
      <w:pPr>
        <w:ind w:left="1440" w:firstLine="0"/>
      </w:pPr>
    </w:p>
    <w:p w14:paraId="4386B54C" w14:textId="77777777" w:rsidR="00F46474" w:rsidRDefault="00F46474" w:rsidP="00F46474">
      <w:pPr>
        <w:pStyle w:val="Prrafodelista"/>
        <w:numPr>
          <w:ilvl w:val="0"/>
          <w:numId w:val="19"/>
        </w:numPr>
      </w:pPr>
      <w:r>
        <w:t>Verificar la carga completa de la interfaz y del listado de los turnos de trabajo asignados por empleado.</w:t>
      </w:r>
    </w:p>
    <w:p w14:paraId="21E5FD8D" w14:textId="77777777" w:rsidR="00F46474" w:rsidRDefault="00F46474" w:rsidP="00F46474">
      <w:pPr>
        <w:pStyle w:val="Prrafodelista"/>
        <w:ind w:left="1800" w:firstLine="0"/>
      </w:pPr>
    </w:p>
    <w:p w14:paraId="0F3CD501" w14:textId="77777777" w:rsidR="00F46474" w:rsidRPr="008C5944" w:rsidRDefault="00F46474" w:rsidP="00F46474">
      <w:r w:rsidRPr="008C5944">
        <w:t>Resultados Esperados:</w:t>
      </w:r>
    </w:p>
    <w:p w14:paraId="2BC4457B" w14:textId="77777777" w:rsidR="00F46474" w:rsidRPr="00C20087" w:rsidRDefault="00F46474" w:rsidP="00F46474">
      <w:pPr>
        <w:rPr>
          <w:b/>
          <w:bCs/>
        </w:rPr>
      </w:pPr>
    </w:p>
    <w:p w14:paraId="23AA496A" w14:textId="77777777" w:rsidR="00F46474" w:rsidRDefault="00F46474" w:rsidP="00F46474">
      <w:pPr>
        <w:pStyle w:val="Prrafodelista"/>
        <w:numPr>
          <w:ilvl w:val="0"/>
          <w:numId w:val="20"/>
        </w:numPr>
      </w:pPr>
      <w:r>
        <w:t>El enlace o pestaña “Asignación de Turnos” para acceder a la interfaz es visible en el menú desplegable para usuarios con los permisos adecuados.</w:t>
      </w:r>
    </w:p>
    <w:p w14:paraId="56CF3728" w14:textId="77777777" w:rsidR="00F46474" w:rsidRDefault="00F46474" w:rsidP="00F46474">
      <w:pPr>
        <w:pStyle w:val="Prrafodelista"/>
        <w:ind w:left="1800" w:firstLine="0"/>
      </w:pPr>
    </w:p>
    <w:p w14:paraId="6683D697" w14:textId="77777777" w:rsidR="00F46474" w:rsidRDefault="00F46474" w:rsidP="00F46474">
      <w:pPr>
        <w:pStyle w:val="Prrafodelista"/>
        <w:numPr>
          <w:ilvl w:val="0"/>
          <w:numId w:val="20"/>
        </w:numPr>
      </w:pPr>
      <w:r>
        <w:t>Al hacer clic en el enlace “Asignación de Turnos”, el sistema redirige correctamente a la interfaz del sistema Asignación de Turnos.</w:t>
      </w:r>
    </w:p>
    <w:p w14:paraId="6ACC4F9F" w14:textId="77777777" w:rsidR="00F46474" w:rsidRDefault="00F46474" w:rsidP="00F46474">
      <w:pPr>
        <w:pStyle w:val="Prrafodelista"/>
        <w:ind w:left="1800" w:firstLine="0"/>
      </w:pPr>
    </w:p>
    <w:p w14:paraId="3B176EC3" w14:textId="77777777" w:rsidR="00F46474" w:rsidRDefault="00F46474" w:rsidP="00F46474">
      <w:pPr>
        <w:pStyle w:val="Prrafodelista"/>
        <w:numPr>
          <w:ilvl w:val="0"/>
          <w:numId w:val="20"/>
        </w:numPr>
      </w:pPr>
      <w:r>
        <w:t>La interfaz del sistema web carga completamente, mostrando un listado de los turnos de trabajo asignados por empleado.</w:t>
      </w:r>
    </w:p>
    <w:p w14:paraId="0D010D2E" w14:textId="77777777" w:rsidR="00F46474" w:rsidRDefault="00F46474" w:rsidP="00F46474">
      <w:pPr>
        <w:ind w:firstLine="0"/>
      </w:pPr>
    </w:p>
    <w:p w14:paraId="7C63451F" w14:textId="77777777" w:rsidR="00F46474" w:rsidRDefault="00F46474" w:rsidP="00F46474">
      <w:pPr>
        <w:rPr>
          <w:b/>
          <w:bCs/>
        </w:rPr>
      </w:pPr>
      <w:r w:rsidRPr="00303EEA">
        <w:t>Resultados</w:t>
      </w:r>
      <w:r w:rsidRPr="00E07C5C">
        <w:rPr>
          <w:b/>
          <w:bCs/>
        </w:rPr>
        <w:t xml:space="preserve"> </w:t>
      </w:r>
      <w:r w:rsidRPr="00303EEA">
        <w:t>Obtenidos</w:t>
      </w:r>
      <w:r>
        <w:rPr>
          <w:b/>
          <w:bCs/>
        </w:rPr>
        <w:t>:</w:t>
      </w:r>
    </w:p>
    <w:p w14:paraId="075FA4EF" w14:textId="77777777" w:rsidR="00F46474" w:rsidRDefault="00F46474" w:rsidP="00F46474">
      <w:pPr>
        <w:rPr>
          <w:b/>
          <w:bCs/>
        </w:rPr>
      </w:pPr>
    </w:p>
    <w:p w14:paraId="7B47233C" w14:textId="77777777" w:rsidR="00F46474" w:rsidRDefault="00F46474" w:rsidP="00F46474">
      <w:pPr>
        <w:pStyle w:val="Prrafodelista"/>
        <w:numPr>
          <w:ilvl w:val="0"/>
          <w:numId w:val="21"/>
        </w:numPr>
      </w:pPr>
      <w:r>
        <w:t>El enlace es visible en el menú desplegable para usuarios con los permisos adecuados.</w:t>
      </w:r>
    </w:p>
    <w:p w14:paraId="731FC0C3" w14:textId="77777777" w:rsidR="00F46474" w:rsidRDefault="00F46474" w:rsidP="00F46474">
      <w:pPr>
        <w:pStyle w:val="Prrafodelista"/>
        <w:ind w:left="1800" w:firstLine="0"/>
      </w:pPr>
    </w:p>
    <w:p w14:paraId="2432DE5F" w14:textId="77777777" w:rsidR="00F46474" w:rsidRDefault="00F46474" w:rsidP="00F46474">
      <w:pPr>
        <w:pStyle w:val="Prrafodelista"/>
        <w:numPr>
          <w:ilvl w:val="0"/>
          <w:numId w:val="21"/>
        </w:numPr>
      </w:pPr>
      <w:r>
        <w:lastRenderedPageBreak/>
        <w:t>El sistema redirige correctamente a la interfaz de asignación de vacaciones tras hacer clic en el enlace “asignación de Turno”</w:t>
      </w:r>
    </w:p>
    <w:p w14:paraId="4E899AC8" w14:textId="77777777" w:rsidR="00F46474" w:rsidRDefault="00F46474" w:rsidP="00F46474">
      <w:pPr>
        <w:pStyle w:val="Prrafodelista"/>
        <w:ind w:left="1800" w:firstLine="0"/>
      </w:pPr>
    </w:p>
    <w:p w14:paraId="1003D44F" w14:textId="77777777" w:rsidR="00F46474" w:rsidRDefault="00F46474" w:rsidP="00F46474">
      <w:pPr>
        <w:pStyle w:val="Prrafodelista"/>
        <w:numPr>
          <w:ilvl w:val="0"/>
          <w:numId w:val="21"/>
        </w:numPr>
        <w:spacing w:line="278" w:lineRule="auto"/>
      </w:pPr>
      <w:r>
        <w:t>La interfaz tras el redireccionamiento se muestra completamente y carga el listado de los turnos de trabajo asignado por empleado sin problemas</w:t>
      </w:r>
    </w:p>
    <w:p w14:paraId="7DF49284" w14:textId="77777777" w:rsidR="00F46474" w:rsidRDefault="00F46474" w:rsidP="00F46474">
      <w:pPr>
        <w:pStyle w:val="Prrafodelista"/>
      </w:pPr>
    </w:p>
    <w:p w14:paraId="2AA5DE85" w14:textId="77777777" w:rsidR="00F46474" w:rsidRDefault="00F46474" w:rsidP="00F46474">
      <w:r w:rsidRPr="00D55A86">
        <w:t xml:space="preserve">La Figura </w:t>
      </w:r>
      <w:r>
        <w:t>7</w:t>
      </w:r>
      <w:r w:rsidRPr="00D55A86">
        <w:t>.1 ilustra los resultados exitosos obtenidos durante la ejecución de los casos de prueba diseñados para la funcionalidad de "Asignación de Turnos".</w:t>
      </w:r>
    </w:p>
    <w:p w14:paraId="385664DD" w14:textId="77777777" w:rsidR="00F46474" w:rsidRPr="00D55A86" w:rsidRDefault="00F46474" w:rsidP="00F46474"/>
    <w:p w14:paraId="6568563D" w14:textId="77777777" w:rsidR="00F46474" w:rsidRDefault="00F46474" w:rsidP="00F46474">
      <w:r w:rsidRPr="00D55A86">
        <w:t>En la interfaz de usuario, se observa claramente el menú desplegable resaltado, desde el cual se accede al enlace específico "Asignación de Turnos". Tras la selección de dicho enlace, se verificó una correcta redirección a la interfaz correspondiente. La carga de esta interfaz se realizó de manera completa y sin incidencias, presentando un listado exhaustivo de los turnos asignados por empleado, confirmando así el correcto funcionamiento y la integridad de la información desplegada para esta funcionalidad crítica del sistema.</w:t>
      </w:r>
    </w:p>
    <w:p w14:paraId="6EC147D6" w14:textId="77777777" w:rsidR="00F46474" w:rsidRPr="00D55A86" w:rsidRDefault="00F46474" w:rsidP="00F46474"/>
    <w:p w14:paraId="07EDC93E" w14:textId="24DFB228" w:rsidR="00F46474" w:rsidRDefault="008C28A7" w:rsidP="008C28A7">
      <w:pPr>
        <w:pStyle w:val="Descripcin"/>
      </w:pPr>
      <w:bookmarkStart w:id="1160" w:name="_Toc200854223"/>
      <w:bookmarkStart w:id="1161" w:name="_Toc201172442"/>
      <w:bookmarkStart w:id="1162" w:name="_Toc201199624"/>
      <w:bookmarkStart w:id="1163" w:name="_Toc201199713"/>
      <w:bookmarkStart w:id="1164" w:name="_Toc213786971"/>
      <w:bookmarkStart w:id="1165" w:name="_Toc213787385"/>
      <w:r>
        <w:t xml:space="preserve">Figura </w:t>
      </w:r>
      <w:fldSimple w:instr=" STYLEREF 1 \s ">
        <w:r w:rsidR="008F7228">
          <w:rPr>
            <w:noProof/>
          </w:rPr>
          <w:t>7</w:t>
        </w:r>
      </w:fldSimple>
      <w:r w:rsidR="008F7228">
        <w:t>.</w:t>
      </w:r>
      <w:fldSimple w:instr=" SEQ Figura \* ARABIC \s 1 ">
        <w:r w:rsidR="008F7228">
          <w:rPr>
            <w:noProof/>
          </w:rPr>
          <w:t>1</w:t>
        </w:r>
      </w:fldSimple>
      <w:r>
        <w:t xml:space="preserve"> </w:t>
      </w:r>
      <w:r w:rsidR="00F46474">
        <w:t>“Captura de pantalla de prueba 1-2-3 caso de uso N°1.1”</w:t>
      </w:r>
      <w:bookmarkEnd w:id="1160"/>
      <w:bookmarkEnd w:id="1161"/>
      <w:bookmarkEnd w:id="1162"/>
      <w:bookmarkEnd w:id="1163"/>
      <w:bookmarkEnd w:id="1164"/>
      <w:bookmarkEnd w:id="1165"/>
    </w:p>
    <w:p w14:paraId="484E0399" w14:textId="77777777" w:rsidR="00F46474" w:rsidRDefault="00F46474" w:rsidP="00F46474">
      <w:pPr>
        <w:pStyle w:val="Sinespaciado"/>
      </w:pPr>
      <w:r>
        <w:rPr>
          <w:noProof/>
        </w:rPr>
        <mc:AlternateContent>
          <mc:Choice Requires="wpg">
            <w:drawing>
              <wp:inline distT="0" distB="0" distL="0" distR="0" wp14:anchorId="53413D25" wp14:editId="08D3A4B0">
                <wp:extent cx="5931673" cy="3013545"/>
                <wp:effectExtent l="0" t="0" r="0" b="0"/>
                <wp:docPr id="1815295497" name="Grupo 1"/>
                <wp:cNvGraphicFramePr/>
                <a:graphic xmlns:a="http://schemas.openxmlformats.org/drawingml/2006/main">
                  <a:graphicData uri="http://schemas.microsoft.com/office/word/2010/wordprocessingGroup">
                    <wpg:wgp>
                      <wpg:cNvGrpSpPr/>
                      <wpg:grpSpPr>
                        <a:xfrm>
                          <a:off x="0" y="0"/>
                          <a:ext cx="5931673" cy="3013545"/>
                          <a:chOff x="0" y="0"/>
                          <a:chExt cx="5981065" cy="3295650"/>
                        </a:xfrm>
                      </wpg:grpSpPr>
                      <pic:pic xmlns:pic="http://schemas.openxmlformats.org/drawingml/2006/picture">
                        <pic:nvPicPr>
                          <pic:cNvPr id="1401733132" name="Imagen 1401733132"/>
                          <pic:cNvPicPr>
                            <a:picLocks noChangeAspect="1"/>
                          </pic:cNvPicPr>
                        </pic:nvPicPr>
                        <pic:blipFill>
                          <a:blip r:embed="rId159"/>
                          <a:stretch>
                            <a:fillRect/>
                          </a:stretch>
                        </pic:blipFill>
                        <pic:spPr>
                          <a:xfrm>
                            <a:off x="0" y="0"/>
                            <a:ext cx="5981065" cy="3295650"/>
                          </a:xfrm>
                          <a:prstGeom prst="rect">
                            <a:avLst/>
                          </a:prstGeom>
                        </pic:spPr>
                      </pic:pic>
                      <wps:wsp>
                        <wps:cNvPr id="1417819458" name="Rectángulo 1417819458"/>
                        <wps:cNvSpPr/>
                        <wps:spPr>
                          <a:xfrm>
                            <a:off x="1272222" y="906780"/>
                            <a:ext cx="1897380" cy="1950720"/>
                          </a:xfrm>
                          <a:prstGeom prst="rect">
                            <a:avLst/>
                          </a:prstGeom>
                          <a:noFill/>
                          <a:ln>
                            <a:solidFill>
                              <a:srgbClr val="FF0000"/>
                            </a:solidFill>
                          </a:ln>
                        </wps:spPr>
                        <wps:bodyPr anchor="t"/>
                      </wps:wsp>
                      <wps:wsp>
                        <wps:cNvPr id="75263145" name="Rectángulo 75263145"/>
                        <wps:cNvSpPr/>
                        <wps:spPr>
                          <a:xfrm>
                            <a:off x="502602" y="129540"/>
                            <a:ext cx="95250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09114712" name="Rectángulo 1709114712"/>
                        <wps:cNvSpPr/>
                        <wps:spPr>
                          <a:xfrm>
                            <a:off x="37782" y="1264920"/>
                            <a:ext cx="6172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2714791" id="Grupo 1" o:spid="_x0000_s1026" style="width:467.05pt;height:237.3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01733132"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">
                  <v:imagedata r:id="rId160" o:title=""/>
                </v:shape>
                <v:rect id="Rectángulo 1417819458" o:spid="_x0000_s1028" style="position:absolute;left:12722;top:9067;width:18974;height:19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" filled="f" strokecolor="red"/>
                <v:rect id="Rectángulo 75263145" o:spid="_x0000_s1029" style="position:absolute;left:5026;top:1295;width:952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" filled="f" strokecolor="red" strokeweight="1pt"/>
                <v:rect id="Rectángulo 1709114712" o:spid="_x0000_s1030" style="position:absolute;left:377;top:12649;width:617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" filled="f" strokecolor="red" strokeweight="1pt"/>
                <w10:anchorlock/>
              </v:group>
            </w:pict>
          </mc:Fallback>
        </mc:AlternateContent>
      </w:r>
    </w:p>
    <w:p w14:paraId="73ECE7A2" w14:textId="77777777" w:rsidR="00F46474" w:rsidRDefault="00F46474" w:rsidP="00F46474">
      <w:pPr>
        <w:ind w:firstLine="0"/>
        <w:rPr>
          <w:b/>
          <w:bCs/>
        </w:rPr>
      </w:pPr>
    </w:p>
    <w:p w14:paraId="627F36FF" w14:textId="77777777" w:rsidR="00F46474" w:rsidRDefault="00F46474" w:rsidP="00F46474">
      <w:r>
        <w:lastRenderedPageBreak/>
        <w:t>Fuente: Captura realizada al sistema web EugCOM</w:t>
      </w:r>
    </w:p>
    <w:p w14:paraId="3DAF2D23" w14:textId="77777777" w:rsidR="00F46474" w:rsidRDefault="00F46474" w:rsidP="006C1F63"/>
    <w:p w14:paraId="32F4C4E8" w14:textId="77777777" w:rsidR="00F46474" w:rsidRDefault="00F46474" w:rsidP="00F46474">
      <w:pPr>
        <w:pStyle w:val="Ttulo2"/>
      </w:pPr>
      <w:bookmarkStart w:id="1166" w:name="_Toc213787143"/>
      <w:r>
        <w:t>Prueba Unitaria CU N°1.2</w:t>
      </w:r>
      <w:bookmarkEnd w:id="1166"/>
    </w:p>
    <w:p w14:paraId="7332CE4C" w14:textId="77777777" w:rsidR="00F46474" w:rsidRDefault="00F46474" w:rsidP="00F46474"/>
    <w:p w14:paraId="7F212787" w14:textId="62F2BB18" w:rsidR="00F46474" w:rsidRDefault="00F46474" w:rsidP="00F46474">
      <w:r>
        <w:t>En la tabla 7.</w:t>
      </w:r>
      <w:r w:rsidR="008C28A7">
        <w:t>2</w:t>
      </w:r>
      <w:r>
        <w:t xml:space="preserve">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35F651DE" w14:textId="77777777" w:rsidR="00F46474" w:rsidRDefault="00F46474" w:rsidP="00F46474"/>
    <w:p w14:paraId="45AF73CF" w14:textId="7375E7E7" w:rsidR="00F46474" w:rsidRDefault="00F46474" w:rsidP="00F46474">
      <w:pPr>
        <w:pStyle w:val="Descripcin"/>
      </w:pPr>
      <w:bookmarkStart w:id="1167" w:name="_Toc209985084"/>
      <w:bookmarkStart w:id="1168" w:name="_Toc210409339"/>
      <w:bookmarkStart w:id="1169" w:name="_Toc210410119"/>
      <w:bookmarkStart w:id="1170" w:name="_Toc213786972"/>
      <w:bookmarkStart w:id="1171" w:name="_Toc213787386"/>
      <w:r>
        <w:t xml:space="preserve">Tabla </w:t>
      </w:r>
      <w:fldSimple w:instr=" STYLEREF 1 \s ">
        <w:r w:rsidR="008F7228">
          <w:rPr>
            <w:noProof/>
          </w:rPr>
          <w:t>7</w:t>
        </w:r>
      </w:fldSimple>
      <w:r w:rsidR="008F7228">
        <w:t>.</w:t>
      </w:r>
      <w:fldSimple w:instr=" SEQ Tabla \* ARABIC \s 1 ">
        <w:r w:rsidR="008F7228">
          <w:rPr>
            <w:noProof/>
          </w:rPr>
          <w:t>2</w:t>
        </w:r>
      </w:fldSimple>
      <w:r>
        <w:t xml:space="preserve"> </w:t>
      </w:r>
      <w:r w:rsidRPr="006C0843">
        <w:t>Caso de uso N°1.2, Asignando el turno a un trabajador</w:t>
      </w:r>
      <w:bookmarkEnd w:id="1167"/>
      <w:bookmarkEnd w:id="1168"/>
      <w:bookmarkEnd w:id="1169"/>
      <w:bookmarkEnd w:id="1170"/>
      <w:bookmarkEnd w:id="1171"/>
    </w:p>
    <w:p w14:paraId="76FAB4F2" w14:textId="77777777" w:rsidR="00F46474" w:rsidRPr="006C0843" w:rsidRDefault="00F46474" w:rsidP="00F46474">
      <w:pPr>
        <w:pStyle w:val="Sinespaciado"/>
      </w:pPr>
      <w:r w:rsidRPr="006C0843">
        <w:rPr>
          <w:noProof/>
        </w:rPr>
        <w:drawing>
          <wp:inline distT="0" distB="0" distL="0" distR="0" wp14:anchorId="51F3D417" wp14:editId="121C5299">
            <wp:extent cx="3923861" cy="3016333"/>
            <wp:effectExtent l="0" t="0" r="635" b="0"/>
            <wp:docPr id="282690348"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35314" cy="3025137"/>
                    </a:xfrm>
                    <a:prstGeom prst="rect">
                      <a:avLst/>
                    </a:prstGeom>
                    <a:noFill/>
                    <a:ln>
                      <a:noFill/>
                    </a:ln>
                  </pic:spPr>
                </pic:pic>
              </a:graphicData>
            </a:graphic>
          </wp:inline>
        </w:drawing>
      </w:r>
    </w:p>
    <w:p w14:paraId="0AFCA593" w14:textId="77777777" w:rsidR="00F46474" w:rsidRPr="006C0843" w:rsidRDefault="00F46474" w:rsidP="00F46474"/>
    <w:p w14:paraId="19689D0C" w14:textId="77777777" w:rsidR="00F46474" w:rsidRDefault="00F46474" w:rsidP="00F46474">
      <w:r w:rsidRPr="006C0843">
        <w:t>Fuente: Elaborado por el estudiante de acuerdo con el proyecto</w:t>
      </w:r>
    </w:p>
    <w:p w14:paraId="5D5D8204" w14:textId="77777777" w:rsidR="00F46474" w:rsidRDefault="00F46474" w:rsidP="00F46474"/>
    <w:p w14:paraId="6751B72E" w14:textId="77777777" w:rsidR="00F46474" w:rsidRDefault="00F46474" w:rsidP="00F46474">
      <w:pPr>
        <w:ind w:firstLine="0"/>
      </w:pPr>
    </w:p>
    <w:p w14:paraId="44ED56D9" w14:textId="77777777" w:rsidR="00F46474" w:rsidRDefault="00F46474" w:rsidP="00F46474">
      <w:r w:rsidRPr="008C5944">
        <w:lastRenderedPageBreak/>
        <w:t>Casos de prueba:</w:t>
      </w:r>
    </w:p>
    <w:p w14:paraId="60299554" w14:textId="77777777" w:rsidR="00F46474" w:rsidRDefault="00F46474" w:rsidP="00F46474">
      <w:pPr>
        <w:numPr>
          <w:ilvl w:val="0"/>
          <w:numId w:val="209"/>
        </w:numPr>
        <w:tabs>
          <w:tab w:val="num" w:pos="720"/>
        </w:tabs>
        <w:rPr>
          <w:lang w:val="es-419"/>
        </w:rPr>
      </w:pPr>
      <w:r w:rsidRPr="00A35524">
        <w:rPr>
          <w:lang w:val="es-419"/>
        </w:rPr>
        <w:t>Verificar la existencia de la opción de asignación de turnos en el menú desplegable</w:t>
      </w:r>
      <w:r>
        <w:rPr>
          <w:lang w:val="es-419"/>
        </w:rPr>
        <w:t>.</w:t>
      </w:r>
    </w:p>
    <w:p w14:paraId="365290D5" w14:textId="77777777" w:rsidR="00F46474" w:rsidRPr="00A35524" w:rsidRDefault="00F46474" w:rsidP="00F46474">
      <w:pPr>
        <w:ind w:left="1800" w:firstLine="0"/>
        <w:rPr>
          <w:lang w:val="es-419"/>
        </w:rPr>
      </w:pPr>
    </w:p>
    <w:p w14:paraId="188B02A3" w14:textId="77777777" w:rsidR="00F46474" w:rsidRDefault="00F46474" w:rsidP="00F46474">
      <w:pPr>
        <w:numPr>
          <w:ilvl w:val="0"/>
          <w:numId w:val="209"/>
        </w:numPr>
        <w:tabs>
          <w:tab w:val="num" w:pos="720"/>
        </w:tabs>
        <w:rPr>
          <w:lang w:val="es-419"/>
        </w:rPr>
      </w:pPr>
      <w:r w:rsidRPr="00A35524">
        <w:rPr>
          <w:lang w:val="es-419"/>
        </w:rPr>
        <w:t>Verificar la redirección a la interfaz de "Asignación de Turnos"</w:t>
      </w:r>
      <w:r>
        <w:rPr>
          <w:lang w:val="es-419"/>
        </w:rPr>
        <w:t>.</w:t>
      </w:r>
    </w:p>
    <w:p w14:paraId="27F0F717" w14:textId="77777777" w:rsidR="00F46474" w:rsidRPr="00A35524" w:rsidRDefault="00F46474" w:rsidP="00F46474">
      <w:pPr>
        <w:ind w:firstLine="0"/>
        <w:rPr>
          <w:lang w:val="es-419"/>
        </w:rPr>
      </w:pPr>
    </w:p>
    <w:p w14:paraId="6243F8F5" w14:textId="77777777" w:rsidR="00F46474" w:rsidRDefault="00F46474" w:rsidP="00F46474">
      <w:pPr>
        <w:numPr>
          <w:ilvl w:val="0"/>
          <w:numId w:val="209"/>
        </w:numPr>
        <w:tabs>
          <w:tab w:val="num" w:pos="720"/>
        </w:tabs>
        <w:rPr>
          <w:lang w:val="es-419"/>
        </w:rPr>
      </w:pPr>
      <w:r w:rsidRPr="00A35524">
        <w:rPr>
          <w:lang w:val="es-419"/>
        </w:rPr>
        <w:t>Verificar la correcta carga de la interfaz del sistema de asignación de turnos</w:t>
      </w:r>
      <w:r>
        <w:rPr>
          <w:lang w:val="es-419"/>
        </w:rPr>
        <w:t>.</w:t>
      </w:r>
    </w:p>
    <w:p w14:paraId="64B2B368" w14:textId="77777777" w:rsidR="00F46474" w:rsidRDefault="00F46474" w:rsidP="00F46474">
      <w:pPr>
        <w:pStyle w:val="Prrafodelista"/>
        <w:rPr>
          <w:lang w:val="es-419"/>
        </w:rPr>
      </w:pPr>
    </w:p>
    <w:p w14:paraId="369985E8" w14:textId="77777777" w:rsidR="00F46474" w:rsidRPr="00A35524" w:rsidRDefault="00F46474" w:rsidP="00F46474">
      <w:pPr>
        <w:ind w:left="1800" w:firstLine="0"/>
        <w:rPr>
          <w:lang w:val="es-419"/>
        </w:rPr>
      </w:pPr>
    </w:p>
    <w:p w14:paraId="3AB2E90D" w14:textId="77777777" w:rsidR="00F46474" w:rsidRDefault="00F46474" w:rsidP="00F46474">
      <w:pPr>
        <w:ind w:left="720" w:firstLine="0"/>
      </w:pPr>
      <w:r w:rsidRPr="008C5944">
        <w:t>Resultados Esperados:</w:t>
      </w:r>
      <w:r>
        <w:t xml:space="preserve"> </w:t>
      </w:r>
    </w:p>
    <w:p w14:paraId="7CA37468" w14:textId="77777777" w:rsidR="00F46474" w:rsidRDefault="00F46474" w:rsidP="00F46474">
      <w:pPr>
        <w:numPr>
          <w:ilvl w:val="0"/>
          <w:numId w:val="210"/>
        </w:numPr>
        <w:tabs>
          <w:tab w:val="clear" w:pos="720"/>
          <w:tab w:val="num" w:pos="1800"/>
        </w:tabs>
        <w:ind w:left="1800"/>
        <w:rPr>
          <w:lang w:val="es-419"/>
        </w:rPr>
      </w:pPr>
      <w:r w:rsidRPr="00A35524">
        <w:rPr>
          <w:lang w:val="es-419"/>
        </w:rPr>
        <w:t>El enlace o pestaña "Asignación de Turnos" para acceder a la interfaz es visible en el menú desplegable para usuarios con los permisos adecuados</w:t>
      </w:r>
      <w:r>
        <w:rPr>
          <w:lang w:val="es-419"/>
        </w:rPr>
        <w:t>.</w:t>
      </w:r>
    </w:p>
    <w:p w14:paraId="25B5AE12" w14:textId="77777777" w:rsidR="00F46474" w:rsidRPr="00A35524" w:rsidRDefault="00F46474" w:rsidP="00F46474">
      <w:pPr>
        <w:ind w:left="1800" w:firstLine="0"/>
        <w:rPr>
          <w:lang w:val="es-419"/>
        </w:rPr>
      </w:pPr>
    </w:p>
    <w:p w14:paraId="45E3BEC8" w14:textId="77777777" w:rsidR="00F46474" w:rsidRDefault="00F46474" w:rsidP="00F46474">
      <w:pPr>
        <w:numPr>
          <w:ilvl w:val="0"/>
          <w:numId w:val="210"/>
        </w:numPr>
        <w:tabs>
          <w:tab w:val="clear" w:pos="720"/>
          <w:tab w:val="num" w:pos="1800"/>
        </w:tabs>
        <w:ind w:left="1800"/>
        <w:rPr>
          <w:lang w:val="es-419"/>
        </w:rPr>
      </w:pPr>
      <w:r w:rsidRPr="00A35524">
        <w:rPr>
          <w:lang w:val="es-419"/>
        </w:rPr>
        <w:t>Al hacer clic en el enlace "Asignación de Turnos", el sistema redirige correctamente a la interfaz del sistema de asignación de turnos</w:t>
      </w:r>
      <w:r>
        <w:rPr>
          <w:lang w:val="es-419"/>
        </w:rPr>
        <w:t>.</w:t>
      </w:r>
    </w:p>
    <w:p w14:paraId="4D1ADB1E" w14:textId="77777777" w:rsidR="00F46474" w:rsidRPr="00A35524" w:rsidRDefault="00F46474" w:rsidP="00F46474">
      <w:pPr>
        <w:ind w:firstLine="0"/>
        <w:rPr>
          <w:lang w:val="es-419"/>
        </w:rPr>
      </w:pPr>
    </w:p>
    <w:p w14:paraId="1A54ED49" w14:textId="77777777" w:rsidR="00F46474" w:rsidRPr="00A35524" w:rsidRDefault="00F46474" w:rsidP="00F46474">
      <w:pPr>
        <w:numPr>
          <w:ilvl w:val="0"/>
          <w:numId w:val="210"/>
        </w:numPr>
        <w:tabs>
          <w:tab w:val="clear" w:pos="720"/>
          <w:tab w:val="num" w:pos="1800"/>
        </w:tabs>
        <w:ind w:left="1800"/>
        <w:rPr>
          <w:lang w:val="es-419"/>
        </w:rPr>
      </w:pPr>
      <w:r w:rsidRPr="00A35524">
        <w:rPr>
          <w:lang w:val="es-419"/>
        </w:rPr>
        <w:t>La interfaz del sistema de asignación de turnos carga completamente, mostrando la lista de trabajadores y los turnos disponibles para asignación</w:t>
      </w:r>
      <w:r>
        <w:rPr>
          <w:lang w:val="es-419"/>
        </w:rPr>
        <w:t>.</w:t>
      </w:r>
    </w:p>
    <w:p w14:paraId="471FC5C3" w14:textId="77777777" w:rsidR="00F46474" w:rsidRDefault="00F46474" w:rsidP="00F46474">
      <w:pPr>
        <w:ind w:left="720" w:firstLine="0"/>
        <w:rPr>
          <w:lang w:val="es-419"/>
        </w:rPr>
      </w:pPr>
    </w:p>
    <w:p w14:paraId="28F2A52E" w14:textId="77777777" w:rsidR="00F46474" w:rsidRDefault="00F46474" w:rsidP="00F46474">
      <w:pPr>
        <w:ind w:left="720" w:firstLine="0"/>
      </w:pPr>
      <w:r w:rsidRPr="008C5944">
        <w:t>Resultados obtenidos</w:t>
      </w:r>
      <w:r>
        <w:t>:</w:t>
      </w:r>
    </w:p>
    <w:p w14:paraId="7FB7994B" w14:textId="77777777" w:rsidR="00F46474" w:rsidRDefault="00F46474" w:rsidP="00F46474">
      <w:pPr>
        <w:pStyle w:val="Prrafodelista"/>
        <w:numPr>
          <w:ilvl w:val="0"/>
          <w:numId w:val="211"/>
        </w:numPr>
        <w:rPr>
          <w:lang w:val="es-419"/>
        </w:rPr>
      </w:pPr>
      <w:r w:rsidRPr="00A35524">
        <w:rPr>
          <w:lang w:val="es-419"/>
        </w:rPr>
        <w:t>El enlace es visible en el menú desplegable para usuarios con los permisos adecuados</w:t>
      </w:r>
      <w:r>
        <w:rPr>
          <w:lang w:val="es-419"/>
        </w:rPr>
        <w:t>.</w:t>
      </w:r>
    </w:p>
    <w:p w14:paraId="4180CC4E" w14:textId="77777777" w:rsidR="00F46474" w:rsidRPr="00A35524" w:rsidRDefault="00F46474" w:rsidP="00F46474">
      <w:pPr>
        <w:ind w:left="1440" w:firstLine="0"/>
        <w:rPr>
          <w:lang w:val="es-419"/>
        </w:rPr>
      </w:pPr>
    </w:p>
    <w:p w14:paraId="052AA222" w14:textId="77777777" w:rsidR="00F46474" w:rsidRDefault="00F46474" w:rsidP="00F46474">
      <w:pPr>
        <w:pStyle w:val="Prrafodelista"/>
        <w:numPr>
          <w:ilvl w:val="0"/>
          <w:numId w:val="211"/>
        </w:numPr>
        <w:rPr>
          <w:lang w:val="es-419"/>
        </w:rPr>
      </w:pPr>
      <w:r w:rsidRPr="00A35524">
        <w:rPr>
          <w:lang w:val="es-419"/>
        </w:rPr>
        <w:lastRenderedPageBreak/>
        <w:t>El sistema redirige correctamente a la interfaz de asignación de turnos tras hacer clic en el enlace "Asignación de Turnos"</w:t>
      </w:r>
      <w:r>
        <w:rPr>
          <w:lang w:val="es-419"/>
        </w:rPr>
        <w:t>.</w:t>
      </w:r>
    </w:p>
    <w:p w14:paraId="4F9AA501" w14:textId="77777777" w:rsidR="00F46474" w:rsidRPr="00A35524" w:rsidRDefault="00F46474" w:rsidP="00F46474">
      <w:pPr>
        <w:ind w:firstLine="0"/>
        <w:rPr>
          <w:lang w:val="es-419"/>
        </w:rPr>
      </w:pPr>
    </w:p>
    <w:p w14:paraId="7AB8E91B" w14:textId="77777777" w:rsidR="00F46474" w:rsidRDefault="00F46474" w:rsidP="00F46474">
      <w:pPr>
        <w:pStyle w:val="Prrafodelista"/>
        <w:numPr>
          <w:ilvl w:val="0"/>
          <w:numId w:val="211"/>
        </w:numPr>
        <w:rPr>
          <w:lang w:val="es-419"/>
        </w:rPr>
      </w:pPr>
      <w:r w:rsidRPr="00A35524">
        <w:rPr>
          <w:lang w:val="es-419"/>
        </w:rPr>
        <w:t>La interfaz tras el redireccionamiento se muestra completamente y carga tanto la lista de trabajadores como los turnos disponibles sin errores</w:t>
      </w:r>
      <w:r>
        <w:rPr>
          <w:lang w:val="es-419"/>
        </w:rPr>
        <w:t>.</w:t>
      </w:r>
    </w:p>
    <w:p w14:paraId="22D3B788" w14:textId="77777777" w:rsidR="00F46474" w:rsidRPr="00A95C12" w:rsidRDefault="00F46474" w:rsidP="00F46474">
      <w:pPr>
        <w:pStyle w:val="Prrafodelista"/>
        <w:rPr>
          <w:lang w:val="es-419"/>
        </w:rPr>
      </w:pPr>
    </w:p>
    <w:p w14:paraId="2F34A6A9" w14:textId="4B243730" w:rsidR="00F46474" w:rsidRPr="00A95C12" w:rsidRDefault="00F46474" w:rsidP="00F46474">
      <w:pPr>
        <w:rPr>
          <w:lang w:val="es-419"/>
        </w:rPr>
      </w:pPr>
      <w:r>
        <w:rPr>
          <w:lang w:val="es-419"/>
        </w:rPr>
        <w:t>En la figura 7.</w:t>
      </w:r>
      <w:r w:rsidR="008C28A7">
        <w:rPr>
          <w:lang w:val="es-419"/>
        </w:rPr>
        <w:t>2</w:t>
      </w:r>
      <w:r>
        <w:rPr>
          <w:lang w:val="es-419"/>
        </w:rPr>
        <w:t xml:space="preserve"> </w:t>
      </w:r>
      <w:r w:rsidRPr="00A95C12">
        <w:t xml:space="preserve">muestra una </w:t>
      </w:r>
      <w:r>
        <w:t xml:space="preserve">captura de pantalla </w:t>
      </w:r>
      <w:r w:rsidRPr="00A95C12">
        <w:t>de Asignación de Turnos, donde se listan colaboradores con su RUT, nombre, estado y turno asignado. Se observa que a un trabajador aún no se le ha asignado turno, mientras que otro ya tiene asignado “noche”. En la parte inferior aparece el formulario emergente para asignar un turno, con un menú desplegable que permite elegir entre “día” o “noche”.</w:t>
      </w:r>
    </w:p>
    <w:p w14:paraId="11EA7B76" w14:textId="77777777" w:rsidR="00F46474" w:rsidRPr="00A35524" w:rsidRDefault="00F46474" w:rsidP="00F46474">
      <w:pPr>
        <w:pStyle w:val="Prrafodelista"/>
        <w:ind w:left="1800" w:firstLine="0"/>
        <w:rPr>
          <w:lang w:val="es-419"/>
        </w:rPr>
      </w:pPr>
    </w:p>
    <w:p w14:paraId="6B8F1E14" w14:textId="0E81A506" w:rsidR="00F46474" w:rsidRPr="008C5944" w:rsidRDefault="00F46474" w:rsidP="00F46474">
      <w:pPr>
        <w:pStyle w:val="Descripcin"/>
      </w:pPr>
      <w:bookmarkStart w:id="1172" w:name="_Toc210409340"/>
      <w:bookmarkStart w:id="1173" w:name="_Toc210410120"/>
      <w:bookmarkStart w:id="1174" w:name="_Toc213786973"/>
      <w:bookmarkStart w:id="1175" w:name="_Toc213787387"/>
      <w:r>
        <w:t xml:space="preserve">Figura </w:t>
      </w:r>
      <w:fldSimple w:instr=" STYLEREF 1 \s ">
        <w:r w:rsidR="008F7228">
          <w:rPr>
            <w:noProof/>
          </w:rPr>
          <w:t>7</w:t>
        </w:r>
      </w:fldSimple>
      <w:r w:rsidR="008F7228">
        <w:t>.</w:t>
      </w:r>
      <w:fldSimple w:instr=" SEQ Figura \* ARABIC \s 1 ">
        <w:r w:rsidR="008F7228">
          <w:rPr>
            <w:noProof/>
          </w:rPr>
          <w:t>2</w:t>
        </w:r>
      </w:fldSimple>
      <w:r>
        <w:t xml:space="preserve"> “Captura de pantalla de prueba 1-2-3 caso de uso N°1.2”</w:t>
      </w:r>
      <w:bookmarkEnd w:id="1172"/>
      <w:bookmarkEnd w:id="1173"/>
      <w:bookmarkEnd w:id="1174"/>
      <w:bookmarkEnd w:id="1175"/>
    </w:p>
    <w:p w14:paraId="6C81D8A7" w14:textId="77777777" w:rsidR="00F46474" w:rsidRDefault="00F46474" w:rsidP="00F46474">
      <w:pPr>
        <w:pStyle w:val="Prrafodelista"/>
        <w:ind w:left="1800" w:firstLine="0"/>
      </w:pPr>
    </w:p>
    <w:p w14:paraId="4C617461" w14:textId="77777777" w:rsidR="00F46474" w:rsidRDefault="00F46474" w:rsidP="00F46474">
      <w:pPr>
        <w:pStyle w:val="Sinespaciado"/>
      </w:pPr>
      <w:r w:rsidRPr="00A56010">
        <w:rPr>
          <w:noProof/>
        </w:rPr>
        <w:drawing>
          <wp:inline distT="0" distB="0" distL="0" distR="0" wp14:anchorId="63996729" wp14:editId="0F1776D9">
            <wp:extent cx="5971540" cy="2121535"/>
            <wp:effectExtent l="0" t="0" r="0" b="0"/>
            <wp:docPr id="117846518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65185" name="Imagen 1" descr="Captura de pantalla de un celular&#10;&#10;El contenido generado por IA puede ser incorrecto."/>
                    <pic:cNvPicPr/>
                  </pic:nvPicPr>
                  <pic:blipFill>
                    <a:blip r:embed="rId161"/>
                    <a:stretch>
                      <a:fillRect/>
                    </a:stretch>
                  </pic:blipFill>
                  <pic:spPr>
                    <a:xfrm>
                      <a:off x="0" y="0"/>
                      <a:ext cx="5971540" cy="2121535"/>
                    </a:xfrm>
                    <a:prstGeom prst="rect">
                      <a:avLst/>
                    </a:prstGeom>
                  </pic:spPr>
                </pic:pic>
              </a:graphicData>
            </a:graphic>
          </wp:inline>
        </w:drawing>
      </w:r>
    </w:p>
    <w:p w14:paraId="51BA94DD" w14:textId="77777777" w:rsidR="00F46474" w:rsidRDefault="00F46474" w:rsidP="00F46474"/>
    <w:p w14:paraId="7DEDC423" w14:textId="77777777" w:rsidR="00F46474" w:rsidRDefault="00F46474" w:rsidP="00F46474">
      <w:r>
        <w:t>Fuente: Captura realizada al sistema web EugCOM</w:t>
      </w:r>
    </w:p>
    <w:p w14:paraId="258A7B76" w14:textId="77777777" w:rsidR="00F46474" w:rsidRPr="004B79BA" w:rsidRDefault="00F46474" w:rsidP="00F46474"/>
    <w:p w14:paraId="4CAF2460" w14:textId="77777777" w:rsidR="00F46474" w:rsidRPr="004B79BA" w:rsidRDefault="00F46474" w:rsidP="00F46474">
      <w:pPr>
        <w:spacing w:line="278" w:lineRule="auto"/>
        <w:ind w:firstLine="0"/>
        <w:jc w:val="left"/>
        <w:rPr>
          <w:rFonts w:eastAsiaTheme="majorEastAsia" w:cstheme="majorBidi"/>
          <w:szCs w:val="32"/>
        </w:rPr>
      </w:pPr>
      <w:r>
        <w:br w:type="page"/>
      </w:r>
    </w:p>
    <w:p w14:paraId="76134DCA" w14:textId="77777777" w:rsidR="00F46474" w:rsidRDefault="00F46474" w:rsidP="00F46474">
      <w:pPr>
        <w:pStyle w:val="Ttulo2"/>
      </w:pPr>
      <w:bookmarkStart w:id="1176" w:name="_Toc213787144"/>
      <w:r>
        <w:lastRenderedPageBreak/>
        <w:t>Prueba Unitaria CU N°1.3.1</w:t>
      </w:r>
      <w:bookmarkEnd w:id="1176"/>
    </w:p>
    <w:p w14:paraId="5D9C3332" w14:textId="77777777" w:rsidR="00F46474" w:rsidRDefault="00F46474" w:rsidP="00F46474">
      <w:pPr>
        <w:spacing w:line="278" w:lineRule="auto"/>
        <w:ind w:firstLine="0"/>
        <w:jc w:val="left"/>
      </w:pPr>
    </w:p>
    <w:p w14:paraId="4C64E5E5" w14:textId="32C903E9" w:rsidR="00F46474" w:rsidRPr="006C0843" w:rsidRDefault="00F46474" w:rsidP="00F46474">
      <w:r>
        <w:t>En la tabla 7.</w:t>
      </w:r>
      <w:r w:rsidR="008C28A7">
        <w:t>3</w:t>
      </w:r>
      <w:r>
        <w:t xml:space="preserve"> </w:t>
      </w:r>
      <w:r w:rsidRPr="006C0843">
        <w:t>se puede visualizar el Caso de uso N°1.3.1 el cual consiste en que el sistema permite editar o actualizar turnos ya creados.</w:t>
      </w:r>
    </w:p>
    <w:p w14:paraId="55D46F23" w14:textId="77777777" w:rsidR="00F46474" w:rsidRPr="006C0843" w:rsidRDefault="00F46474" w:rsidP="00F46474"/>
    <w:p w14:paraId="51B86F99" w14:textId="50D0BF7A" w:rsidR="00F46474" w:rsidRPr="006C0843" w:rsidRDefault="00F46474" w:rsidP="00F46474">
      <w:pPr>
        <w:pStyle w:val="Descripcin"/>
      </w:pPr>
      <w:bookmarkStart w:id="1177" w:name="_Toc209985085"/>
      <w:bookmarkStart w:id="1178" w:name="_Toc210409341"/>
      <w:bookmarkStart w:id="1179" w:name="_Toc210410121"/>
      <w:bookmarkStart w:id="1180" w:name="_Toc213786974"/>
      <w:bookmarkStart w:id="1181" w:name="_Toc213787388"/>
      <w:r>
        <w:t xml:space="preserve">Tabla </w:t>
      </w:r>
      <w:fldSimple w:instr=" STYLEREF 1 \s ">
        <w:r w:rsidR="008F7228">
          <w:rPr>
            <w:noProof/>
          </w:rPr>
          <w:t>7</w:t>
        </w:r>
      </w:fldSimple>
      <w:r w:rsidR="008F7228">
        <w:t>.</w:t>
      </w:r>
      <w:fldSimple w:instr=" SEQ Tabla \* ARABIC \s 1 ">
        <w:r w:rsidR="008F7228">
          <w:rPr>
            <w:noProof/>
          </w:rPr>
          <w:t>3</w:t>
        </w:r>
      </w:fldSimple>
      <w:r w:rsidRPr="006C0843">
        <w:t xml:space="preserve"> Caso de uso N°1.3.1, Editando la descripción del turno</w:t>
      </w:r>
      <w:bookmarkEnd w:id="1177"/>
      <w:bookmarkEnd w:id="1178"/>
      <w:bookmarkEnd w:id="1179"/>
      <w:bookmarkEnd w:id="1180"/>
      <w:bookmarkEnd w:id="1181"/>
    </w:p>
    <w:p w14:paraId="2B9E3147" w14:textId="77777777" w:rsidR="00F46474" w:rsidRDefault="00F46474" w:rsidP="00F46474">
      <w:pPr>
        <w:pStyle w:val="Sinespaciado"/>
      </w:pPr>
      <w:r w:rsidRPr="00B45140">
        <w:rPr>
          <w:noProof/>
        </w:rPr>
        <w:drawing>
          <wp:inline distT="0" distB="0" distL="0" distR="0" wp14:anchorId="12372C57" wp14:editId="69ACC059">
            <wp:extent cx="4649944" cy="3752491"/>
            <wp:effectExtent l="0" t="0" r="0" b="635"/>
            <wp:docPr id="830173516"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1923" cy="3754088"/>
                    </a:xfrm>
                    <a:prstGeom prst="rect">
                      <a:avLst/>
                    </a:prstGeom>
                    <a:noFill/>
                    <a:ln>
                      <a:noFill/>
                    </a:ln>
                  </pic:spPr>
                </pic:pic>
              </a:graphicData>
            </a:graphic>
          </wp:inline>
        </w:drawing>
      </w:r>
    </w:p>
    <w:p w14:paraId="6ED52B76" w14:textId="77777777" w:rsidR="00F46474" w:rsidRPr="006C0843" w:rsidRDefault="00F46474" w:rsidP="00F46474">
      <w:pPr>
        <w:pStyle w:val="Sinespaciado"/>
      </w:pPr>
    </w:p>
    <w:p w14:paraId="02F13054" w14:textId="77777777" w:rsidR="00F46474" w:rsidRDefault="00F46474" w:rsidP="00F46474">
      <w:r w:rsidRPr="006C0843">
        <w:t>Fuente: Elaborado por el estudiante de acuerdo con el proyecto</w:t>
      </w:r>
    </w:p>
    <w:p w14:paraId="79D7ADB3" w14:textId="77777777" w:rsidR="00F46474" w:rsidRDefault="00F46474" w:rsidP="00F46474"/>
    <w:p w14:paraId="622FAC28" w14:textId="77777777" w:rsidR="00F46474" w:rsidRDefault="00F46474" w:rsidP="00F46474"/>
    <w:p w14:paraId="59EC5C50" w14:textId="77777777" w:rsidR="00F46474" w:rsidRPr="006C0843" w:rsidRDefault="00F46474" w:rsidP="00F46474">
      <w:pPr>
        <w:ind w:firstLine="0"/>
      </w:pPr>
    </w:p>
    <w:p w14:paraId="5B9E4479" w14:textId="77777777" w:rsidR="00F46474" w:rsidRDefault="00F46474" w:rsidP="00F46474">
      <w:r w:rsidRPr="008C5944">
        <w:t>Casos de prueba:</w:t>
      </w:r>
    </w:p>
    <w:p w14:paraId="61B5C6DF" w14:textId="77777777" w:rsidR="00F46474" w:rsidRDefault="00F46474" w:rsidP="00F46474"/>
    <w:p w14:paraId="159B4EF4" w14:textId="77777777" w:rsidR="00F46474" w:rsidRDefault="00F46474" w:rsidP="00F46474">
      <w:pPr>
        <w:numPr>
          <w:ilvl w:val="0"/>
          <w:numId w:val="212"/>
        </w:numPr>
        <w:tabs>
          <w:tab w:val="num" w:pos="720"/>
        </w:tabs>
        <w:rPr>
          <w:lang w:val="es-419"/>
        </w:rPr>
      </w:pPr>
      <w:r w:rsidRPr="00A35524">
        <w:rPr>
          <w:lang w:val="es-419"/>
        </w:rPr>
        <w:lastRenderedPageBreak/>
        <w:t>Verificar la existencia de la opción de edición de turnos en la interfaz de listado</w:t>
      </w:r>
      <w:r>
        <w:rPr>
          <w:lang w:val="es-419"/>
        </w:rPr>
        <w:t>.</w:t>
      </w:r>
    </w:p>
    <w:p w14:paraId="02309660" w14:textId="77777777" w:rsidR="00F46474" w:rsidRPr="00A35524" w:rsidRDefault="00F46474" w:rsidP="00F46474">
      <w:pPr>
        <w:ind w:left="1800" w:firstLine="0"/>
        <w:rPr>
          <w:lang w:val="es-419"/>
        </w:rPr>
      </w:pPr>
    </w:p>
    <w:p w14:paraId="1D05890A" w14:textId="77777777" w:rsidR="00F46474" w:rsidRDefault="00F46474" w:rsidP="00F46474">
      <w:pPr>
        <w:numPr>
          <w:ilvl w:val="0"/>
          <w:numId w:val="212"/>
        </w:numPr>
        <w:tabs>
          <w:tab w:val="num" w:pos="720"/>
        </w:tabs>
        <w:rPr>
          <w:lang w:val="es-419"/>
        </w:rPr>
      </w:pPr>
      <w:r w:rsidRPr="00A35524">
        <w:rPr>
          <w:lang w:val="es-419"/>
        </w:rPr>
        <w:t>Verificar la carga del formulario de edición con los datos actuales del turno</w:t>
      </w:r>
      <w:r>
        <w:rPr>
          <w:lang w:val="es-419"/>
        </w:rPr>
        <w:t>.</w:t>
      </w:r>
    </w:p>
    <w:p w14:paraId="786705E5" w14:textId="77777777" w:rsidR="00F46474" w:rsidRPr="00A35524" w:rsidRDefault="00F46474" w:rsidP="00F46474">
      <w:pPr>
        <w:ind w:firstLine="0"/>
        <w:rPr>
          <w:lang w:val="es-419"/>
        </w:rPr>
      </w:pPr>
    </w:p>
    <w:p w14:paraId="235A1B0E" w14:textId="77777777" w:rsidR="00F46474" w:rsidRDefault="00F46474" w:rsidP="00F46474">
      <w:pPr>
        <w:numPr>
          <w:ilvl w:val="0"/>
          <w:numId w:val="212"/>
        </w:numPr>
        <w:tabs>
          <w:tab w:val="num" w:pos="720"/>
        </w:tabs>
        <w:rPr>
          <w:lang w:val="es-419"/>
        </w:rPr>
      </w:pPr>
      <w:r w:rsidRPr="00A35524">
        <w:rPr>
          <w:lang w:val="es-419"/>
        </w:rPr>
        <w:t>Verificar la actualización correcta de la descripción del turno en el sistema</w:t>
      </w:r>
      <w:r>
        <w:rPr>
          <w:lang w:val="es-419"/>
        </w:rPr>
        <w:t>.</w:t>
      </w:r>
    </w:p>
    <w:p w14:paraId="52CC9B1C" w14:textId="77777777" w:rsidR="00F46474" w:rsidRPr="00A35524" w:rsidRDefault="00F46474" w:rsidP="00F46474">
      <w:pPr>
        <w:ind w:firstLine="0"/>
        <w:rPr>
          <w:lang w:val="es-419"/>
        </w:rPr>
      </w:pPr>
    </w:p>
    <w:p w14:paraId="0E6775C3" w14:textId="77777777" w:rsidR="00F46474" w:rsidRDefault="00F46474" w:rsidP="00F46474">
      <w:pPr>
        <w:ind w:left="720" w:firstLine="0"/>
      </w:pPr>
      <w:r w:rsidRPr="008C5944">
        <w:t>Resultados Esperados:</w:t>
      </w:r>
    </w:p>
    <w:p w14:paraId="321D8598" w14:textId="77777777" w:rsidR="00F46474" w:rsidRDefault="00F46474" w:rsidP="00F46474">
      <w:pPr>
        <w:ind w:left="720" w:firstLine="0"/>
      </w:pPr>
    </w:p>
    <w:p w14:paraId="319AE432" w14:textId="77777777" w:rsidR="00F46474" w:rsidRDefault="00F46474" w:rsidP="00F46474">
      <w:pPr>
        <w:pStyle w:val="Prrafodelista"/>
        <w:numPr>
          <w:ilvl w:val="0"/>
          <w:numId w:val="213"/>
        </w:numPr>
        <w:rPr>
          <w:lang w:val="es-419"/>
        </w:rPr>
      </w:pPr>
      <w:r w:rsidRPr="00A35524">
        <w:rPr>
          <w:lang w:val="es-419"/>
        </w:rPr>
        <w:t>El botón o enlace "Editar" para modificar turnos existentes es visible junto a cada turno en el listado</w:t>
      </w:r>
      <w:r>
        <w:rPr>
          <w:lang w:val="es-419"/>
        </w:rPr>
        <w:t>.</w:t>
      </w:r>
    </w:p>
    <w:p w14:paraId="1E31330C" w14:textId="77777777" w:rsidR="00F46474" w:rsidRPr="00A35524" w:rsidRDefault="00F46474" w:rsidP="00F46474">
      <w:pPr>
        <w:ind w:firstLine="0"/>
        <w:rPr>
          <w:lang w:val="es-419"/>
        </w:rPr>
      </w:pPr>
    </w:p>
    <w:p w14:paraId="608027E0" w14:textId="77777777" w:rsidR="00F46474" w:rsidRDefault="00F46474" w:rsidP="00F46474">
      <w:pPr>
        <w:pStyle w:val="Prrafodelista"/>
        <w:numPr>
          <w:ilvl w:val="0"/>
          <w:numId w:val="213"/>
        </w:numPr>
        <w:rPr>
          <w:lang w:val="es-419"/>
        </w:rPr>
      </w:pPr>
      <w:r w:rsidRPr="00A35524">
        <w:rPr>
          <w:lang w:val="es-419"/>
        </w:rPr>
        <w:t>Al hacer clic en "Editar", el sistema carga el formulario con los datos actuales del turno seleccionado</w:t>
      </w:r>
      <w:r>
        <w:rPr>
          <w:lang w:val="es-419"/>
        </w:rPr>
        <w:t>.</w:t>
      </w:r>
    </w:p>
    <w:p w14:paraId="2F86B862" w14:textId="77777777" w:rsidR="00F46474" w:rsidRPr="00A35524" w:rsidRDefault="00F46474" w:rsidP="00F46474">
      <w:pPr>
        <w:ind w:firstLine="0"/>
        <w:rPr>
          <w:lang w:val="es-419"/>
        </w:rPr>
      </w:pPr>
    </w:p>
    <w:p w14:paraId="5E5C52AE" w14:textId="77777777" w:rsidR="00F46474" w:rsidRPr="00A35524" w:rsidRDefault="00F46474" w:rsidP="00F46474">
      <w:pPr>
        <w:pStyle w:val="Prrafodelista"/>
        <w:numPr>
          <w:ilvl w:val="0"/>
          <w:numId w:val="213"/>
        </w:numPr>
        <w:rPr>
          <w:lang w:val="es-419"/>
        </w:rPr>
      </w:pPr>
      <w:r w:rsidRPr="00A35524">
        <w:rPr>
          <w:lang w:val="es-419"/>
        </w:rPr>
        <w:t>Al guardar los cambios, el sistema actualiza correctamente la descripción del turno en la base de datos</w:t>
      </w:r>
      <w:r>
        <w:rPr>
          <w:lang w:val="es-419"/>
        </w:rPr>
        <w:t>.</w:t>
      </w:r>
    </w:p>
    <w:p w14:paraId="16DCB734" w14:textId="77777777" w:rsidR="00F46474" w:rsidRPr="008C5944" w:rsidRDefault="00F46474" w:rsidP="00F46474">
      <w:pPr>
        <w:ind w:firstLine="0"/>
      </w:pPr>
    </w:p>
    <w:p w14:paraId="2C6CFF23" w14:textId="77777777" w:rsidR="00F46474" w:rsidRDefault="00F46474" w:rsidP="00F46474">
      <w:pPr>
        <w:ind w:left="720" w:firstLine="0"/>
      </w:pPr>
      <w:r w:rsidRPr="008C5944">
        <w:t>Resultados obtenidos</w:t>
      </w:r>
      <w:r>
        <w:t>:</w:t>
      </w:r>
    </w:p>
    <w:p w14:paraId="6C84B2DC" w14:textId="77777777" w:rsidR="00F46474" w:rsidRDefault="00F46474" w:rsidP="00F46474">
      <w:pPr>
        <w:ind w:left="720" w:firstLine="0"/>
      </w:pPr>
    </w:p>
    <w:p w14:paraId="39CE9743" w14:textId="77777777" w:rsidR="00F46474" w:rsidRDefault="00F46474" w:rsidP="00F46474">
      <w:pPr>
        <w:numPr>
          <w:ilvl w:val="0"/>
          <w:numId w:val="214"/>
        </w:numPr>
        <w:tabs>
          <w:tab w:val="num" w:pos="720"/>
        </w:tabs>
        <w:rPr>
          <w:lang w:val="es-419"/>
        </w:rPr>
      </w:pPr>
      <w:r w:rsidRPr="00A35524">
        <w:rPr>
          <w:lang w:val="es-419"/>
        </w:rPr>
        <w:t>El botón de edición está visible y accesible para cada turno en el listado</w:t>
      </w:r>
      <w:r>
        <w:rPr>
          <w:lang w:val="es-419"/>
        </w:rPr>
        <w:t>.</w:t>
      </w:r>
    </w:p>
    <w:p w14:paraId="458DAA33" w14:textId="77777777" w:rsidR="00F46474" w:rsidRPr="00A35524" w:rsidRDefault="00F46474" w:rsidP="00F46474">
      <w:pPr>
        <w:ind w:firstLine="0"/>
        <w:rPr>
          <w:lang w:val="es-419"/>
        </w:rPr>
      </w:pPr>
    </w:p>
    <w:p w14:paraId="66C73D98" w14:textId="77777777" w:rsidR="00F46474" w:rsidRDefault="00F46474" w:rsidP="00F46474">
      <w:pPr>
        <w:numPr>
          <w:ilvl w:val="0"/>
          <w:numId w:val="214"/>
        </w:numPr>
        <w:tabs>
          <w:tab w:val="num" w:pos="720"/>
        </w:tabs>
        <w:rPr>
          <w:lang w:val="es-419"/>
        </w:rPr>
      </w:pPr>
      <w:r w:rsidRPr="00A35524">
        <w:rPr>
          <w:lang w:val="es-419"/>
        </w:rPr>
        <w:t>El formulario de edición se carga correctamente con todos los datos actuales del turno seleccionado</w:t>
      </w:r>
      <w:r>
        <w:rPr>
          <w:lang w:val="es-419"/>
        </w:rPr>
        <w:t>.</w:t>
      </w:r>
    </w:p>
    <w:p w14:paraId="0492CC9C" w14:textId="77777777" w:rsidR="00F46474" w:rsidRDefault="00F46474" w:rsidP="00F46474">
      <w:pPr>
        <w:pStyle w:val="Prrafodelista"/>
        <w:rPr>
          <w:lang w:val="es-419"/>
        </w:rPr>
      </w:pPr>
    </w:p>
    <w:p w14:paraId="0EC02EBA" w14:textId="77777777" w:rsidR="00F46474" w:rsidRDefault="00F46474" w:rsidP="00F46474">
      <w:pPr>
        <w:numPr>
          <w:ilvl w:val="0"/>
          <w:numId w:val="214"/>
        </w:numPr>
        <w:tabs>
          <w:tab w:val="num" w:pos="720"/>
        </w:tabs>
        <w:rPr>
          <w:lang w:val="es-419"/>
        </w:rPr>
      </w:pPr>
      <w:r w:rsidRPr="00A35524">
        <w:rPr>
          <w:lang w:val="es-419"/>
        </w:rPr>
        <w:t>Los cambios en la descripción del turno se guardan exitosamente y se reflejan en el listado actualizado</w:t>
      </w:r>
      <w:r>
        <w:rPr>
          <w:lang w:val="es-419"/>
        </w:rPr>
        <w:t>.</w:t>
      </w:r>
    </w:p>
    <w:p w14:paraId="7DCD55EE" w14:textId="77777777" w:rsidR="00F46474" w:rsidRDefault="00F46474" w:rsidP="00F46474">
      <w:pPr>
        <w:ind w:firstLine="0"/>
        <w:rPr>
          <w:lang w:val="es-419"/>
        </w:rPr>
      </w:pPr>
    </w:p>
    <w:p w14:paraId="49668CC9" w14:textId="15544477" w:rsidR="00F46474" w:rsidRDefault="00F46474" w:rsidP="00F46474">
      <w:r>
        <w:rPr>
          <w:lang w:val="es-419"/>
        </w:rPr>
        <w:t>En la figura 7.</w:t>
      </w:r>
      <w:r w:rsidR="008C28A7">
        <w:rPr>
          <w:lang w:val="es-419"/>
        </w:rPr>
        <w:t>3</w:t>
      </w:r>
      <w:r>
        <w:rPr>
          <w:lang w:val="es-419"/>
        </w:rPr>
        <w:t xml:space="preserve"> </w:t>
      </w:r>
      <w:r w:rsidRPr="00A95C12">
        <w:t xml:space="preserve">La imagen muestra </w:t>
      </w:r>
      <w:r>
        <w:t xml:space="preserve">la </w:t>
      </w:r>
      <w:r w:rsidRPr="00A95C12">
        <w:t>Edición de Jornadas en un sistema de gestión.</w:t>
      </w:r>
    </w:p>
    <w:p w14:paraId="7E33E8A3" w14:textId="77777777" w:rsidR="00F46474" w:rsidRDefault="00F46474" w:rsidP="00F46474"/>
    <w:p w14:paraId="2870AB74" w14:textId="77777777" w:rsidR="00F46474" w:rsidRDefault="00F46474" w:rsidP="00F46474">
      <w:r w:rsidRPr="00A95C12">
        <w:t>En la parte superior se observa la tabla con las jornadas configuradas, incluyendo nombre, día de inicio y fin, horas de inicio y término, tiempos de colación y tolerancia.</w:t>
      </w:r>
    </w:p>
    <w:p w14:paraId="056E4CE6" w14:textId="77777777" w:rsidR="00F46474" w:rsidRDefault="00F46474" w:rsidP="00F46474"/>
    <w:p w14:paraId="7388B92A" w14:textId="77777777" w:rsidR="00F46474" w:rsidRPr="00A95C12" w:rsidRDefault="00F46474" w:rsidP="00F46474">
      <w:r w:rsidRPr="00A95C12">
        <w:t xml:space="preserve">En la parte inferior izquierda aparece un formulario emergente para </w:t>
      </w:r>
      <w:r w:rsidRPr="00A95C12">
        <w:rPr>
          <w:b/>
          <w:bCs/>
        </w:rPr>
        <w:t>editar una jornada</w:t>
      </w:r>
      <w:r w:rsidRPr="00A95C12">
        <w:t>, donde se está modificando el campo Nombre de la Jornada. A la derecha se visualiza el listado actualizado, reflejando el cambio del nombre de la jornada de “día” a “Jornada 1”.</w:t>
      </w:r>
    </w:p>
    <w:p w14:paraId="5F348780" w14:textId="77777777" w:rsidR="00F46474" w:rsidRPr="00A35524" w:rsidRDefault="00F46474" w:rsidP="00F46474">
      <w:pPr>
        <w:ind w:firstLine="0"/>
        <w:rPr>
          <w:lang w:val="es-419"/>
        </w:rPr>
      </w:pPr>
    </w:p>
    <w:p w14:paraId="7D3F3474" w14:textId="2A480161" w:rsidR="00F46474" w:rsidRPr="008C5944" w:rsidRDefault="00F46474" w:rsidP="00F46474">
      <w:pPr>
        <w:pStyle w:val="Descripcin"/>
      </w:pPr>
      <w:bookmarkStart w:id="1182" w:name="_Toc210409342"/>
      <w:bookmarkStart w:id="1183" w:name="_Toc210410122"/>
      <w:bookmarkStart w:id="1184" w:name="_Toc213786975"/>
      <w:bookmarkStart w:id="1185" w:name="_Toc213787389"/>
      <w:r>
        <w:t xml:space="preserve">Figura </w:t>
      </w:r>
      <w:fldSimple w:instr=" STYLEREF 1 \s ">
        <w:r w:rsidR="008F7228">
          <w:rPr>
            <w:noProof/>
          </w:rPr>
          <w:t>7</w:t>
        </w:r>
      </w:fldSimple>
      <w:r w:rsidR="008F7228">
        <w:t>.</w:t>
      </w:r>
      <w:fldSimple w:instr=" SEQ Figura \* ARABIC \s 1 ">
        <w:r w:rsidR="008F7228">
          <w:rPr>
            <w:noProof/>
          </w:rPr>
          <w:t>3</w:t>
        </w:r>
      </w:fldSimple>
      <w:r>
        <w:t xml:space="preserve"> “Captura de pantalla de prueba 1-2-3 caso de uso N°1.3.1”</w:t>
      </w:r>
      <w:bookmarkEnd w:id="1182"/>
      <w:bookmarkEnd w:id="1183"/>
      <w:bookmarkEnd w:id="1184"/>
      <w:bookmarkEnd w:id="1185"/>
    </w:p>
    <w:p w14:paraId="7CCC491D" w14:textId="77777777" w:rsidR="00F46474" w:rsidRDefault="00F46474" w:rsidP="00F46474"/>
    <w:p w14:paraId="441DCADB" w14:textId="77777777" w:rsidR="00F46474" w:rsidRDefault="00F46474" w:rsidP="00F46474">
      <w:pPr>
        <w:pStyle w:val="Sinespaciado"/>
      </w:pPr>
      <w:r w:rsidRPr="00437FB8">
        <w:rPr>
          <w:noProof/>
        </w:rPr>
        <w:drawing>
          <wp:inline distT="0" distB="0" distL="0" distR="0" wp14:anchorId="235BFFC2" wp14:editId="1B6F7EC2">
            <wp:extent cx="5971540" cy="2161540"/>
            <wp:effectExtent l="0" t="0" r="0" b="0"/>
            <wp:docPr id="202446049" name="Imagen 1" descr="Una captura de pantalla de una red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6049" name="Imagen 1" descr="Una captura de pantalla de una red social"/>
                    <pic:cNvPicPr/>
                  </pic:nvPicPr>
                  <pic:blipFill>
                    <a:blip r:embed="rId162"/>
                    <a:stretch>
                      <a:fillRect/>
                    </a:stretch>
                  </pic:blipFill>
                  <pic:spPr>
                    <a:xfrm>
                      <a:off x="0" y="0"/>
                      <a:ext cx="5971540" cy="2161540"/>
                    </a:xfrm>
                    <a:prstGeom prst="rect">
                      <a:avLst/>
                    </a:prstGeom>
                  </pic:spPr>
                </pic:pic>
              </a:graphicData>
            </a:graphic>
          </wp:inline>
        </w:drawing>
      </w:r>
    </w:p>
    <w:p w14:paraId="45FC0DFF" w14:textId="77777777" w:rsidR="00F46474" w:rsidRDefault="00F46474" w:rsidP="00F46474">
      <w:pPr>
        <w:pStyle w:val="Sinespaciado"/>
      </w:pPr>
    </w:p>
    <w:p w14:paraId="71B1D2B0" w14:textId="77777777" w:rsidR="00F46474" w:rsidRPr="004354F4" w:rsidRDefault="00F46474" w:rsidP="00F46474">
      <w:pPr>
        <w:pStyle w:val="Sinespaciado"/>
        <w:ind w:firstLine="720"/>
        <w:rPr>
          <w:rFonts w:ascii="Times New Roman" w:hAnsi="Times New Roman" w:cs="Times New Roman"/>
        </w:rPr>
      </w:pPr>
      <w:r w:rsidRPr="004354F4">
        <w:rPr>
          <w:rFonts w:ascii="Times New Roman" w:hAnsi="Times New Roman" w:cs="Times New Roman"/>
        </w:rPr>
        <w:t>Fuente: Captura realizada al sistema web EugCOM</w:t>
      </w:r>
    </w:p>
    <w:p w14:paraId="4DECAF16" w14:textId="77777777" w:rsidR="00F46474" w:rsidRPr="004B79BA" w:rsidRDefault="00F46474" w:rsidP="00F46474">
      <w:pPr>
        <w:spacing w:line="278" w:lineRule="auto"/>
        <w:ind w:firstLine="0"/>
        <w:jc w:val="left"/>
      </w:pPr>
      <w:r>
        <w:br w:type="page"/>
      </w:r>
    </w:p>
    <w:p w14:paraId="0C05B04B" w14:textId="77777777" w:rsidR="00F46474" w:rsidRDefault="00F46474" w:rsidP="00F46474">
      <w:pPr>
        <w:pStyle w:val="Ttulo2"/>
      </w:pPr>
      <w:bookmarkStart w:id="1186" w:name="_Toc213787145"/>
      <w:r>
        <w:lastRenderedPageBreak/>
        <w:t>Prueba Unitaria CU N°1.3.2</w:t>
      </w:r>
      <w:bookmarkEnd w:id="1186"/>
    </w:p>
    <w:p w14:paraId="5148E3CB" w14:textId="77777777" w:rsidR="00F46474" w:rsidRPr="004B79BA" w:rsidRDefault="00F46474" w:rsidP="00F46474"/>
    <w:p w14:paraId="7457C593" w14:textId="3025ADE8" w:rsidR="00F46474" w:rsidRPr="006C0843" w:rsidRDefault="00F46474" w:rsidP="00F46474">
      <w:r w:rsidRPr="006C0843">
        <w:t xml:space="preserve">En la </w:t>
      </w:r>
      <w:r w:rsidRPr="006C0843">
        <w:rPr>
          <w:i/>
        </w:rPr>
        <w:t xml:space="preserve">Tabla </w:t>
      </w:r>
      <w:r>
        <w:rPr>
          <w:i/>
        </w:rPr>
        <w:t>7.</w:t>
      </w:r>
      <w:r w:rsidR="008C28A7">
        <w:rPr>
          <w:i/>
        </w:rPr>
        <w:t>4</w:t>
      </w:r>
      <w:r w:rsidRPr="006C0843">
        <w:t xml:space="preserve"> se puede visualizar el Caso de uso N°1.3.2, el cual consiste en que el sistema permite cambiar el turno a un trabajador que ya presenta un turno.</w:t>
      </w:r>
    </w:p>
    <w:p w14:paraId="664388A5" w14:textId="77777777" w:rsidR="00F46474" w:rsidRPr="006C0843" w:rsidRDefault="00F46474" w:rsidP="00F46474">
      <w:pPr>
        <w:spacing w:line="278" w:lineRule="auto"/>
        <w:ind w:firstLine="0"/>
        <w:jc w:val="left"/>
        <w:rPr>
          <w:i/>
          <w:iCs/>
        </w:rPr>
      </w:pPr>
    </w:p>
    <w:p w14:paraId="47DDFFAD" w14:textId="77777777" w:rsidR="00F46474" w:rsidRDefault="00F46474" w:rsidP="00F46474">
      <w:pPr>
        <w:pStyle w:val="Descripcin"/>
      </w:pPr>
    </w:p>
    <w:p w14:paraId="2AA6729B" w14:textId="4F441DA6" w:rsidR="00F46474" w:rsidRPr="006C0843" w:rsidRDefault="00F46474" w:rsidP="00F46474">
      <w:pPr>
        <w:pStyle w:val="Descripcin"/>
      </w:pPr>
      <w:bookmarkStart w:id="1187" w:name="_Toc209985086"/>
      <w:bookmarkStart w:id="1188" w:name="_Toc210409343"/>
      <w:bookmarkStart w:id="1189" w:name="_Toc210410123"/>
      <w:bookmarkStart w:id="1190" w:name="_Toc213786976"/>
      <w:bookmarkStart w:id="1191" w:name="_Toc213787390"/>
      <w:r>
        <w:t xml:space="preserve">Tabla </w:t>
      </w:r>
      <w:fldSimple w:instr=" STYLEREF 1 \s ">
        <w:r w:rsidR="008F7228">
          <w:rPr>
            <w:noProof/>
          </w:rPr>
          <w:t>7</w:t>
        </w:r>
      </w:fldSimple>
      <w:r w:rsidR="008F7228">
        <w:t>.</w:t>
      </w:r>
      <w:fldSimple w:instr=" SEQ Tabla \* ARABIC \s 1 ">
        <w:r w:rsidR="008F7228">
          <w:rPr>
            <w:noProof/>
          </w:rPr>
          <w:t>4</w:t>
        </w:r>
      </w:fldSimple>
      <w:r w:rsidRPr="006C0843">
        <w:t xml:space="preserve"> Caso de uso N°1.3.2, Cambiando el turno de los trabajadores</w:t>
      </w:r>
      <w:bookmarkEnd w:id="1187"/>
      <w:bookmarkEnd w:id="1188"/>
      <w:bookmarkEnd w:id="1189"/>
      <w:bookmarkEnd w:id="1190"/>
      <w:bookmarkEnd w:id="1191"/>
    </w:p>
    <w:p w14:paraId="4E876738" w14:textId="77777777" w:rsidR="00F46474" w:rsidRPr="006C0843" w:rsidRDefault="00F46474" w:rsidP="00F46474">
      <w:pPr>
        <w:pStyle w:val="Sinespaciado"/>
      </w:pPr>
      <w:r w:rsidRPr="006C0843">
        <w:rPr>
          <w:noProof/>
        </w:rPr>
        <w:drawing>
          <wp:inline distT="0" distB="0" distL="0" distR="0" wp14:anchorId="1F5EA4AE" wp14:editId="0CE076A3">
            <wp:extent cx="4909449" cy="3985403"/>
            <wp:effectExtent l="0" t="0" r="5715" b="0"/>
            <wp:docPr id="1790343057"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12958" cy="3988252"/>
                    </a:xfrm>
                    <a:prstGeom prst="rect">
                      <a:avLst/>
                    </a:prstGeom>
                    <a:noFill/>
                    <a:ln>
                      <a:noFill/>
                    </a:ln>
                  </pic:spPr>
                </pic:pic>
              </a:graphicData>
            </a:graphic>
          </wp:inline>
        </w:drawing>
      </w:r>
    </w:p>
    <w:p w14:paraId="3B8FB10D" w14:textId="77777777" w:rsidR="00F46474" w:rsidRPr="006C0843" w:rsidRDefault="00F46474" w:rsidP="00F46474">
      <w:pPr>
        <w:spacing w:line="278" w:lineRule="auto"/>
        <w:ind w:firstLine="0"/>
        <w:jc w:val="left"/>
      </w:pPr>
    </w:p>
    <w:p w14:paraId="1288142C" w14:textId="77777777" w:rsidR="00F46474" w:rsidRDefault="00F46474" w:rsidP="00F46474">
      <w:r w:rsidRPr="006C0843">
        <w:t>Fuente: Elaborado por el estudiante de acuerdo con el proyecto</w:t>
      </w:r>
    </w:p>
    <w:p w14:paraId="097A844D" w14:textId="77777777" w:rsidR="00F46474" w:rsidRDefault="00F46474" w:rsidP="00F46474"/>
    <w:p w14:paraId="3C3226CF" w14:textId="77777777" w:rsidR="00F46474" w:rsidRDefault="00F46474" w:rsidP="00F46474"/>
    <w:p w14:paraId="6B07ACD0" w14:textId="77777777" w:rsidR="00F46474" w:rsidRPr="006C0843" w:rsidRDefault="00F46474" w:rsidP="00F46474"/>
    <w:p w14:paraId="207D8AB2" w14:textId="77777777" w:rsidR="00F46474" w:rsidRDefault="00F46474" w:rsidP="00F46474">
      <w:r w:rsidRPr="008C5944">
        <w:lastRenderedPageBreak/>
        <w:t>Casos de prueba:</w:t>
      </w:r>
      <w:r>
        <w:t xml:space="preserve"> </w:t>
      </w:r>
    </w:p>
    <w:p w14:paraId="0B3E8E22" w14:textId="77777777" w:rsidR="00F46474" w:rsidRDefault="00F46474" w:rsidP="00F46474">
      <w:pPr>
        <w:pStyle w:val="Prrafodelista"/>
        <w:numPr>
          <w:ilvl w:val="0"/>
          <w:numId w:val="215"/>
        </w:numPr>
        <w:rPr>
          <w:lang w:val="es-419"/>
        </w:rPr>
      </w:pPr>
      <w:r w:rsidRPr="00A35524">
        <w:rPr>
          <w:lang w:val="es-419"/>
        </w:rPr>
        <w:t>Verificar la existencia de la opción para cambiar turnos de trabajadores en la interfaz</w:t>
      </w:r>
      <w:r>
        <w:rPr>
          <w:lang w:val="es-419"/>
        </w:rPr>
        <w:t>.</w:t>
      </w:r>
    </w:p>
    <w:p w14:paraId="79DF5C0E" w14:textId="77777777" w:rsidR="00F46474" w:rsidRPr="00A35524" w:rsidRDefault="00F46474" w:rsidP="00F46474">
      <w:pPr>
        <w:ind w:firstLine="0"/>
        <w:rPr>
          <w:lang w:val="es-419"/>
        </w:rPr>
      </w:pPr>
    </w:p>
    <w:p w14:paraId="08DB7DA6" w14:textId="77777777" w:rsidR="00F46474" w:rsidRDefault="00F46474" w:rsidP="00F46474">
      <w:pPr>
        <w:pStyle w:val="Prrafodelista"/>
        <w:numPr>
          <w:ilvl w:val="0"/>
          <w:numId w:val="215"/>
        </w:numPr>
        <w:rPr>
          <w:lang w:val="es-419"/>
        </w:rPr>
      </w:pPr>
      <w:r w:rsidRPr="00A35524">
        <w:rPr>
          <w:lang w:val="es-419"/>
        </w:rPr>
        <w:t>Verificar la carga de trabajadores con turnos asignados previamente</w:t>
      </w:r>
      <w:r>
        <w:rPr>
          <w:lang w:val="es-419"/>
        </w:rPr>
        <w:t>.</w:t>
      </w:r>
    </w:p>
    <w:p w14:paraId="677006D2" w14:textId="77777777" w:rsidR="00F46474" w:rsidRPr="00A35524" w:rsidRDefault="00F46474" w:rsidP="00F46474">
      <w:pPr>
        <w:ind w:firstLine="0"/>
        <w:rPr>
          <w:lang w:val="es-419"/>
        </w:rPr>
      </w:pPr>
    </w:p>
    <w:p w14:paraId="4FC284FF" w14:textId="77777777" w:rsidR="00F46474" w:rsidRPr="00A35524" w:rsidRDefault="00F46474" w:rsidP="00F46474">
      <w:pPr>
        <w:pStyle w:val="Prrafodelista"/>
        <w:numPr>
          <w:ilvl w:val="0"/>
          <w:numId w:val="215"/>
        </w:numPr>
        <w:rPr>
          <w:lang w:val="es-419"/>
        </w:rPr>
      </w:pPr>
      <w:r w:rsidRPr="00A35524">
        <w:rPr>
          <w:lang w:val="es-419"/>
        </w:rPr>
        <w:t>Verificar la reasignación correcta del turno en el sistema</w:t>
      </w:r>
      <w:r>
        <w:rPr>
          <w:lang w:val="es-419"/>
        </w:rPr>
        <w:t>.</w:t>
      </w:r>
    </w:p>
    <w:p w14:paraId="74751B40" w14:textId="77777777" w:rsidR="00F46474" w:rsidRPr="00A35524" w:rsidRDefault="00F46474" w:rsidP="00F46474">
      <w:pPr>
        <w:pStyle w:val="Prrafodelista"/>
        <w:rPr>
          <w:lang w:val="es-419"/>
        </w:rPr>
      </w:pPr>
    </w:p>
    <w:p w14:paraId="4BA366AD" w14:textId="77777777" w:rsidR="00F46474" w:rsidRPr="008C5944" w:rsidRDefault="00F46474" w:rsidP="00F46474">
      <w:pPr>
        <w:pStyle w:val="Prrafodelista"/>
        <w:ind w:left="1800" w:firstLine="0"/>
      </w:pPr>
    </w:p>
    <w:p w14:paraId="56A6E193" w14:textId="77777777" w:rsidR="00F46474" w:rsidRDefault="00F46474" w:rsidP="00F46474">
      <w:pPr>
        <w:ind w:left="720" w:firstLine="0"/>
      </w:pPr>
      <w:r w:rsidRPr="008C5944">
        <w:t>Resultados Esperados:</w:t>
      </w:r>
    </w:p>
    <w:p w14:paraId="5B289F5D" w14:textId="77777777" w:rsidR="00F46474" w:rsidRDefault="00F46474" w:rsidP="00F46474">
      <w:pPr>
        <w:pStyle w:val="Prrafodelista"/>
        <w:numPr>
          <w:ilvl w:val="0"/>
          <w:numId w:val="216"/>
        </w:numPr>
        <w:rPr>
          <w:lang w:val="es-419"/>
        </w:rPr>
      </w:pPr>
      <w:r w:rsidRPr="00A35524">
        <w:rPr>
          <w:lang w:val="es-419"/>
        </w:rPr>
        <w:t>La opción para cambiar turnos de trabajadores es visible y accesible en la interfaz de asignación</w:t>
      </w:r>
      <w:r>
        <w:rPr>
          <w:lang w:val="es-419"/>
        </w:rPr>
        <w:t>.</w:t>
      </w:r>
    </w:p>
    <w:p w14:paraId="4076A041" w14:textId="77777777" w:rsidR="00F46474" w:rsidRPr="00A35524" w:rsidRDefault="00F46474" w:rsidP="00F46474">
      <w:pPr>
        <w:ind w:firstLine="0"/>
        <w:rPr>
          <w:lang w:val="es-419"/>
        </w:rPr>
      </w:pPr>
    </w:p>
    <w:p w14:paraId="21EEC5EA" w14:textId="77777777" w:rsidR="00F46474" w:rsidRDefault="00F46474" w:rsidP="00F46474">
      <w:pPr>
        <w:pStyle w:val="Prrafodelista"/>
        <w:numPr>
          <w:ilvl w:val="0"/>
          <w:numId w:val="216"/>
        </w:numPr>
        <w:rPr>
          <w:lang w:val="es-419"/>
        </w:rPr>
      </w:pPr>
      <w:r w:rsidRPr="00A35524">
        <w:rPr>
          <w:lang w:val="es-419"/>
        </w:rPr>
        <w:t>El sistema muestra correctamente la lista de trabajadores que ya tienen turnos asignados</w:t>
      </w:r>
      <w:r>
        <w:rPr>
          <w:lang w:val="es-419"/>
        </w:rPr>
        <w:t>.</w:t>
      </w:r>
    </w:p>
    <w:p w14:paraId="602B75DA" w14:textId="77777777" w:rsidR="00F46474" w:rsidRPr="00A35524" w:rsidRDefault="00F46474" w:rsidP="00F46474">
      <w:pPr>
        <w:ind w:firstLine="0"/>
        <w:rPr>
          <w:lang w:val="es-419"/>
        </w:rPr>
      </w:pPr>
    </w:p>
    <w:p w14:paraId="7E550FD9" w14:textId="77777777" w:rsidR="00F46474" w:rsidRPr="00A35524" w:rsidRDefault="00F46474" w:rsidP="00F46474">
      <w:pPr>
        <w:pStyle w:val="Prrafodelista"/>
        <w:numPr>
          <w:ilvl w:val="0"/>
          <w:numId w:val="216"/>
        </w:numPr>
        <w:rPr>
          <w:lang w:val="es-419"/>
        </w:rPr>
      </w:pPr>
      <w:r w:rsidRPr="00A35524">
        <w:rPr>
          <w:lang w:val="es-419"/>
        </w:rPr>
        <w:t>Al confirmar el cambio, el sistema actualiza correctamente el turno del trabajador en la base de datos</w:t>
      </w:r>
      <w:r>
        <w:rPr>
          <w:lang w:val="es-419"/>
        </w:rPr>
        <w:t>.</w:t>
      </w:r>
    </w:p>
    <w:p w14:paraId="204DE800" w14:textId="77777777" w:rsidR="00F46474" w:rsidRPr="00A35524" w:rsidRDefault="00F46474" w:rsidP="00F46474">
      <w:pPr>
        <w:pStyle w:val="Prrafodelista"/>
        <w:rPr>
          <w:lang w:val="es-419"/>
        </w:rPr>
      </w:pPr>
    </w:p>
    <w:p w14:paraId="67CA1EB1" w14:textId="77777777" w:rsidR="00F46474" w:rsidRPr="008C5944" w:rsidRDefault="00F46474" w:rsidP="00F46474">
      <w:pPr>
        <w:pStyle w:val="Prrafodelista"/>
        <w:ind w:left="1800" w:firstLine="0"/>
      </w:pPr>
    </w:p>
    <w:p w14:paraId="50084C35" w14:textId="77777777" w:rsidR="00F46474" w:rsidRDefault="00F46474" w:rsidP="00F46474">
      <w:pPr>
        <w:ind w:left="720" w:firstLine="0"/>
      </w:pPr>
      <w:r w:rsidRPr="008C5944">
        <w:t>Resultados obtenidos</w:t>
      </w:r>
      <w:r>
        <w:t>:</w:t>
      </w:r>
    </w:p>
    <w:p w14:paraId="69607A46" w14:textId="77777777" w:rsidR="00F46474" w:rsidRDefault="00F46474" w:rsidP="00F46474">
      <w:pPr>
        <w:numPr>
          <w:ilvl w:val="0"/>
          <w:numId w:val="217"/>
        </w:numPr>
        <w:tabs>
          <w:tab w:val="num" w:pos="720"/>
        </w:tabs>
        <w:rPr>
          <w:lang w:val="es-419"/>
        </w:rPr>
      </w:pPr>
      <w:r w:rsidRPr="00A35524">
        <w:rPr>
          <w:lang w:val="es-419"/>
        </w:rPr>
        <w:t>La funcionalidad de cambio de turnos está disponible en la interfaz de asignación</w:t>
      </w:r>
      <w:r>
        <w:rPr>
          <w:lang w:val="es-419"/>
        </w:rPr>
        <w:t>.</w:t>
      </w:r>
    </w:p>
    <w:p w14:paraId="353FB449" w14:textId="77777777" w:rsidR="00F46474" w:rsidRPr="00A35524" w:rsidRDefault="00F46474" w:rsidP="00F46474">
      <w:pPr>
        <w:rPr>
          <w:lang w:val="es-419"/>
        </w:rPr>
      </w:pPr>
    </w:p>
    <w:p w14:paraId="67F41ABA" w14:textId="77777777" w:rsidR="00F46474" w:rsidRDefault="00F46474" w:rsidP="00F46474">
      <w:pPr>
        <w:numPr>
          <w:ilvl w:val="0"/>
          <w:numId w:val="217"/>
        </w:numPr>
        <w:tabs>
          <w:tab w:val="num" w:pos="720"/>
        </w:tabs>
        <w:rPr>
          <w:lang w:val="es-419"/>
        </w:rPr>
      </w:pPr>
      <w:r w:rsidRPr="00A35524">
        <w:rPr>
          <w:lang w:val="es-419"/>
        </w:rPr>
        <w:t>La lista de trabajadores con turnos asignados se carga y muestra correctamente</w:t>
      </w:r>
      <w:r>
        <w:rPr>
          <w:lang w:val="es-419"/>
        </w:rPr>
        <w:t>.</w:t>
      </w:r>
    </w:p>
    <w:p w14:paraId="1AB232FB" w14:textId="77777777" w:rsidR="00F46474" w:rsidRPr="00A35524" w:rsidRDefault="00F46474" w:rsidP="00F46474">
      <w:pPr>
        <w:ind w:firstLine="0"/>
        <w:rPr>
          <w:lang w:val="es-419"/>
        </w:rPr>
      </w:pPr>
    </w:p>
    <w:p w14:paraId="415A7FC1" w14:textId="77777777" w:rsidR="00F46474" w:rsidRDefault="00F46474" w:rsidP="00F46474">
      <w:pPr>
        <w:numPr>
          <w:ilvl w:val="0"/>
          <w:numId w:val="217"/>
        </w:numPr>
        <w:tabs>
          <w:tab w:val="num" w:pos="720"/>
        </w:tabs>
        <w:rPr>
          <w:lang w:val="es-419"/>
        </w:rPr>
      </w:pPr>
      <w:r w:rsidRPr="00A35524">
        <w:rPr>
          <w:lang w:val="es-419"/>
        </w:rPr>
        <w:t>La reasignación de turno se procesa exitosamente y se refleja en el sistema inmediatamente</w:t>
      </w:r>
    </w:p>
    <w:p w14:paraId="47E3EE46" w14:textId="77777777" w:rsidR="00F46474" w:rsidRPr="00A35524" w:rsidRDefault="00F46474" w:rsidP="00F46474">
      <w:pPr>
        <w:ind w:firstLine="0"/>
        <w:rPr>
          <w:lang w:val="es-419"/>
        </w:rPr>
      </w:pPr>
    </w:p>
    <w:p w14:paraId="0E38C122" w14:textId="3EAF6B78" w:rsidR="00F46474" w:rsidRDefault="00F46474" w:rsidP="00F46474">
      <w:r w:rsidRPr="00A95C12">
        <w:rPr>
          <w:lang w:val="es-419"/>
        </w:rPr>
        <w:t>En la figura 7.</w:t>
      </w:r>
      <w:r w:rsidR="008C28A7">
        <w:rPr>
          <w:lang w:val="es-419"/>
        </w:rPr>
        <w:t>4</w:t>
      </w:r>
      <w:r w:rsidRPr="00A95C12">
        <w:rPr>
          <w:lang w:val="es-419"/>
        </w:rPr>
        <w:t xml:space="preserve"> </w:t>
      </w:r>
      <w:r w:rsidRPr="00A95C12">
        <w:t>La imagen ilustra cómo, desde la interfaz de Asignación de Turnos, se puede cambiar el turno de un colaborador. Inicialmente, uno tenía asignado “Jornada 1”, pero al seleccionarse la opción “noche” en el menú desplegable, el sistema actualiza el registro y el trabajador pasa a tener asignado el turno “noche”.</w:t>
      </w:r>
    </w:p>
    <w:p w14:paraId="15757159" w14:textId="77777777" w:rsidR="008C28A7" w:rsidRPr="00A95C12" w:rsidRDefault="008C28A7" w:rsidP="00F46474">
      <w:pPr>
        <w:rPr>
          <w:lang w:val="es-419"/>
        </w:rPr>
      </w:pPr>
    </w:p>
    <w:p w14:paraId="3255F6B1" w14:textId="2BA95D43" w:rsidR="00F46474" w:rsidRPr="008C5944" w:rsidRDefault="00F46474" w:rsidP="00F46474">
      <w:pPr>
        <w:pStyle w:val="Descripcin"/>
      </w:pPr>
      <w:bookmarkStart w:id="1192" w:name="_Toc210409344"/>
      <w:bookmarkStart w:id="1193" w:name="_Toc210410124"/>
      <w:bookmarkStart w:id="1194" w:name="_Toc213786977"/>
      <w:bookmarkStart w:id="1195" w:name="_Toc213787391"/>
      <w:r>
        <w:t xml:space="preserve">Figura </w:t>
      </w:r>
      <w:fldSimple w:instr=" STYLEREF 1 \s ">
        <w:r w:rsidR="008F7228">
          <w:rPr>
            <w:noProof/>
          </w:rPr>
          <w:t>7</w:t>
        </w:r>
      </w:fldSimple>
      <w:r w:rsidR="008F7228">
        <w:t>.</w:t>
      </w:r>
      <w:fldSimple w:instr=" SEQ Figura \* ARABIC \s 1 ">
        <w:r w:rsidR="008F7228">
          <w:rPr>
            <w:noProof/>
          </w:rPr>
          <w:t>4</w:t>
        </w:r>
      </w:fldSimple>
      <w:r>
        <w:t xml:space="preserve"> “Captura de pantalla de prueba 1-2-3 caso de uso N°1.3.2”</w:t>
      </w:r>
      <w:bookmarkEnd w:id="1192"/>
      <w:bookmarkEnd w:id="1193"/>
      <w:bookmarkEnd w:id="1194"/>
      <w:bookmarkEnd w:id="1195"/>
    </w:p>
    <w:p w14:paraId="26E5A6C4" w14:textId="77777777" w:rsidR="00F46474" w:rsidRDefault="00F46474" w:rsidP="00F46474"/>
    <w:p w14:paraId="533B6519" w14:textId="77777777" w:rsidR="00F46474" w:rsidRDefault="00F46474" w:rsidP="00F46474">
      <w:pPr>
        <w:pStyle w:val="Sinespaciado"/>
      </w:pPr>
      <w:r w:rsidRPr="00437FB8">
        <w:rPr>
          <w:noProof/>
        </w:rPr>
        <w:drawing>
          <wp:inline distT="0" distB="0" distL="0" distR="0" wp14:anchorId="1A341360" wp14:editId="5AD7FA47">
            <wp:extent cx="5971540" cy="1407795"/>
            <wp:effectExtent l="0" t="0" r="0" b="1905"/>
            <wp:docPr id="175123225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32251" name="Imagen 1" descr="Captura de pantalla de un celular&#10;&#10;El contenido generado por IA puede ser incorrecto."/>
                    <pic:cNvPicPr/>
                  </pic:nvPicPr>
                  <pic:blipFill>
                    <a:blip r:embed="rId163"/>
                    <a:stretch>
                      <a:fillRect/>
                    </a:stretch>
                  </pic:blipFill>
                  <pic:spPr>
                    <a:xfrm>
                      <a:off x="0" y="0"/>
                      <a:ext cx="5971540" cy="1407795"/>
                    </a:xfrm>
                    <a:prstGeom prst="rect">
                      <a:avLst/>
                    </a:prstGeom>
                  </pic:spPr>
                </pic:pic>
              </a:graphicData>
            </a:graphic>
          </wp:inline>
        </w:drawing>
      </w:r>
    </w:p>
    <w:p w14:paraId="28A25D41" w14:textId="77777777" w:rsidR="00F46474" w:rsidRDefault="00F46474" w:rsidP="00F46474">
      <w:pPr>
        <w:ind w:left="720" w:firstLine="0"/>
      </w:pPr>
    </w:p>
    <w:p w14:paraId="77E05309" w14:textId="77777777" w:rsidR="00F46474" w:rsidRDefault="00F46474" w:rsidP="00F46474">
      <w:pPr>
        <w:ind w:left="720" w:firstLine="0"/>
      </w:pPr>
      <w:r>
        <w:t>Fuente: Captura realizada al sistema web EugCOM</w:t>
      </w:r>
    </w:p>
    <w:p w14:paraId="73DE8AF5" w14:textId="77777777" w:rsidR="00F46474" w:rsidRPr="00CB0FA9" w:rsidRDefault="00F46474" w:rsidP="00F46474">
      <w:pPr>
        <w:spacing w:line="278" w:lineRule="auto"/>
        <w:ind w:firstLine="0"/>
        <w:jc w:val="left"/>
        <w:rPr>
          <w:rFonts w:eastAsiaTheme="majorEastAsia" w:cstheme="majorBidi"/>
          <w:szCs w:val="32"/>
        </w:rPr>
      </w:pPr>
      <w:r>
        <w:br w:type="page"/>
      </w:r>
    </w:p>
    <w:p w14:paraId="47E1B759" w14:textId="77777777" w:rsidR="00F46474" w:rsidRPr="003F584A" w:rsidRDefault="00F46474" w:rsidP="00F46474"/>
    <w:p w14:paraId="3943AAA6" w14:textId="2CACBEBE" w:rsidR="00F46474" w:rsidRDefault="00F46474" w:rsidP="00F46474">
      <w:pPr>
        <w:pStyle w:val="Ttulo2"/>
      </w:pPr>
      <w:bookmarkStart w:id="1196" w:name="_Toc201199539"/>
      <w:bookmarkStart w:id="1197" w:name="_Toc213787146"/>
      <w:r>
        <w:t xml:space="preserve">Prueba Unitaria CU </w:t>
      </w:r>
      <w:r w:rsidRPr="59DC36C0">
        <w:t>N°1.</w:t>
      </w:r>
      <w:r>
        <w:t>4</w:t>
      </w:r>
      <w:bookmarkEnd w:id="1196"/>
      <w:bookmarkEnd w:id="1197"/>
    </w:p>
    <w:p w14:paraId="73F68090" w14:textId="77777777" w:rsidR="00F46474" w:rsidRDefault="00F46474" w:rsidP="00F46474"/>
    <w:p w14:paraId="52AF017B" w14:textId="77777777" w:rsidR="00F46474" w:rsidRDefault="00F46474" w:rsidP="00F46474">
      <w:r>
        <w:t>Se presenta el caso de uso N°1.4 para realizar los casos de prueba correspondientes.</w:t>
      </w:r>
    </w:p>
    <w:p w14:paraId="1ED8BE8D" w14:textId="77777777" w:rsidR="00F46474" w:rsidRDefault="00F46474" w:rsidP="00F46474"/>
    <w:p w14:paraId="7C12EC27" w14:textId="2DD91207" w:rsidR="00F46474" w:rsidRDefault="00F46474" w:rsidP="00F46474">
      <w:r>
        <w:t xml:space="preserve">En la </w:t>
      </w:r>
      <w:r>
        <w:rPr>
          <w:i/>
        </w:rPr>
        <w:t>Tabla 7.</w:t>
      </w:r>
      <w:r w:rsidR="008C28A7">
        <w:rPr>
          <w:i/>
        </w:rPr>
        <w:t>5</w:t>
      </w:r>
      <w:r>
        <w:rPr>
          <w:i/>
        </w:rPr>
        <w:t xml:space="preserve"> 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p>
    <w:p w14:paraId="7CFA9890" w14:textId="77777777" w:rsidR="00F46474" w:rsidRPr="006A1FFD" w:rsidRDefault="00F46474" w:rsidP="00F46474"/>
    <w:p w14:paraId="34BBCB04" w14:textId="12E549F5" w:rsidR="00F46474" w:rsidRDefault="00F46474" w:rsidP="00F46474">
      <w:pPr>
        <w:pStyle w:val="Descripcin"/>
        <w:keepNext/>
      </w:pPr>
      <w:bookmarkStart w:id="1198" w:name="_Toc201199625"/>
      <w:bookmarkStart w:id="1199" w:name="_Toc201199714"/>
      <w:bookmarkStart w:id="1200" w:name="_Toc213786978"/>
      <w:bookmarkStart w:id="1201" w:name="_Toc213787392"/>
      <w:r>
        <w:t xml:space="preserve">Tabla </w:t>
      </w:r>
      <w:fldSimple w:instr=" STYLEREF 1 \s ">
        <w:r w:rsidR="008F7228">
          <w:rPr>
            <w:noProof/>
          </w:rPr>
          <w:t>7</w:t>
        </w:r>
      </w:fldSimple>
      <w:r w:rsidR="008F7228">
        <w:t>.</w:t>
      </w:r>
      <w:fldSimple w:instr=" SEQ Tabla \* ARABIC \s 1 ">
        <w:r w:rsidR="008F7228">
          <w:rPr>
            <w:noProof/>
          </w:rPr>
          <w:t>5</w:t>
        </w:r>
      </w:fldSimple>
      <w:r w:rsidRPr="00DA25A9">
        <w:t xml:space="preserve"> </w:t>
      </w:r>
      <w:r>
        <w:t>CU N°1.1 para prueba,” visualizando los departamentos de la empresa”</w:t>
      </w:r>
      <w:bookmarkEnd w:id="1198"/>
      <w:bookmarkEnd w:id="1199"/>
      <w:bookmarkEnd w:id="1200"/>
      <w:bookmarkEnd w:id="1201"/>
    </w:p>
    <w:p w14:paraId="2368384A" w14:textId="77777777" w:rsidR="00F46474" w:rsidRDefault="00F46474" w:rsidP="00F46474">
      <w:pPr>
        <w:pStyle w:val="Sinespaciado"/>
      </w:pPr>
      <w:r>
        <w:rPr>
          <w:noProof/>
        </w:rPr>
        <w:drawing>
          <wp:inline distT="0" distB="0" distL="0" distR="0" wp14:anchorId="082C95F4" wp14:editId="31816412">
            <wp:extent cx="3916393" cy="3660274"/>
            <wp:effectExtent l="0" t="0" r="8255" b="0"/>
            <wp:docPr id="5748680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23"/>
                    <a:stretch>
                      <a:fillRect/>
                    </a:stretch>
                  </pic:blipFill>
                  <pic:spPr>
                    <a:xfrm>
                      <a:off x="0" y="0"/>
                      <a:ext cx="3955553" cy="3696874"/>
                    </a:xfrm>
                    <a:prstGeom prst="rect">
                      <a:avLst/>
                    </a:prstGeom>
                  </pic:spPr>
                </pic:pic>
              </a:graphicData>
            </a:graphic>
          </wp:inline>
        </w:drawing>
      </w:r>
    </w:p>
    <w:p w14:paraId="70442E92" w14:textId="77777777" w:rsidR="00F46474" w:rsidRDefault="00F46474" w:rsidP="00F46474">
      <w:pPr>
        <w:pStyle w:val="Sinespaciado"/>
      </w:pPr>
    </w:p>
    <w:p w14:paraId="02BB8005" w14:textId="77777777" w:rsidR="00F46474" w:rsidRDefault="00F46474" w:rsidP="00F46474">
      <w:r>
        <w:t>Fuente: Elaborado por el estudiante de acuerdo con el proyecto</w:t>
      </w:r>
    </w:p>
    <w:p w14:paraId="6E2ADF5C" w14:textId="77777777" w:rsidR="00F46474" w:rsidRDefault="00F46474" w:rsidP="00F46474">
      <w:pPr>
        <w:pStyle w:val="Sinespaciado"/>
      </w:pPr>
    </w:p>
    <w:p w14:paraId="7DC7B851" w14:textId="77777777" w:rsidR="00F46474" w:rsidRPr="008C5944" w:rsidRDefault="00F46474" w:rsidP="00F46474">
      <w:r w:rsidRPr="008C5944">
        <w:lastRenderedPageBreak/>
        <w:t>Casos de prueba:</w:t>
      </w:r>
    </w:p>
    <w:p w14:paraId="71F701EB" w14:textId="77777777" w:rsidR="00F46474" w:rsidRPr="00BD4893" w:rsidRDefault="00F46474" w:rsidP="00F46474">
      <w:pPr>
        <w:rPr>
          <w:b/>
          <w:bCs/>
        </w:rPr>
      </w:pPr>
    </w:p>
    <w:p w14:paraId="2C119660" w14:textId="77777777" w:rsidR="00F46474" w:rsidRDefault="00F46474" w:rsidP="00F46474">
      <w:pPr>
        <w:pStyle w:val="Prrafodelista"/>
        <w:numPr>
          <w:ilvl w:val="0"/>
          <w:numId w:val="18"/>
        </w:numPr>
      </w:pPr>
      <w:r>
        <w:t>Verificar la existencia del apartado de departamentos en el menú desplegable.</w:t>
      </w:r>
    </w:p>
    <w:p w14:paraId="39C29A0C" w14:textId="77777777" w:rsidR="00F46474" w:rsidRDefault="00F46474" w:rsidP="00F46474">
      <w:pPr>
        <w:pStyle w:val="Prrafodelista"/>
        <w:ind w:left="1800" w:firstLine="0"/>
      </w:pPr>
    </w:p>
    <w:p w14:paraId="799C8889" w14:textId="77777777" w:rsidR="00F46474" w:rsidRDefault="00F46474" w:rsidP="00F46474">
      <w:pPr>
        <w:pStyle w:val="Prrafodelista"/>
        <w:numPr>
          <w:ilvl w:val="0"/>
          <w:numId w:val="18"/>
        </w:numPr>
      </w:pPr>
      <w:r>
        <w:t>Verificar la redirección a la interfaz de “Departamentos”.</w:t>
      </w:r>
    </w:p>
    <w:p w14:paraId="052EE93B" w14:textId="77777777" w:rsidR="00F46474" w:rsidRDefault="00F46474" w:rsidP="00F46474">
      <w:pPr>
        <w:ind w:firstLine="0"/>
      </w:pPr>
    </w:p>
    <w:p w14:paraId="73B640D7" w14:textId="77777777" w:rsidR="00F46474" w:rsidRDefault="00F46474" w:rsidP="00F46474">
      <w:pPr>
        <w:pStyle w:val="Prrafodelista"/>
        <w:numPr>
          <w:ilvl w:val="0"/>
          <w:numId w:val="18"/>
        </w:numPr>
      </w:pPr>
      <w:r>
        <w:t>Verificar la correcta carga de la interfaz del sistema de visualización de departamentos.</w:t>
      </w:r>
    </w:p>
    <w:p w14:paraId="31E27217" w14:textId="77777777" w:rsidR="00F46474" w:rsidRDefault="00F46474" w:rsidP="00F46474">
      <w:pPr>
        <w:pStyle w:val="Prrafodelista"/>
        <w:ind w:left="1800" w:firstLine="0"/>
      </w:pPr>
    </w:p>
    <w:p w14:paraId="573FAB1B" w14:textId="77777777" w:rsidR="00F46474" w:rsidRPr="008C5944" w:rsidRDefault="00F46474" w:rsidP="00F46474">
      <w:pPr>
        <w:ind w:left="720" w:firstLine="0"/>
      </w:pPr>
      <w:r w:rsidRPr="008C5944">
        <w:t>Resultados Esperados:</w:t>
      </w:r>
    </w:p>
    <w:p w14:paraId="409400FA" w14:textId="77777777" w:rsidR="00F46474" w:rsidRPr="003763C1" w:rsidRDefault="00F46474" w:rsidP="00F46474">
      <w:pPr>
        <w:rPr>
          <w:b/>
          <w:bCs/>
        </w:rPr>
      </w:pPr>
    </w:p>
    <w:p w14:paraId="08F64C51" w14:textId="77777777" w:rsidR="00F46474" w:rsidRDefault="00F46474" w:rsidP="00F46474">
      <w:pPr>
        <w:pStyle w:val="Prrafodelista"/>
        <w:numPr>
          <w:ilvl w:val="0"/>
          <w:numId w:val="22"/>
        </w:numPr>
      </w:pPr>
      <w:r>
        <w:t>El enlace o pestaña “Departamentos” para acceder a la interfaz es visible en el menú desplegable para usuarios con los permisos adecuados.</w:t>
      </w:r>
    </w:p>
    <w:p w14:paraId="6BDA7C91" w14:textId="77777777" w:rsidR="00F46474" w:rsidRDefault="00F46474" w:rsidP="00F46474">
      <w:pPr>
        <w:pStyle w:val="Prrafodelista"/>
        <w:ind w:left="1800" w:firstLine="0"/>
      </w:pPr>
    </w:p>
    <w:p w14:paraId="37E9A8E8" w14:textId="77777777" w:rsidR="00F46474" w:rsidRDefault="00F46474" w:rsidP="00F46474">
      <w:pPr>
        <w:pStyle w:val="Prrafodelista"/>
        <w:numPr>
          <w:ilvl w:val="0"/>
          <w:numId w:val="22"/>
        </w:numPr>
      </w:pPr>
      <w:r>
        <w:t>Al hacer clic en el enlace “Departamentos”, el sistema redirige correctamente a la interfaz del sistema Departamentos.</w:t>
      </w:r>
    </w:p>
    <w:p w14:paraId="1A01AB38" w14:textId="77777777" w:rsidR="00F46474" w:rsidRDefault="00F46474" w:rsidP="00F46474">
      <w:pPr>
        <w:ind w:firstLine="0"/>
      </w:pPr>
    </w:p>
    <w:p w14:paraId="4D123C24" w14:textId="77777777" w:rsidR="00F46474" w:rsidRDefault="00F46474" w:rsidP="00F46474">
      <w:pPr>
        <w:pStyle w:val="Prrafodelista"/>
        <w:numPr>
          <w:ilvl w:val="0"/>
          <w:numId w:val="22"/>
        </w:numPr>
      </w:pPr>
      <w:r>
        <w:t>La interfaz del sistema de Departamentos carga completamente, mostrando un listado de los departamentos de la empresa.</w:t>
      </w:r>
    </w:p>
    <w:p w14:paraId="4F99FEC7" w14:textId="77777777" w:rsidR="00F46474" w:rsidRDefault="00F46474" w:rsidP="00F46474">
      <w:pPr>
        <w:pStyle w:val="Prrafodelista"/>
        <w:ind w:left="1800" w:firstLine="0"/>
      </w:pPr>
    </w:p>
    <w:p w14:paraId="61CFFFFE" w14:textId="77777777" w:rsidR="00F46474" w:rsidRPr="008C5944" w:rsidRDefault="00F46474" w:rsidP="00F46474">
      <w:pPr>
        <w:ind w:left="720" w:firstLine="0"/>
      </w:pPr>
      <w:r w:rsidRPr="008C5944">
        <w:t>Resultados obtenidos</w:t>
      </w:r>
    </w:p>
    <w:p w14:paraId="039C9C1A" w14:textId="77777777" w:rsidR="00F46474" w:rsidRPr="003763C1" w:rsidRDefault="00F46474" w:rsidP="00F46474">
      <w:pPr>
        <w:ind w:left="720" w:firstLine="0"/>
        <w:rPr>
          <w:b/>
          <w:bCs/>
        </w:rPr>
      </w:pPr>
    </w:p>
    <w:p w14:paraId="2A1D4958" w14:textId="77777777" w:rsidR="00F46474" w:rsidRDefault="00F46474" w:rsidP="00F46474">
      <w:pPr>
        <w:pStyle w:val="Prrafodelista"/>
        <w:numPr>
          <w:ilvl w:val="0"/>
          <w:numId w:val="23"/>
        </w:numPr>
      </w:pPr>
      <w:r>
        <w:t>El enlace es visible en el menú desplegable para usuarios con los permisos adecuados.</w:t>
      </w:r>
    </w:p>
    <w:p w14:paraId="40937BC7" w14:textId="77777777" w:rsidR="00F46474" w:rsidRDefault="00F46474" w:rsidP="00F46474">
      <w:pPr>
        <w:pStyle w:val="Prrafodelista"/>
        <w:ind w:left="1800" w:firstLine="0"/>
      </w:pPr>
    </w:p>
    <w:p w14:paraId="75004DB8" w14:textId="77777777" w:rsidR="00F46474" w:rsidRDefault="00F46474" w:rsidP="00F46474">
      <w:pPr>
        <w:pStyle w:val="Prrafodelista"/>
        <w:numPr>
          <w:ilvl w:val="0"/>
          <w:numId w:val="23"/>
        </w:numPr>
      </w:pPr>
      <w:r>
        <w:lastRenderedPageBreak/>
        <w:t>El sistema redirige correctamente a la interfaz de Departamentos tras hacer clic en el enlace “Departamentos”.</w:t>
      </w:r>
    </w:p>
    <w:p w14:paraId="27B2702D" w14:textId="77777777" w:rsidR="00F46474" w:rsidRDefault="00F46474" w:rsidP="00F46474">
      <w:pPr>
        <w:pStyle w:val="Prrafodelista"/>
        <w:ind w:left="1800" w:firstLine="0"/>
      </w:pPr>
    </w:p>
    <w:p w14:paraId="03862A38" w14:textId="77777777" w:rsidR="00F46474" w:rsidRDefault="00F46474" w:rsidP="00F46474">
      <w:pPr>
        <w:pStyle w:val="Prrafodelista"/>
        <w:numPr>
          <w:ilvl w:val="0"/>
          <w:numId w:val="23"/>
        </w:numPr>
      </w:pPr>
      <w:r>
        <w:t>La interfaz tras el redireccionamiento se muestra completamente y carga el listado de los Departamentos asociados a la empresa sin errores.</w:t>
      </w:r>
    </w:p>
    <w:p w14:paraId="4D0E5ED7" w14:textId="77777777" w:rsidR="00F46474" w:rsidRDefault="00F46474" w:rsidP="00F46474">
      <w:pPr>
        <w:ind w:firstLine="0"/>
      </w:pPr>
    </w:p>
    <w:p w14:paraId="3B59364C" w14:textId="2CDD4A1B" w:rsidR="00F46474" w:rsidRDefault="00F46474" w:rsidP="00F46474">
      <w:r w:rsidRPr="00A6105E">
        <w:t xml:space="preserve">La Figura </w:t>
      </w:r>
      <w:r>
        <w:t>7</w:t>
      </w:r>
      <w:r w:rsidRPr="00A6105E">
        <w:t>.</w:t>
      </w:r>
      <w:r w:rsidR="008C28A7">
        <w:t>5</w:t>
      </w:r>
      <w:r w:rsidRPr="00A6105E">
        <w:t xml:space="preserve"> exhibe los resultados exitosos derivados de la ejecución de los casos de prueba diseñados para la funcionalidad de "Departamentos".</w:t>
      </w:r>
    </w:p>
    <w:p w14:paraId="6884D36E" w14:textId="77777777" w:rsidR="00F46474" w:rsidRPr="00A6105E" w:rsidRDefault="00F46474" w:rsidP="00F46474"/>
    <w:p w14:paraId="4AB00A49" w14:textId="77777777" w:rsidR="00F46474" w:rsidRDefault="00F46474" w:rsidP="00F46474">
      <w:r w:rsidRPr="00A6105E">
        <w:t>En la representación de la interfaz de usuario, se identifica claramente el menú desplegable resaltado, a través del cual se accede al enlace específico "Departamentos". Tras la activación de este enlace, se constató una correcta redirección hacia la vista de gestión de departamentos. La carga de esta interfaz se completó de manera óptima y sin anomalías, presentando un listado íntegro de los departamentos registrados, lo cual valida el correcto funcionamiento y la accesibilidad de esta sección del sistema.</w:t>
      </w:r>
    </w:p>
    <w:p w14:paraId="5E877EDD" w14:textId="2A0B4E65" w:rsidR="00F46474" w:rsidRDefault="00F46474" w:rsidP="00F46474">
      <w:pPr>
        <w:pStyle w:val="Descripcin"/>
        <w:keepNext/>
      </w:pPr>
      <w:bookmarkStart w:id="1202" w:name="_Toc200854224"/>
      <w:bookmarkStart w:id="1203" w:name="_Toc201172443"/>
      <w:bookmarkStart w:id="1204" w:name="_Toc201199626"/>
      <w:bookmarkStart w:id="1205" w:name="_Toc201199715"/>
      <w:bookmarkStart w:id="1206" w:name="_Toc213786979"/>
      <w:bookmarkStart w:id="1207" w:name="_Toc213787393"/>
      <w:r>
        <w:t xml:space="preserve">Figura </w:t>
      </w:r>
      <w:fldSimple w:instr=" STYLEREF 1 \s ">
        <w:r w:rsidR="008F7228">
          <w:rPr>
            <w:noProof/>
          </w:rPr>
          <w:t>7</w:t>
        </w:r>
      </w:fldSimple>
      <w:r w:rsidR="008F7228">
        <w:t>.</w:t>
      </w:r>
      <w:fldSimple w:instr=" SEQ Figura \* ARABIC \s 1 ">
        <w:r w:rsidR="008F7228">
          <w:rPr>
            <w:noProof/>
          </w:rPr>
          <w:t>5</w:t>
        </w:r>
      </w:fldSimple>
      <w:r>
        <w:t xml:space="preserve"> “Captura de pantalla de prueba 1-2-3 caso de uso N°1.4”</w:t>
      </w:r>
      <w:bookmarkEnd w:id="1202"/>
      <w:bookmarkEnd w:id="1203"/>
      <w:bookmarkEnd w:id="1204"/>
      <w:bookmarkEnd w:id="1205"/>
      <w:bookmarkEnd w:id="1206"/>
      <w:bookmarkEnd w:id="1207"/>
    </w:p>
    <w:p w14:paraId="0F1AD727" w14:textId="77777777" w:rsidR="00F46474" w:rsidRDefault="00F46474" w:rsidP="00F46474">
      <w:pPr>
        <w:spacing w:line="278" w:lineRule="auto"/>
        <w:ind w:firstLine="0"/>
        <w:jc w:val="left"/>
      </w:pPr>
      <w:r>
        <w:rPr>
          <w:noProof/>
        </w:rPr>
        <mc:AlternateContent>
          <mc:Choice Requires="wpg">
            <w:drawing>
              <wp:inline distT="0" distB="0" distL="0" distR="0" wp14:anchorId="4BE8C361" wp14:editId="3B9C4CF6">
                <wp:extent cx="5677469" cy="2674962"/>
                <wp:effectExtent l="0" t="0" r="0" b="0"/>
                <wp:docPr id="211610719" name="Grupo 1"/>
                <wp:cNvGraphicFramePr/>
                <a:graphic xmlns:a="http://schemas.openxmlformats.org/drawingml/2006/main">
                  <a:graphicData uri="http://schemas.microsoft.com/office/word/2010/wordprocessingGroup">
                    <wpg:wgp>
                      <wpg:cNvGrpSpPr/>
                      <wpg:grpSpPr>
                        <a:xfrm>
                          <a:off x="0" y="0"/>
                          <a:ext cx="5677469" cy="2674962"/>
                          <a:chOff x="0" y="0"/>
                          <a:chExt cx="5981065" cy="3305175"/>
                        </a:xfrm>
                      </wpg:grpSpPr>
                      <pic:pic xmlns:pic="http://schemas.openxmlformats.org/drawingml/2006/picture">
                        <pic:nvPicPr>
                          <pic:cNvPr id="1622778708" name="Imagen 1622778708"/>
                          <pic:cNvPicPr>
                            <a:picLocks noChangeAspect="1"/>
                          </pic:cNvPicPr>
                        </pic:nvPicPr>
                        <pic:blipFill>
                          <a:blip r:embed="rId164"/>
                          <a:stretch>
                            <a:fillRect/>
                          </a:stretch>
                        </pic:blipFill>
                        <pic:spPr>
                          <a:xfrm>
                            <a:off x="0" y="0"/>
                            <a:ext cx="5981065" cy="3305175"/>
                          </a:xfrm>
                          <a:prstGeom prst="rect">
                            <a:avLst/>
                          </a:prstGeom>
                        </pic:spPr>
                      </pic:pic>
                      <wps:wsp>
                        <wps:cNvPr id="1613449339" name="Rectángulo 1613449339"/>
                        <wps:cNvSpPr/>
                        <wps:spPr>
                          <a:xfrm>
                            <a:off x="434022" y="141922"/>
                            <a:ext cx="807720" cy="838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66223967" name="Rectángulo 366223967"/>
                        <wps:cNvSpPr/>
                        <wps:spPr>
                          <a:xfrm>
                            <a:off x="1241742" y="934401"/>
                            <a:ext cx="1470660" cy="868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1485712" name="Rectángulo 721485712"/>
                        <wps:cNvSpPr/>
                        <wps:spPr>
                          <a:xfrm>
                            <a:off x="0" y="1303971"/>
                            <a:ext cx="609600" cy="6477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1FF5AAC" id="Grupo 1" o:spid="_x0000_s1026" style="width:447.05pt;height:210.6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">
                <v:shape id="Imagen 1622778708"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">
                  <v:imagedata r:id="rId165" o:title=""/>
                </v:shape>
                <v:rect id="Rectángulo 1613449339" o:spid="_x0000_s1028" style="position:absolute;left:4340;top:1419;width:8077;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" filled="f" strokecolor="red" strokeweight="1pt"/>
                <v:rect id="Rectángulo 366223967" o:spid="_x0000_s1029" style="position:absolute;left:12417;top:9344;width:14707;height: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" filled="f" strokecolor="red" strokeweight="1pt"/>
                <v:rect id="Rectángulo 721485712" o:spid="_x0000_s1030" style="position:absolute;top:13039;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" filled="f" strokecolor="red" strokeweight="1pt"/>
                <w10:anchorlock/>
              </v:group>
            </w:pict>
          </mc:Fallback>
        </mc:AlternateContent>
      </w:r>
    </w:p>
    <w:p w14:paraId="13BCB81B" w14:textId="77777777" w:rsidR="00F46474" w:rsidRDefault="00F46474" w:rsidP="00F46474">
      <w:pPr>
        <w:spacing w:line="278" w:lineRule="auto"/>
        <w:ind w:firstLine="0"/>
        <w:jc w:val="left"/>
      </w:pPr>
    </w:p>
    <w:p w14:paraId="49EF9B7B" w14:textId="77777777" w:rsidR="00F46474" w:rsidRDefault="00F46474" w:rsidP="00F46474">
      <w:r>
        <w:t>Fuente: Captura realizada al sistema web EugCOM</w:t>
      </w:r>
    </w:p>
    <w:p w14:paraId="3B85E199" w14:textId="77777777" w:rsidR="00F46474" w:rsidRPr="00CB0FA9" w:rsidRDefault="00F46474" w:rsidP="00F46474"/>
    <w:p w14:paraId="1A2C8985" w14:textId="77777777" w:rsidR="00F46474" w:rsidRDefault="00F46474" w:rsidP="00F46474">
      <w:pPr>
        <w:pStyle w:val="Ttulo2"/>
      </w:pPr>
      <w:bookmarkStart w:id="1208" w:name="_Toc213787147"/>
      <w:r>
        <w:t>Prueba Unitaria CU N°1.5</w:t>
      </w:r>
      <w:bookmarkEnd w:id="1208"/>
    </w:p>
    <w:p w14:paraId="39A46C1D" w14:textId="77777777" w:rsidR="00F46474" w:rsidRDefault="00F46474" w:rsidP="00F46474"/>
    <w:p w14:paraId="73D4623C" w14:textId="3F749653" w:rsidR="00F46474" w:rsidRPr="006C0843" w:rsidRDefault="00F46474" w:rsidP="00F46474">
      <w:r w:rsidRPr="006C0843">
        <w:t>En la</w:t>
      </w:r>
      <w:r w:rsidRPr="006C0843">
        <w:rPr>
          <w:i/>
        </w:rPr>
        <w:t xml:space="preserve"> Tabla </w:t>
      </w:r>
      <w:r>
        <w:rPr>
          <w:i/>
        </w:rPr>
        <w:t>7.</w:t>
      </w:r>
      <w:r w:rsidR="008C28A7">
        <w:rPr>
          <w:i/>
        </w:rPr>
        <w:t>6</w:t>
      </w:r>
      <w:r w:rsidRPr="006C0843">
        <w:rPr>
          <w:i/>
        </w:rPr>
        <w:t xml:space="preserve"> </w:t>
      </w:r>
      <w:r w:rsidRPr="006C0843">
        <w:t>se puede visualizar el Caso de uso N°1.5 cuyo propósito es crear los departamentos de la empresa, el sistema permite agregar los departamentos que pertenecen a la empresa.</w:t>
      </w:r>
    </w:p>
    <w:p w14:paraId="35C97F80" w14:textId="77777777" w:rsidR="00F46474" w:rsidRPr="006C0843" w:rsidRDefault="00F46474" w:rsidP="00F46474">
      <w:pPr>
        <w:spacing w:line="278" w:lineRule="auto"/>
        <w:ind w:firstLine="0"/>
        <w:jc w:val="left"/>
      </w:pPr>
    </w:p>
    <w:p w14:paraId="0E2D13F7" w14:textId="69906FDB" w:rsidR="00F46474" w:rsidRPr="006C0843" w:rsidRDefault="00F46474" w:rsidP="00F46474">
      <w:pPr>
        <w:pStyle w:val="Descripcin"/>
      </w:pPr>
      <w:bookmarkStart w:id="1209" w:name="_Toc209985087"/>
      <w:bookmarkStart w:id="1210" w:name="_Toc210409345"/>
      <w:bookmarkStart w:id="1211" w:name="_Toc210410125"/>
      <w:bookmarkStart w:id="1212" w:name="_Toc213786980"/>
      <w:bookmarkStart w:id="1213" w:name="_Toc213787394"/>
      <w:r>
        <w:t xml:space="preserve">Tabla </w:t>
      </w:r>
      <w:fldSimple w:instr=" STYLEREF 1 \s ">
        <w:r w:rsidR="008F7228">
          <w:rPr>
            <w:noProof/>
          </w:rPr>
          <w:t>7</w:t>
        </w:r>
      </w:fldSimple>
      <w:r w:rsidR="008F7228">
        <w:t>.</w:t>
      </w:r>
      <w:fldSimple w:instr=" SEQ Tabla \* ARABIC \s 1 ">
        <w:r w:rsidR="008F7228">
          <w:rPr>
            <w:noProof/>
          </w:rPr>
          <w:t>6</w:t>
        </w:r>
      </w:fldSimple>
      <w:r w:rsidRPr="006C0843">
        <w:t xml:space="preserve"> Caso de uso N°1.5, Creando los departamentos de la empresa</w:t>
      </w:r>
      <w:bookmarkEnd w:id="1209"/>
      <w:bookmarkEnd w:id="1210"/>
      <w:bookmarkEnd w:id="1211"/>
      <w:bookmarkEnd w:id="1212"/>
      <w:bookmarkEnd w:id="1213"/>
    </w:p>
    <w:p w14:paraId="7263A2A0" w14:textId="77777777" w:rsidR="00F46474" w:rsidRPr="006C0843" w:rsidRDefault="00F46474" w:rsidP="00F46474">
      <w:pPr>
        <w:pStyle w:val="Sinespaciado"/>
      </w:pPr>
      <w:r w:rsidRPr="00B45140">
        <w:rPr>
          <w:noProof/>
        </w:rPr>
        <w:drawing>
          <wp:inline distT="0" distB="0" distL="0" distR="0" wp14:anchorId="2AA95CAC" wp14:editId="3E54F505">
            <wp:extent cx="4872305" cy="3916392"/>
            <wp:effectExtent l="0" t="0" r="5080" b="8255"/>
            <wp:docPr id="604778305"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74972" cy="3918536"/>
                    </a:xfrm>
                    <a:prstGeom prst="rect">
                      <a:avLst/>
                    </a:prstGeom>
                    <a:noFill/>
                    <a:ln>
                      <a:noFill/>
                    </a:ln>
                  </pic:spPr>
                </pic:pic>
              </a:graphicData>
            </a:graphic>
          </wp:inline>
        </w:drawing>
      </w:r>
    </w:p>
    <w:p w14:paraId="7362C14B" w14:textId="77777777" w:rsidR="00F46474" w:rsidRPr="006C0843" w:rsidRDefault="00F46474" w:rsidP="00F46474">
      <w:pPr>
        <w:spacing w:line="278" w:lineRule="auto"/>
        <w:ind w:firstLine="0"/>
        <w:jc w:val="left"/>
      </w:pPr>
    </w:p>
    <w:p w14:paraId="2E9E4D1D" w14:textId="77777777" w:rsidR="00F46474" w:rsidRDefault="00F46474" w:rsidP="00F46474">
      <w:r w:rsidRPr="006C0843">
        <w:t>Fuente: Elaborado por el estudiante de acuerdo con el proyecto</w:t>
      </w:r>
    </w:p>
    <w:p w14:paraId="0A01168C" w14:textId="77777777" w:rsidR="00F46474" w:rsidRDefault="00F46474" w:rsidP="00F46474"/>
    <w:p w14:paraId="66CAB77F" w14:textId="77777777" w:rsidR="00F46474" w:rsidRDefault="00F46474" w:rsidP="00F46474"/>
    <w:p w14:paraId="09EE7DA6" w14:textId="77777777" w:rsidR="00F46474" w:rsidRDefault="00F46474" w:rsidP="00F46474"/>
    <w:p w14:paraId="1D56FC1C" w14:textId="77777777" w:rsidR="00F46474" w:rsidRDefault="00F46474" w:rsidP="00F46474">
      <w:r w:rsidRPr="008C5944">
        <w:lastRenderedPageBreak/>
        <w:t>Casos de prueba:</w:t>
      </w:r>
    </w:p>
    <w:p w14:paraId="2D12777E" w14:textId="77777777" w:rsidR="00F46474" w:rsidRDefault="00F46474" w:rsidP="00F46474"/>
    <w:p w14:paraId="387EF4E4" w14:textId="77777777" w:rsidR="00F46474" w:rsidRPr="00706DFF" w:rsidRDefault="00F46474" w:rsidP="00F46474">
      <w:pPr>
        <w:pStyle w:val="Prrafodelista"/>
        <w:numPr>
          <w:ilvl w:val="0"/>
          <w:numId w:val="218"/>
        </w:numPr>
        <w:rPr>
          <w:lang w:val="es-419"/>
        </w:rPr>
      </w:pPr>
      <w:r w:rsidRPr="00706DFF">
        <w:rPr>
          <w:lang w:val="es-419"/>
        </w:rPr>
        <w:t>Verificar la existencia del formulario de departamentos.</w:t>
      </w:r>
    </w:p>
    <w:p w14:paraId="798599AE" w14:textId="77777777" w:rsidR="00F46474" w:rsidRPr="00A35524" w:rsidRDefault="00F46474" w:rsidP="00F46474">
      <w:pPr>
        <w:ind w:left="1440" w:firstLine="0"/>
        <w:rPr>
          <w:lang w:val="es-419"/>
        </w:rPr>
      </w:pPr>
    </w:p>
    <w:p w14:paraId="156593A9" w14:textId="77777777" w:rsidR="00F46474" w:rsidRDefault="00F46474" w:rsidP="00F46474">
      <w:pPr>
        <w:pStyle w:val="Prrafodelista"/>
        <w:numPr>
          <w:ilvl w:val="0"/>
          <w:numId w:val="218"/>
        </w:numPr>
        <w:rPr>
          <w:lang w:val="es-419"/>
        </w:rPr>
      </w:pPr>
      <w:r w:rsidRPr="00A35524">
        <w:rPr>
          <w:lang w:val="es-419"/>
        </w:rPr>
        <w:t xml:space="preserve">Verificar </w:t>
      </w:r>
      <w:r>
        <w:rPr>
          <w:lang w:val="es-419"/>
        </w:rPr>
        <w:t>el ingreso de datos por parte del usuario en el formulario</w:t>
      </w:r>
    </w:p>
    <w:p w14:paraId="74DE8026" w14:textId="77777777" w:rsidR="00F46474" w:rsidRPr="00A35524" w:rsidRDefault="00F46474" w:rsidP="00F46474">
      <w:pPr>
        <w:ind w:firstLine="0"/>
        <w:rPr>
          <w:lang w:val="es-419"/>
        </w:rPr>
      </w:pPr>
    </w:p>
    <w:p w14:paraId="16E73622" w14:textId="77777777" w:rsidR="00F46474" w:rsidRPr="00A35524" w:rsidRDefault="00F46474" w:rsidP="00F46474">
      <w:pPr>
        <w:pStyle w:val="Prrafodelista"/>
        <w:numPr>
          <w:ilvl w:val="0"/>
          <w:numId w:val="218"/>
        </w:numPr>
        <w:rPr>
          <w:lang w:val="es-419"/>
        </w:rPr>
      </w:pPr>
      <w:r w:rsidRPr="00A35524">
        <w:rPr>
          <w:lang w:val="es-419"/>
        </w:rPr>
        <w:t xml:space="preserve">Verificar </w:t>
      </w:r>
      <w:r>
        <w:rPr>
          <w:lang w:val="es-419"/>
        </w:rPr>
        <w:t xml:space="preserve">el registro ingresado en </w:t>
      </w:r>
      <w:r w:rsidRPr="00A35524">
        <w:rPr>
          <w:lang w:val="es-419"/>
        </w:rPr>
        <w:t>la interfaz del sistema de gestión de departamentos</w:t>
      </w:r>
      <w:r>
        <w:rPr>
          <w:lang w:val="es-419"/>
        </w:rPr>
        <w:t>.</w:t>
      </w:r>
    </w:p>
    <w:p w14:paraId="3F146170" w14:textId="77777777" w:rsidR="00F46474" w:rsidRPr="00A35524" w:rsidRDefault="00F46474" w:rsidP="00F46474">
      <w:pPr>
        <w:pStyle w:val="Prrafodelista"/>
        <w:rPr>
          <w:lang w:val="es-419"/>
        </w:rPr>
      </w:pPr>
    </w:p>
    <w:p w14:paraId="0BEACA2D" w14:textId="77777777" w:rsidR="00F46474" w:rsidRPr="008C5944" w:rsidRDefault="00F46474" w:rsidP="00F46474">
      <w:pPr>
        <w:pStyle w:val="Prrafodelista"/>
        <w:ind w:left="1800" w:firstLine="0"/>
      </w:pPr>
    </w:p>
    <w:p w14:paraId="495AD493" w14:textId="77777777" w:rsidR="00F46474" w:rsidRDefault="00F46474" w:rsidP="00F46474">
      <w:pPr>
        <w:ind w:left="720" w:firstLine="0"/>
      </w:pPr>
      <w:r w:rsidRPr="008C5944">
        <w:t>Resultados Esperados:</w:t>
      </w:r>
    </w:p>
    <w:p w14:paraId="3C99D608" w14:textId="77777777" w:rsidR="00F46474" w:rsidRDefault="00F46474" w:rsidP="00F46474">
      <w:pPr>
        <w:ind w:left="720" w:firstLine="0"/>
      </w:pPr>
    </w:p>
    <w:p w14:paraId="74B4C772" w14:textId="77777777" w:rsidR="00F46474" w:rsidRDefault="00F46474" w:rsidP="00F46474">
      <w:pPr>
        <w:pStyle w:val="Prrafodelista"/>
        <w:numPr>
          <w:ilvl w:val="0"/>
          <w:numId w:val="219"/>
        </w:numPr>
        <w:rPr>
          <w:lang w:val="es-419"/>
        </w:rPr>
      </w:pPr>
      <w:r w:rsidRPr="00A35524">
        <w:rPr>
          <w:lang w:val="es-419"/>
        </w:rPr>
        <w:t>E</w:t>
      </w:r>
      <w:r>
        <w:rPr>
          <w:lang w:val="es-419"/>
        </w:rPr>
        <w:t xml:space="preserve">n la </w:t>
      </w:r>
      <w:r w:rsidRPr="00A35524">
        <w:rPr>
          <w:lang w:val="es-419"/>
        </w:rPr>
        <w:t xml:space="preserve">pestaña "Departamentos" </w:t>
      </w:r>
      <w:r>
        <w:rPr>
          <w:lang w:val="es-419"/>
        </w:rPr>
        <w:t>se visualiza correctamente el formulario para la creación de este.</w:t>
      </w:r>
    </w:p>
    <w:p w14:paraId="565458BF" w14:textId="77777777" w:rsidR="00F46474" w:rsidRPr="00A35524" w:rsidRDefault="00F46474" w:rsidP="00F46474">
      <w:pPr>
        <w:rPr>
          <w:lang w:val="es-419"/>
        </w:rPr>
      </w:pPr>
    </w:p>
    <w:p w14:paraId="7CDD8CCC" w14:textId="77777777" w:rsidR="00F46474" w:rsidRDefault="00F46474" w:rsidP="00F46474">
      <w:pPr>
        <w:pStyle w:val="Prrafodelista"/>
        <w:numPr>
          <w:ilvl w:val="0"/>
          <w:numId w:val="219"/>
        </w:numPr>
        <w:rPr>
          <w:lang w:val="es-419"/>
        </w:rPr>
      </w:pPr>
      <w:r>
        <w:rPr>
          <w:lang w:val="es-419"/>
        </w:rPr>
        <w:t>Se permite ingresar información en los campos del formulario de departamentos, reflejando en pantalla la información ingresada.</w:t>
      </w:r>
    </w:p>
    <w:p w14:paraId="5A6F6026" w14:textId="77777777" w:rsidR="00F46474" w:rsidRPr="00A35524" w:rsidRDefault="00F46474" w:rsidP="00F46474">
      <w:pPr>
        <w:ind w:firstLine="0"/>
        <w:rPr>
          <w:lang w:val="es-419"/>
        </w:rPr>
      </w:pPr>
    </w:p>
    <w:p w14:paraId="7DC87D53" w14:textId="77777777" w:rsidR="00F46474" w:rsidRPr="00A35524" w:rsidRDefault="00F46474" w:rsidP="00F46474">
      <w:pPr>
        <w:pStyle w:val="Prrafodelista"/>
        <w:numPr>
          <w:ilvl w:val="0"/>
          <w:numId w:val="219"/>
        </w:numPr>
        <w:rPr>
          <w:lang w:val="es-419"/>
        </w:rPr>
      </w:pPr>
      <w:r w:rsidRPr="00A35524">
        <w:rPr>
          <w:lang w:val="es-419"/>
        </w:rPr>
        <w:t xml:space="preserve">La interfaz del sistema de departamentos </w:t>
      </w:r>
      <w:r>
        <w:rPr>
          <w:lang w:val="es-419"/>
        </w:rPr>
        <w:t>registra correctamente la nueva creación de un nuevo departamento, reflejándolo en la misma interfaz.</w:t>
      </w:r>
    </w:p>
    <w:p w14:paraId="0F7CCC18" w14:textId="77777777" w:rsidR="00F46474" w:rsidRPr="008C5944" w:rsidRDefault="00F46474" w:rsidP="00F46474">
      <w:pPr>
        <w:ind w:firstLine="0"/>
      </w:pPr>
    </w:p>
    <w:p w14:paraId="41AE80C5" w14:textId="77777777" w:rsidR="00F46474" w:rsidRDefault="00F46474" w:rsidP="00F46474">
      <w:pPr>
        <w:ind w:left="720" w:firstLine="0"/>
      </w:pPr>
      <w:r w:rsidRPr="008C5944">
        <w:t>Resultados obtenidos</w:t>
      </w:r>
      <w:r>
        <w:t>:</w:t>
      </w:r>
    </w:p>
    <w:p w14:paraId="5E8EED6A" w14:textId="77777777" w:rsidR="00F46474" w:rsidRDefault="00F46474" w:rsidP="00F46474">
      <w:pPr>
        <w:ind w:left="720" w:firstLine="0"/>
      </w:pPr>
    </w:p>
    <w:p w14:paraId="2C36F245" w14:textId="77777777" w:rsidR="00F46474" w:rsidRDefault="00F46474" w:rsidP="00F46474">
      <w:pPr>
        <w:numPr>
          <w:ilvl w:val="0"/>
          <w:numId w:val="220"/>
        </w:numPr>
        <w:tabs>
          <w:tab w:val="num" w:pos="720"/>
        </w:tabs>
        <w:rPr>
          <w:lang w:val="es-419"/>
        </w:rPr>
      </w:pPr>
      <w:r>
        <w:rPr>
          <w:lang w:val="es-419"/>
        </w:rPr>
        <w:t>En la pestaña de departamentos se visualiza correctamente el formulario.</w:t>
      </w:r>
    </w:p>
    <w:p w14:paraId="52F91715" w14:textId="77777777" w:rsidR="00F46474" w:rsidRPr="00A35524" w:rsidRDefault="00F46474" w:rsidP="00F46474">
      <w:pPr>
        <w:ind w:firstLine="0"/>
        <w:rPr>
          <w:lang w:val="es-419"/>
        </w:rPr>
      </w:pPr>
    </w:p>
    <w:p w14:paraId="38F76E8D" w14:textId="77777777" w:rsidR="00F46474" w:rsidRDefault="00F46474" w:rsidP="00F46474">
      <w:pPr>
        <w:numPr>
          <w:ilvl w:val="0"/>
          <w:numId w:val="220"/>
        </w:numPr>
        <w:tabs>
          <w:tab w:val="num" w:pos="720"/>
        </w:tabs>
        <w:rPr>
          <w:lang w:val="es-419"/>
        </w:rPr>
      </w:pPr>
      <w:r w:rsidRPr="00A35524">
        <w:rPr>
          <w:lang w:val="es-419"/>
        </w:rPr>
        <w:t>E</w:t>
      </w:r>
      <w:r>
        <w:rPr>
          <w:lang w:val="es-419"/>
        </w:rPr>
        <w:t>l sistema permite ingresar información en los campos del formulario de departamentos, reflejándolo en pantalla correctamente</w:t>
      </w:r>
    </w:p>
    <w:p w14:paraId="0758DC9C" w14:textId="77777777" w:rsidR="00F46474" w:rsidRPr="00A35524" w:rsidRDefault="00F46474" w:rsidP="00F46474">
      <w:pPr>
        <w:ind w:firstLine="0"/>
        <w:rPr>
          <w:lang w:val="es-419"/>
        </w:rPr>
      </w:pPr>
    </w:p>
    <w:p w14:paraId="771407CA" w14:textId="77777777" w:rsidR="00F46474" w:rsidRDefault="00F46474" w:rsidP="00F46474">
      <w:pPr>
        <w:numPr>
          <w:ilvl w:val="0"/>
          <w:numId w:val="220"/>
        </w:numPr>
        <w:tabs>
          <w:tab w:val="num" w:pos="720"/>
        </w:tabs>
        <w:rPr>
          <w:lang w:val="es-419"/>
        </w:rPr>
      </w:pPr>
      <w:r w:rsidRPr="00A35524">
        <w:rPr>
          <w:lang w:val="es-419"/>
        </w:rPr>
        <w:t xml:space="preserve">La interfaz tras el </w:t>
      </w:r>
      <w:r>
        <w:rPr>
          <w:lang w:val="es-419"/>
        </w:rPr>
        <w:t>registro exitoso del departamento se logra visualizar en la interfaz.</w:t>
      </w:r>
    </w:p>
    <w:p w14:paraId="567BB649" w14:textId="77777777" w:rsidR="00F46474" w:rsidRDefault="00F46474" w:rsidP="00F46474">
      <w:pPr>
        <w:ind w:firstLine="0"/>
        <w:rPr>
          <w:lang w:val="es-419"/>
        </w:rPr>
      </w:pPr>
    </w:p>
    <w:p w14:paraId="630CE98E" w14:textId="03BF6A1B" w:rsidR="00F46474" w:rsidRDefault="00F46474" w:rsidP="00F46474">
      <w:r w:rsidRPr="00CB2D95">
        <w:rPr>
          <w:lang w:val="es-419"/>
        </w:rPr>
        <w:t>En la figura 7.</w:t>
      </w:r>
      <w:r w:rsidR="008C28A7">
        <w:rPr>
          <w:lang w:val="es-419"/>
        </w:rPr>
        <w:t>6</w:t>
      </w:r>
      <w:r w:rsidRPr="00CB2D95">
        <w:rPr>
          <w:lang w:val="es-419"/>
        </w:rPr>
        <w:t xml:space="preserve"> </w:t>
      </w:r>
      <w:r w:rsidRPr="00CB2D95">
        <w:t>En la parte superior se observa el formulario para registrar un nuevo departamento, donde se ha ingresado la descripción “Economía” con estado “Activo”.</w:t>
      </w:r>
      <w:r w:rsidRPr="00CB2D95">
        <w:br/>
        <w:t>Debajo, la tabla inicial solo contiene el departamento “Informática”.</w:t>
      </w:r>
    </w:p>
    <w:p w14:paraId="0168E107" w14:textId="77777777" w:rsidR="00F46474" w:rsidRDefault="00F46474" w:rsidP="00F46474">
      <w:pPr>
        <w:ind w:firstLine="0"/>
      </w:pPr>
    </w:p>
    <w:p w14:paraId="2F8D875C" w14:textId="77777777" w:rsidR="00F46474" w:rsidRDefault="00F46474" w:rsidP="00F46474">
      <w:r w:rsidRPr="00CB2D95">
        <w:t>En la parte inferior, tras registrar el nuevo departamento, la tabla se actualiza mostrando ahora dos registros: Economía (creado el 2025-10-02) e Informática (creado el 2025-09-15), ambos en estado Activo, con la opción de Cambiar Estado en las acciones.</w:t>
      </w:r>
    </w:p>
    <w:p w14:paraId="638EA8A4" w14:textId="77777777" w:rsidR="00F46474" w:rsidRPr="00CB2D95" w:rsidRDefault="00F46474" w:rsidP="00F46474"/>
    <w:p w14:paraId="72E88736" w14:textId="30C4225B" w:rsidR="00F46474" w:rsidRDefault="00F46474" w:rsidP="00F46474">
      <w:pPr>
        <w:pStyle w:val="Descripcin"/>
      </w:pPr>
      <w:bookmarkStart w:id="1214" w:name="_Toc210409346"/>
      <w:bookmarkStart w:id="1215" w:name="_Toc210410126"/>
      <w:bookmarkStart w:id="1216" w:name="_Toc213786981"/>
      <w:bookmarkStart w:id="1217" w:name="_Toc213787395"/>
      <w:r>
        <w:t xml:space="preserve">Figura </w:t>
      </w:r>
      <w:fldSimple w:instr=" STYLEREF 1 \s ">
        <w:r w:rsidR="008F7228">
          <w:rPr>
            <w:noProof/>
          </w:rPr>
          <w:t>7</w:t>
        </w:r>
      </w:fldSimple>
      <w:r w:rsidR="008F7228">
        <w:t>.</w:t>
      </w:r>
      <w:fldSimple w:instr=" SEQ Figura \* ARABIC \s 1 ">
        <w:r w:rsidR="008F7228">
          <w:rPr>
            <w:noProof/>
          </w:rPr>
          <w:t>6</w:t>
        </w:r>
      </w:fldSimple>
      <w:r>
        <w:t xml:space="preserve"> “Captura de pantalla de prueba 1-2-3 caso de uso N°1.5”</w:t>
      </w:r>
      <w:bookmarkEnd w:id="1214"/>
      <w:bookmarkEnd w:id="1215"/>
      <w:bookmarkEnd w:id="1216"/>
      <w:bookmarkEnd w:id="1217"/>
    </w:p>
    <w:p w14:paraId="5D980CDD" w14:textId="77777777" w:rsidR="00F46474" w:rsidRPr="00765851" w:rsidRDefault="00F46474" w:rsidP="00F46474">
      <w:pPr>
        <w:pStyle w:val="Sinespaciado"/>
      </w:pPr>
      <w:r w:rsidRPr="00437FB8">
        <w:rPr>
          <w:noProof/>
        </w:rPr>
        <w:lastRenderedPageBreak/>
        <w:drawing>
          <wp:inline distT="0" distB="0" distL="0" distR="0" wp14:anchorId="5C48A60B" wp14:editId="6A16DD0B">
            <wp:extent cx="5971540" cy="4026535"/>
            <wp:effectExtent l="0" t="0" r="0" b="0"/>
            <wp:docPr id="167267030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70308" name="Imagen 1" descr="Una captura de pantalla de una red social&#10;&#10;El contenido generado por IA puede ser incorrecto."/>
                    <pic:cNvPicPr/>
                  </pic:nvPicPr>
                  <pic:blipFill>
                    <a:blip r:embed="rId166"/>
                    <a:stretch>
                      <a:fillRect/>
                    </a:stretch>
                  </pic:blipFill>
                  <pic:spPr>
                    <a:xfrm>
                      <a:off x="0" y="0"/>
                      <a:ext cx="5971540" cy="4026535"/>
                    </a:xfrm>
                    <a:prstGeom prst="rect">
                      <a:avLst/>
                    </a:prstGeom>
                  </pic:spPr>
                </pic:pic>
              </a:graphicData>
            </a:graphic>
          </wp:inline>
        </w:drawing>
      </w:r>
    </w:p>
    <w:p w14:paraId="2D326A01" w14:textId="77777777" w:rsidR="00F46474" w:rsidRDefault="00F46474" w:rsidP="00F46474"/>
    <w:p w14:paraId="02197B8A" w14:textId="77777777" w:rsidR="00F46474" w:rsidRDefault="00F46474" w:rsidP="00F46474">
      <w:r>
        <w:t>Fuente: Captura realizada al sistema web EugCOM</w:t>
      </w:r>
    </w:p>
    <w:p w14:paraId="26A50213" w14:textId="77777777" w:rsidR="00F46474" w:rsidRPr="004354F4" w:rsidRDefault="00F46474" w:rsidP="00F46474">
      <w:pPr>
        <w:spacing w:line="278" w:lineRule="auto"/>
        <w:ind w:firstLine="0"/>
        <w:jc w:val="left"/>
      </w:pPr>
      <w:r>
        <w:br w:type="page"/>
      </w:r>
    </w:p>
    <w:p w14:paraId="234D5B70" w14:textId="77777777" w:rsidR="00F46474" w:rsidRDefault="00F46474" w:rsidP="00F46474">
      <w:pPr>
        <w:pStyle w:val="Ttulo2"/>
      </w:pPr>
      <w:bookmarkStart w:id="1218" w:name="_Toc213787148"/>
      <w:r>
        <w:lastRenderedPageBreak/>
        <w:t>Prueba Unitaria CU N°1.6</w:t>
      </w:r>
      <w:bookmarkEnd w:id="1218"/>
    </w:p>
    <w:p w14:paraId="69B99B92" w14:textId="77777777" w:rsidR="00F46474" w:rsidRPr="004B79BA" w:rsidRDefault="00F46474" w:rsidP="00F46474"/>
    <w:p w14:paraId="10921F9C" w14:textId="42EB7806" w:rsidR="00F46474" w:rsidRDefault="00F46474" w:rsidP="00F46474">
      <w:r w:rsidRPr="00627D3D">
        <w:t xml:space="preserve">En la </w:t>
      </w:r>
      <w:r w:rsidRPr="00627D3D">
        <w:rPr>
          <w:i/>
        </w:rPr>
        <w:t xml:space="preserve">Tabla </w:t>
      </w:r>
      <w:r>
        <w:rPr>
          <w:i/>
        </w:rPr>
        <w:t>7.</w:t>
      </w:r>
      <w:r w:rsidR="008C28A7">
        <w:rPr>
          <w:i/>
        </w:rPr>
        <w:t>7</w:t>
      </w:r>
      <w:r>
        <w:rPr>
          <w:i/>
        </w:rPr>
        <w:t xml:space="preserve">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p>
    <w:p w14:paraId="50D368E8" w14:textId="77777777" w:rsidR="00F46474" w:rsidRPr="00627D3D" w:rsidRDefault="00F46474" w:rsidP="00F46474"/>
    <w:p w14:paraId="596C5FD3" w14:textId="179C7736" w:rsidR="00F46474" w:rsidRPr="00627D3D" w:rsidRDefault="00F46474" w:rsidP="00F46474">
      <w:pPr>
        <w:pStyle w:val="Descripcin"/>
      </w:pPr>
      <w:bookmarkStart w:id="1219" w:name="_Toc209985088"/>
      <w:bookmarkStart w:id="1220" w:name="_Toc210409347"/>
      <w:bookmarkStart w:id="1221" w:name="_Toc210410127"/>
      <w:bookmarkStart w:id="1222" w:name="_Toc213786982"/>
      <w:bookmarkStart w:id="1223" w:name="_Toc213787396"/>
      <w:r>
        <w:t xml:space="preserve">Tabla </w:t>
      </w:r>
      <w:fldSimple w:instr=" STYLEREF 1 \s ">
        <w:r w:rsidR="008F7228">
          <w:rPr>
            <w:noProof/>
          </w:rPr>
          <w:t>7</w:t>
        </w:r>
      </w:fldSimple>
      <w:r w:rsidR="008F7228">
        <w:t>.</w:t>
      </w:r>
      <w:fldSimple w:instr=" SEQ Tabla \* ARABIC \s 1 ">
        <w:r w:rsidR="008F7228">
          <w:rPr>
            <w:noProof/>
          </w:rPr>
          <w:t>7</w:t>
        </w:r>
      </w:fldSimple>
      <w:r>
        <w:t xml:space="preserve"> </w:t>
      </w:r>
      <w:r w:rsidRPr="00627D3D">
        <w:t>Caso de uso N°1.6, cambiando el estado de un departamento</w:t>
      </w:r>
      <w:bookmarkEnd w:id="1219"/>
      <w:bookmarkEnd w:id="1220"/>
      <w:bookmarkEnd w:id="1221"/>
      <w:bookmarkEnd w:id="1222"/>
      <w:bookmarkEnd w:id="1223"/>
    </w:p>
    <w:p w14:paraId="2DA50FCC" w14:textId="77777777" w:rsidR="00F46474" w:rsidRPr="00627D3D" w:rsidRDefault="00F46474" w:rsidP="00F46474">
      <w:pPr>
        <w:pStyle w:val="Sinespaciado"/>
      </w:pPr>
      <w:r>
        <w:rPr>
          <w:noProof/>
        </w:rPr>
        <w:drawing>
          <wp:inline distT="0" distB="0" distL="0" distR="0" wp14:anchorId="0A2AE22A" wp14:editId="2A331FB4">
            <wp:extent cx="4352745" cy="3830129"/>
            <wp:effectExtent l="0" t="0" r="0" b="0"/>
            <wp:docPr id="72971859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25"/>
                    <a:stretch>
                      <a:fillRect/>
                    </a:stretch>
                  </pic:blipFill>
                  <pic:spPr>
                    <a:xfrm>
                      <a:off x="0" y="0"/>
                      <a:ext cx="4357422" cy="3834244"/>
                    </a:xfrm>
                    <a:prstGeom prst="rect">
                      <a:avLst/>
                    </a:prstGeom>
                  </pic:spPr>
                </pic:pic>
              </a:graphicData>
            </a:graphic>
          </wp:inline>
        </w:drawing>
      </w:r>
    </w:p>
    <w:p w14:paraId="305BDF66" w14:textId="77777777" w:rsidR="00F46474" w:rsidRPr="00627D3D" w:rsidRDefault="00F46474" w:rsidP="00F46474">
      <w:pPr>
        <w:spacing w:line="278" w:lineRule="auto"/>
        <w:ind w:firstLine="0"/>
        <w:jc w:val="left"/>
      </w:pPr>
    </w:p>
    <w:p w14:paraId="4F96212C" w14:textId="77777777" w:rsidR="00F46474" w:rsidRDefault="00F46474" w:rsidP="00F46474">
      <w:r w:rsidRPr="00627D3D">
        <w:t>Fuente: Elaborado por el estudiante de acuerdo con el proyecto</w:t>
      </w:r>
    </w:p>
    <w:p w14:paraId="4D837C03" w14:textId="77777777" w:rsidR="00F46474" w:rsidRDefault="00F46474" w:rsidP="00F46474"/>
    <w:p w14:paraId="48394F90" w14:textId="77777777" w:rsidR="00F46474" w:rsidRDefault="00F46474" w:rsidP="00F46474"/>
    <w:p w14:paraId="59AE244C" w14:textId="77777777" w:rsidR="00F46474" w:rsidRDefault="00F46474" w:rsidP="00F46474"/>
    <w:p w14:paraId="08B36169" w14:textId="77777777" w:rsidR="00F46474" w:rsidRDefault="00F46474" w:rsidP="00F46474"/>
    <w:p w14:paraId="64ACBEE7" w14:textId="77777777" w:rsidR="00F46474" w:rsidRDefault="00F46474" w:rsidP="00F46474">
      <w:r w:rsidRPr="008C5944">
        <w:lastRenderedPageBreak/>
        <w:t>Casos de prueba:</w:t>
      </w:r>
    </w:p>
    <w:p w14:paraId="522481E1" w14:textId="77777777" w:rsidR="00F46474" w:rsidRDefault="00F46474" w:rsidP="00F46474"/>
    <w:p w14:paraId="5D976609" w14:textId="77777777" w:rsidR="00F46474" w:rsidRDefault="00F46474" w:rsidP="00F46474">
      <w:pPr>
        <w:pStyle w:val="Prrafodelista"/>
        <w:numPr>
          <w:ilvl w:val="0"/>
          <w:numId w:val="221"/>
        </w:numPr>
        <w:rPr>
          <w:lang w:val="es-419"/>
        </w:rPr>
      </w:pPr>
      <w:r w:rsidRPr="003207E6">
        <w:rPr>
          <w:lang w:val="es-419"/>
        </w:rPr>
        <w:t>Verificar la existencia de la opción para cambiar estado en el listado de departamentos</w:t>
      </w:r>
      <w:r>
        <w:rPr>
          <w:lang w:val="es-419"/>
        </w:rPr>
        <w:t>.</w:t>
      </w:r>
    </w:p>
    <w:p w14:paraId="1432442F" w14:textId="77777777" w:rsidR="00F46474" w:rsidRPr="003207E6" w:rsidRDefault="00F46474" w:rsidP="00F46474">
      <w:pPr>
        <w:ind w:left="1440" w:firstLine="0"/>
        <w:rPr>
          <w:lang w:val="es-419"/>
        </w:rPr>
      </w:pPr>
    </w:p>
    <w:p w14:paraId="676E7B8A" w14:textId="77777777" w:rsidR="00F46474" w:rsidRDefault="00F46474" w:rsidP="00F46474">
      <w:pPr>
        <w:pStyle w:val="Prrafodelista"/>
        <w:numPr>
          <w:ilvl w:val="0"/>
          <w:numId w:val="221"/>
        </w:numPr>
        <w:rPr>
          <w:lang w:val="es-419"/>
        </w:rPr>
      </w:pPr>
      <w:r w:rsidRPr="003207E6">
        <w:rPr>
          <w:lang w:val="es-419"/>
        </w:rPr>
        <w:t>Verificar la funcionalidad de activación/desactivación de departamentos</w:t>
      </w:r>
      <w:r>
        <w:rPr>
          <w:lang w:val="es-419"/>
        </w:rPr>
        <w:t>.</w:t>
      </w:r>
    </w:p>
    <w:p w14:paraId="14864D61" w14:textId="77777777" w:rsidR="00F46474" w:rsidRPr="003207E6" w:rsidRDefault="00F46474" w:rsidP="00F46474">
      <w:pPr>
        <w:ind w:firstLine="0"/>
        <w:rPr>
          <w:lang w:val="es-419"/>
        </w:rPr>
      </w:pPr>
    </w:p>
    <w:p w14:paraId="7F533975" w14:textId="77777777" w:rsidR="00F46474" w:rsidRPr="003207E6" w:rsidRDefault="00F46474" w:rsidP="00F46474">
      <w:pPr>
        <w:pStyle w:val="Prrafodelista"/>
        <w:numPr>
          <w:ilvl w:val="0"/>
          <w:numId w:val="221"/>
        </w:numPr>
        <w:rPr>
          <w:lang w:val="es-419"/>
        </w:rPr>
      </w:pPr>
      <w:r w:rsidRPr="003207E6">
        <w:rPr>
          <w:lang w:val="es-419"/>
        </w:rPr>
        <w:t>Verificar la actualización visual del estado en la interfaz</w:t>
      </w:r>
      <w:r>
        <w:rPr>
          <w:lang w:val="es-419"/>
        </w:rPr>
        <w:t>.</w:t>
      </w:r>
    </w:p>
    <w:p w14:paraId="36D038B0" w14:textId="77777777" w:rsidR="00F46474" w:rsidRPr="008C5944" w:rsidRDefault="00F46474" w:rsidP="00F46474">
      <w:pPr>
        <w:ind w:firstLine="0"/>
      </w:pPr>
    </w:p>
    <w:p w14:paraId="6D1B8317" w14:textId="77777777" w:rsidR="00F46474" w:rsidRDefault="00F46474" w:rsidP="00F46474">
      <w:pPr>
        <w:ind w:left="720" w:firstLine="0"/>
      </w:pPr>
      <w:r w:rsidRPr="008C5944">
        <w:t>Resultados Esperados:</w:t>
      </w:r>
    </w:p>
    <w:p w14:paraId="5380EA50" w14:textId="77777777" w:rsidR="00F46474" w:rsidRDefault="00F46474" w:rsidP="00F46474">
      <w:pPr>
        <w:ind w:left="720" w:firstLine="0"/>
      </w:pPr>
    </w:p>
    <w:p w14:paraId="13A9DAB4" w14:textId="77777777" w:rsidR="00F46474" w:rsidRDefault="00F46474" w:rsidP="00F46474">
      <w:pPr>
        <w:pStyle w:val="Prrafodelista"/>
        <w:numPr>
          <w:ilvl w:val="0"/>
          <w:numId w:val="222"/>
        </w:numPr>
        <w:rPr>
          <w:lang w:val="es-419"/>
        </w:rPr>
      </w:pPr>
      <w:r w:rsidRPr="003207E6">
        <w:rPr>
          <w:lang w:val="es-419"/>
        </w:rPr>
        <w:t>El botón o enlace "Cambiar Estado" es visible junto a cada departamento en el listado</w:t>
      </w:r>
      <w:r>
        <w:rPr>
          <w:lang w:val="es-419"/>
        </w:rPr>
        <w:t>.</w:t>
      </w:r>
    </w:p>
    <w:p w14:paraId="7637E47C" w14:textId="77777777" w:rsidR="00F46474" w:rsidRPr="003207E6" w:rsidRDefault="00F46474" w:rsidP="00F46474">
      <w:pPr>
        <w:rPr>
          <w:lang w:val="es-419"/>
        </w:rPr>
      </w:pPr>
    </w:p>
    <w:p w14:paraId="5945529F" w14:textId="77777777" w:rsidR="00F46474" w:rsidRDefault="00F46474" w:rsidP="00F46474">
      <w:pPr>
        <w:pStyle w:val="Prrafodelista"/>
        <w:numPr>
          <w:ilvl w:val="0"/>
          <w:numId w:val="222"/>
        </w:numPr>
        <w:rPr>
          <w:lang w:val="es-419"/>
        </w:rPr>
      </w:pPr>
      <w:r w:rsidRPr="003207E6">
        <w:rPr>
          <w:lang w:val="es-419"/>
        </w:rPr>
        <w:t>Al hacer clic en "Cambiar Estado", el sistema modifica correctamente el estado del departamento (activo/inactivo)</w:t>
      </w:r>
      <w:r>
        <w:rPr>
          <w:lang w:val="es-419"/>
        </w:rPr>
        <w:t>.</w:t>
      </w:r>
    </w:p>
    <w:p w14:paraId="537F750D" w14:textId="77777777" w:rsidR="00F46474" w:rsidRPr="003207E6" w:rsidRDefault="00F46474" w:rsidP="00F46474">
      <w:pPr>
        <w:ind w:firstLine="0"/>
        <w:rPr>
          <w:lang w:val="es-419"/>
        </w:rPr>
      </w:pPr>
    </w:p>
    <w:p w14:paraId="5BBA6503" w14:textId="77777777" w:rsidR="00F46474" w:rsidRPr="00CB2D95" w:rsidRDefault="00F46474" w:rsidP="00F46474">
      <w:pPr>
        <w:pStyle w:val="Prrafodelista"/>
        <w:numPr>
          <w:ilvl w:val="0"/>
          <w:numId w:val="222"/>
        </w:numPr>
        <w:rPr>
          <w:lang w:val="es-419"/>
        </w:rPr>
      </w:pPr>
      <w:r w:rsidRPr="003207E6">
        <w:rPr>
          <w:lang w:val="es-419"/>
        </w:rPr>
        <w:t>El cambio de estado se refleja visualmente en el listado de departamentos inmediatamente</w:t>
      </w:r>
      <w:r>
        <w:rPr>
          <w:lang w:val="es-419"/>
        </w:rPr>
        <w:t>.</w:t>
      </w:r>
    </w:p>
    <w:p w14:paraId="18C21682" w14:textId="77777777" w:rsidR="00F46474" w:rsidRPr="008C5944" w:rsidRDefault="00F46474" w:rsidP="00F46474">
      <w:pPr>
        <w:pStyle w:val="Prrafodelista"/>
        <w:ind w:left="1800" w:firstLine="0"/>
      </w:pPr>
    </w:p>
    <w:p w14:paraId="68E63AB6" w14:textId="77777777" w:rsidR="00F46474" w:rsidRDefault="00F46474" w:rsidP="00F46474">
      <w:pPr>
        <w:ind w:left="720" w:firstLine="0"/>
      </w:pPr>
      <w:r w:rsidRPr="008C5944">
        <w:t>Resultados obtenidos</w:t>
      </w:r>
      <w:r>
        <w:t>:</w:t>
      </w:r>
    </w:p>
    <w:p w14:paraId="63674EE0" w14:textId="77777777" w:rsidR="00F46474" w:rsidRDefault="00F46474" w:rsidP="00F46474">
      <w:pPr>
        <w:ind w:left="720" w:firstLine="0"/>
      </w:pPr>
    </w:p>
    <w:p w14:paraId="0D49E3C2" w14:textId="77777777" w:rsidR="00F46474" w:rsidRDefault="00F46474" w:rsidP="00F46474">
      <w:pPr>
        <w:numPr>
          <w:ilvl w:val="0"/>
          <w:numId w:val="223"/>
        </w:numPr>
        <w:tabs>
          <w:tab w:val="num" w:pos="720"/>
        </w:tabs>
        <w:rPr>
          <w:lang w:val="es-419"/>
        </w:rPr>
      </w:pPr>
      <w:r w:rsidRPr="003207E6">
        <w:rPr>
          <w:lang w:val="es-419"/>
        </w:rPr>
        <w:t>La opción de cambio de estado está disponible para cada departamento en el listado</w:t>
      </w:r>
      <w:r>
        <w:rPr>
          <w:lang w:val="es-419"/>
        </w:rPr>
        <w:t>.</w:t>
      </w:r>
    </w:p>
    <w:p w14:paraId="66B35108" w14:textId="77777777" w:rsidR="00F46474" w:rsidRPr="003207E6" w:rsidRDefault="00F46474" w:rsidP="00F46474">
      <w:pPr>
        <w:rPr>
          <w:lang w:val="es-419"/>
        </w:rPr>
      </w:pPr>
    </w:p>
    <w:p w14:paraId="08388BA8" w14:textId="77777777" w:rsidR="00F46474" w:rsidRDefault="00F46474" w:rsidP="00F46474">
      <w:pPr>
        <w:numPr>
          <w:ilvl w:val="0"/>
          <w:numId w:val="223"/>
        </w:numPr>
        <w:tabs>
          <w:tab w:val="num" w:pos="720"/>
        </w:tabs>
        <w:rPr>
          <w:lang w:val="es-419"/>
        </w:rPr>
      </w:pPr>
      <w:r w:rsidRPr="003207E6">
        <w:rPr>
          <w:lang w:val="es-419"/>
        </w:rPr>
        <w:t>La funcionalidad de activación/desactivación funciona correctamente y actualiza la base de datos</w:t>
      </w:r>
      <w:r>
        <w:rPr>
          <w:lang w:val="es-419"/>
        </w:rPr>
        <w:t>.</w:t>
      </w:r>
    </w:p>
    <w:p w14:paraId="7C526725" w14:textId="77777777" w:rsidR="00F46474" w:rsidRPr="003207E6" w:rsidRDefault="00F46474" w:rsidP="00F46474">
      <w:pPr>
        <w:ind w:firstLine="0"/>
        <w:rPr>
          <w:lang w:val="es-419"/>
        </w:rPr>
      </w:pPr>
    </w:p>
    <w:p w14:paraId="004C02B6" w14:textId="77777777" w:rsidR="00F46474" w:rsidRPr="003207E6" w:rsidRDefault="00F46474" w:rsidP="00F46474">
      <w:pPr>
        <w:numPr>
          <w:ilvl w:val="0"/>
          <w:numId w:val="223"/>
        </w:numPr>
        <w:tabs>
          <w:tab w:val="num" w:pos="720"/>
        </w:tabs>
        <w:rPr>
          <w:lang w:val="es-419"/>
        </w:rPr>
      </w:pPr>
      <w:r w:rsidRPr="003207E6">
        <w:rPr>
          <w:lang w:val="es-419"/>
        </w:rPr>
        <w:t>El estado visual del departamento se actualiza correctamente en la interfaz tras el cambio</w:t>
      </w:r>
      <w:r>
        <w:rPr>
          <w:lang w:val="es-419"/>
        </w:rPr>
        <w:t>.</w:t>
      </w:r>
    </w:p>
    <w:p w14:paraId="7F10B4CA" w14:textId="77777777" w:rsidR="00F46474" w:rsidRDefault="00F46474" w:rsidP="00F46474">
      <w:pPr>
        <w:rPr>
          <w:lang w:val="es-419"/>
        </w:rPr>
      </w:pPr>
    </w:p>
    <w:p w14:paraId="6E13D38C" w14:textId="09A79ADF" w:rsidR="008C28A7" w:rsidRPr="008C28A7" w:rsidRDefault="00F46474" w:rsidP="008C28A7">
      <w:r w:rsidRPr="00CB2D95">
        <w:rPr>
          <w:lang w:val="es-419"/>
        </w:rPr>
        <w:t>En la figura 7.</w:t>
      </w:r>
      <w:r w:rsidR="008C28A7">
        <w:rPr>
          <w:lang w:val="es-419"/>
        </w:rPr>
        <w:t>7</w:t>
      </w:r>
      <w:r w:rsidRPr="00CB2D95">
        <w:rPr>
          <w:lang w:val="es-419"/>
        </w:rPr>
        <w:t xml:space="preserve"> </w:t>
      </w:r>
      <w:r w:rsidRPr="00CB2D95">
        <w:t>inicialmente los registros aparecen con estado Activo. Al seleccionar la opción Cambiar Estado en el departamento “Economía”, el sistema despliega una ventana de confirmación solicitando validar la acción. Tras confirmar con el botón Modificar Estado, el registro se actualiza y el departamento “Economía” cambia su estado a Inactivo, reflejando el proceso de gestión de estados dentro del sistema.</w:t>
      </w:r>
    </w:p>
    <w:p w14:paraId="495773DB" w14:textId="606C7B52" w:rsidR="00F46474" w:rsidRPr="008C5944" w:rsidRDefault="00F46474" w:rsidP="00F46474">
      <w:pPr>
        <w:pStyle w:val="Descripcin"/>
      </w:pPr>
      <w:bookmarkStart w:id="1224" w:name="_Toc210409348"/>
      <w:bookmarkStart w:id="1225" w:name="_Toc210410128"/>
      <w:bookmarkStart w:id="1226" w:name="_Toc213786983"/>
      <w:bookmarkStart w:id="1227" w:name="_Toc213787397"/>
      <w:r>
        <w:t xml:space="preserve">Figura </w:t>
      </w:r>
      <w:fldSimple w:instr=" STYLEREF 1 \s ">
        <w:r w:rsidR="008F7228">
          <w:rPr>
            <w:noProof/>
          </w:rPr>
          <w:t>7</w:t>
        </w:r>
      </w:fldSimple>
      <w:r w:rsidR="008F7228">
        <w:t>.</w:t>
      </w:r>
      <w:fldSimple w:instr=" SEQ Figura \* ARABIC \s 1 ">
        <w:r w:rsidR="008F7228">
          <w:rPr>
            <w:noProof/>
          </w:rPr>
          <w:t>7</w:t>
        </w:r>
      </w:fldSimple>
      <w:r>
        <w:t xml:space="preserve"> “Captura de pantalla de prueba 1-2-3 caso de uso N°1.6”</w:t>
      </w:r>
      <w:bookmarkEnd w:id="1224"/>
      <w:bookmarkEnd w:id="1225"/>
      <w:bookmarkEnd w:id="1226"/>
      <w:bookmarkEnd w:id="1227"/>
    </w:p>
    <w:p w14:paraId="3B0467FC" w14:textId="77777777" w:rsidR="00F46474" w:rsidRDefault="00F46474" w:rsidP="00F46474"/>
    <w:p w14:paraId="3315F6B4" w14:textId="77777777" w:rsidR="00F46474" w:rsidRDefault="00F46474" w:rsidP="00F46474">
      <w:pPr>
        <w:pStyle w:val="Sinespaciado"/>
      </w:pPr>
      <w:r w:rsidRPr="00437FB8">
        <w:rPr>
          <w:noProof/>
        </w:rPr>
        <w:drawing>
          <wp:inline distT="0" distB="0" distL="0" distR="0" wp14:anchorId="065409F2" wp14:editId="610E3C50">
            <wp:extent cx="5971540" cy="3052445"/>
            <wp:effectExtent l="0" t="0" r="0" b="0"/>
            <wp:docPr id="111252142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21424" name="Imagen 1" descr="Una captura de pantalla de una red social&#10;&#10;El contenido generado por IA puede ser incorrecto."/>
                    <pic:cNvPicPr/>
                  </pic:nvPicPr>
                  <pic:blipFill>
                    <a:blip r:embed="rId167"/>
                    <a:stretch>
                      <a:fillRect/>
                    </a:stretch>
                  </pic:blipFill>
                  <pic:spPr>
                    <a:xfrm>
                      <a:off x="0" y="0"/>
                      <a:ext cx="5971540" cy="3052445"/>
                    </a:xfrm>
                    <a:prstGeom prst="rect">
                      <a:avLst/>
                    </a:prstGeom>
                  </pic:spPr>
                </pic:pic>
              </a:graphicData>
            </a:graphic>
          </wp:inline>
        </w:drawing>
      </w:r>
    </w:p>
    <w:p w14:paraId="6CA62E28" w14:textId="77777777" w:rsidR="00F46474" w:rsidRDefault="00F46474" w:rsidP="00F46474">
      <w:pPr>
        <w:pStyle w:val="Sinespaciado"/>
      </w:pPr>
    </w:p>
    <w:p w14:paraId="3E459B69" w14:textId="77777777" w:rsidR="00F46474" w:rsidRDefault="00F46474" w:rsidP="00F46474">
      <w:r>
        <w:t>Fuente: Captura realizada al sistema web EugCOM</w:t>
      </w:r>
    </w:p>
    <w:p w14:paraId="57E0802A" w14:textId="625557B1" w:rsidR="007C2CCA" w:rsidRDefault="007C2CCA" w:rsidP="007C2CCA">
      <w:pPr>
        <w:pStyle w:val="Ttulo2"/>
      </w:pPr>
      <w:bookmarkStart w:id="1228" w:name="_Toc201199540"/>
      <w:bookmarkStart w:id="1229" w:name="_Toc213787149"/>
      <w:r w:rsidRPr="006A1FFD">
        <w:lastRenderedPageBreak/>
        <w:t xml:space="preserve">Prueba </w:t>
      </w:r>
      <w:r>
        <w:t xml:space="preserve">Unitaria </w:t>
      </w:r>
      <w:r w:rsidRPr="006A1FFD">
        <w:t>CU N°1. 7</w:t>
      </w:r>
      <w:bookmarkEnd w:id="1228"/>
      <w:bookmarkEnd w:id="1229"/>
    </w:p>
    <w:p w14:paraId="5AA1C17E" w14:textId="77777777" w:rsidR="007C2CCA" w:rsidRPr="00DD0906" w:rsidRDefault="007C2CCA" w:rsidP="007C2CCA"/>
    <w:p w14:paraId="0A88F0BE" w14:textId="77777777" w:rsidR="007C2CCA" w:rsidRDefault="007C2CCA" w:rsidP="007C2CCA">
      <w:r>
        <w:t>Se presenta el caso de uso N°1.7 para realizar los casos de prueba correspondientes.</w:t>
      </w:r>
    </w:p>
    <w:p w14:paraId="42886710" w14:textId="77777777" w:rsidR="007C2CCA" w:rsidRDefault="007C2CCA" w:rsidP="007C2CCA"/>
    <w:p w14:paraId="05E6B9F1" w14:textId="0CA3C5CF" w:rsidR="007C2CCA" w:rsidRDefault="007C2CCA" w:rsidP="007C2CCA">
      <w:pPr>
        <w:rPr>
          <w:noProof/>
        </w:rPr>
      </w:pPr>
      <w:r>
        <w:t xml:space="preserve">En la </w:t>
      </w:r>
      <w:r>
        <w:rPr>
          <w:i/>
        </w:rPr>
        <w:t>Tabla 7.</w:t>
      </w:r>
      <w:r w:rsidR="008C28A7">
        <w:rPr>
          <w:i/>
        </w:rPr>
        <w:t>8</w:t>
      </w:r>
      <w:r>
        <w:rPr>
          <w:i/>
        </w:rPr>
        <w:t xml:space="preserve"> </w:t>
      </w:r>
      <w:r>
        <w:t>se puede visualizar el Caso de uso N°1.7 cuyo propósito es visualizar los motivos de permiso, el proceso comienza cuando el actor se dirige a la pestaña de motivos de permisos de tablas maestras del menú desplegable y el sistema le muestra el listado de permisos aceptados y el correspondiente motivo del permiso.</w:t>
      </w:r>
      <w:r w:rsidRPr="00C60F12">
        <w:rPr>
          <w:noProof/>
        </w:rPr>
        <w:t xml:space="preserve"> </w:t>
      </w:r>
    </w:p>
    <w:p w14:paraId="7F77FFF4" w14:textId="77777777" w:rsidR="007C2CCA" w:rsidRPr="006A1FFD" w:rsidRDefault="007C2CCA" w:rsidP="007C2CCA"/>
    <w:p w14:paraId="39A336B1" w14:textId="640A7472" w:rsidR="007C2CCA" w:rsidRDefault="007C2CCA" w:rsidP="007C2CCA">
      <w:pPr>
        <w:pStyle w:val="Descripcin"/>
        <w:keepNext/>
      </w:pPr>
      <w:bookmarkStart w:id="1230" w:name="_Toc201199627"/>
      <w:bookmarkStart w:id="1231" w:name="_Toc201199716"/>
      <w:bookmarkStart w:id="1232" w:name="_Toc213786984"/>
      <w:bookmarkStart w:id="1233" w:name="_Toc213787398"/>
      <w:r>
        <w:t xml:space="preserve">Tabla </w:t>
      </w:r>
      <w:fldSimple w:instr=" STYLEREF 1 \s ">
        <w:r w:rsidR="008F7228">
          <w:rPr>
            <w:noProof/>
          </w:rPr>
          <w:t>7</w:t>
        </w:r>
      </w:fldSimple>
      <w:r w:rsidR="008F7228">
        <w:t>.</w:t>
      </w:r>
      <w:fldSimple w:instr=" SEQ Tabla \* ARABIC \s 1 ">
        <w:r w:rsidR="008F7228">
          <w:rPr>
            <w:noProof/>
          </w:rPr>
          <w:t>8</w:t>
        </w:r>
      </w:fldSimple>
      <w:r>
        <w:t xml:space="preserve"> CU N°1.7 para prueba,” visualizando los motivos de permiso”</w:t>
      </w:r>
      <w:bookmarkEnd w:id="1230"/>
      <w:bookmarkEnd w:id="1231"/>
      <w:bookmarkEnd w:id="1232"/>
      <w:bookmarkEnd w:id="1233"/>
    </w:p>
    <w:p w14:paraId="4575F24D" w14:textId="77777777" w:rsidR="007C2CCA" w:rsidRDefault="007C2CCA" w:rsidP="007C2CCA">
      <w:pPr>
        <w:pStyle w:val="Sinespaciado"/>
      </w:pPr>
      <w:r>
        <w:rPr>
          <w:noProof/>
        </w:rPr>
        <w:drawing>
          <wp:inline distT="0" distB="0" distL="0" distR="0" wp14:anchorId="42AA3CE3" wp14:editId="17EE9B19">
            <wp:extent cx="4597879" cy="3555692"/>
            <wp:effectExtent l="0" t="0" r="0" b="6985"/>
            <wp:docPr id="4948332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33241" name="Imagen 1" descr="Tabla&#10;&#10;El contenido generado por IA puede ser incorrecto."/>
                    <pic:cNvPicPr/>
                  </pic:nvPicPr>
                  <pic:blipFill>
                    <a:blip r:embed="rId26"/>
                    <a:stretch>
                      <a:fillRect/>
                    </a:stretch>
                  </pic:blipFill>
                  <pic:spPr>
                    <a:xfrm>
                      <a:off x="0" y="0"/>
                      <a:ext cx="4617547" cy="3570902"/>
                    </a:xfrm>
                    <a:prstGeom prst="rect">
                      <a:avLst/>
                    </a:prstGeom>
                  </pic:spPr>
                </pic:pic>
              </a:graphicData>
            </a:graphic>
          </wp:inline>
        </w:drawing>
      </w:r>
    </w:p>
    <w:p w14:paraId="58DD512F" w14:textId="77777777" w:rsidR="007C2CCA" w:rsidRDefault="007C2CCA" w:rsidP="007C2CCA">
      <w:pPr>
        <w:pStyle w:val="Sinespaciado"/>
      </w:pPr>
    </w:p>
    <w:p w14:paraId="3D80506A" w14:textId="77777777" w:rsidR="007C2CCA" w:rsidRDefault="007C2CCA" w:rsidP="007C2CCA">
      <w:r>
        <w:t>Fuente: Elaborado por el estudiante de acuerdo con el proyecto</w:t>
      </w:r>
    </w:p>
    <w:p w14:paraId="7E99D243" w14:textId="77777777" w:rsidR="007C2CCA" w:rsidRDefault="007C2CCA" w:rsidP="007C2CCA">
      <w:pPr>
        <w:pStyle w:val="Sinespaciado"/>
      </w:pPr>
    </w:p>
    <w:p w14:paraId="6E2459C9" w14:textId="77777777" w:rsidR="007C2CCA" w:rsidRDefault="007C2CCA" w:rsidP="007C2CCA">
      <w:pPr>
        <w:pStyle w:val="Sinespaciado"/>
      </w:pPr>
    </w:p>
    <w:p w14:paraId="03956132" w14:textId="77777777" w:rsidR="007C2CCA" w:rsidRDefault="007C2CCA" w:rsidP="007C2CCA">
      <w:r w:rsidRPr="008C5944">
        <w:t>Casos de prueba:</w:t>
      </w:r>
    </w:p>
    <w:p w14:paraId="14BE614E" w14:textId="77777777" w:rsidR="007C2CCA" w:rsidRPr="008C5944" w:rsidRDefault="007C2CCA" w:rsidP="007C2CCA"/>
    <w:p w14:paraId="66A7B245" w14:textId="77777777" w:rsidR="007C2CCA" w:rsidRDefault="007C2CCA" w:rsidP="007C2CCA">
      <w:pPr>
        <w:pStyle w:val="Prrafodelista"/>
        <w:numPr>
          <w:ilvl w:val="0"/>
          <w:numId w:val="32"/>
        </w:numPr>
      </w:pPr>
      <w:r>
        <w:t>Verificar la existencia de la opción motivo de permisos en el menú desplegable</w:t>
      </w:r>
    </w:p>
    <w:p w14:paraId="4A6EDF1A" w14:textId="77777777" w:rsidR="007C2CCA" w:rsidRDefault="007C2CCA" w:rsidP="007C2CCA"/>
    <w:p w14:paraId="1A71C0B7" w14:textId="77777777" w:rsidR="007C2CCA" w:rsidRDefault="007C2CCA" w:rsidP="007C2CCA">
      <w:pPr>
        <w:pStyle w:val="Prrafodelista"/>
        <w:numPr>
          <w:ilvl w:val="0"/>
          <w:numId w:val="32"/>
        </w:numPr>
      </w:pPr>
      <w:r>
        <w:t>Verificar la redirección a la interfaz de “Motivo de permisos”.</w:t>
      </w:r>
    </w:p>
    <w:p w14:paraId="18FADEE9" w14:textId="77777777" w:rsidR="007C2CCA" w:rsidRDefault="007C2CCA" w:rsidP="007C2CCA"/>
    <w:p w14:paraId="6B464D7C" w14:textId="77777777" w:rsidR="007C2CCA" w:rsidRDefault="007C2CCA" w:rsidP="007C2CCA">
      <w:pPr>
        <w:pStyle w:val="Prrafodelista"/>
        <w:numPr>
          <w:ilvl w:val="0"/>
          <w:numId w:val="32"/>
        </w:numPr>
      </w:pPr>
      <w:r>
        <w:t>Verificar la correcta carga de la interfaz del sistema de visualización de Motivo de permisos</w:t>
      </w:r>
    </w:p>
    <w:p w14:paraId="03177AC6" w14:textId="77777777" w:rsidR="007C2CCA" w:rsidRDefault="007C2CCA" w:rsidP="007C2CCA"/>
    <w:p w14:paraId="36CDA09F" w14:textId="77777777" w:rsidR="007C2CCA" w:rsidRPr="008C5944" w:rsidRDefault="007C2CCA" w:rsidP="007C2CCA">
      <w:r w:rsidRPr="008C5944">
        <w:t>Resultados Esperados:</w:t>
      </w:r>
    </w:p>
    <w:p w14:paraId="0997D16E" w14:textId="77777777" w:rsidR="007C2CCA" w:rsidRPr="008F22BD" w:rsidRDefault="007C2CCA" w:rsidP="007C2CCA">
      <w:pPr>
        <w:rPr>
          <w:b/>
          <w:bCs/>
        </w:rPr>
      </w:pPr>
    </w:p>
    <w:p w14:paraId="204A0F07" w14:textId="77777777" w:rsidR="007C2CCA" w:rsidRDefault="007C2CCA" w:rsidP="007C2CCA">
      <w:pPr>
        <w:pStyle w:val="Prrafodelista"/>
        <w:numPr>
          <w:ilvl w:val="0"/>
          <w:numId w:val="33"/>
        </w:numPr>
      </w:pPr>
      <w:r>
        <w:t>El enlace o pestaña “Motivo de permisos” para acceder a la interfaz es visible en el menú desplegable para usuarios con los permisos adecuados.</w:t>
      </w:r>
    </w:p>
    <w:p w14:paraId="542F3D82" w14:textId="77777777" w:rsidR="007C2CCA" w:rsidRDefault="007C2CCA" w:rsidP="007C2CCA"/>
    <w:p w14:paraId="33578662" w14:textId="77777777" w:rsidR="007C2CCA" w:rsidRDefault="007C2CCA" w:rsidP="007C2CCA">
      <w:pPr>
        <w:pStyle w:val="Prrafodelista"/>
        <w:numPr>
          <w:ilvl w:val="0"/>
          <w:numId w:val="33"/>
        </w:numPr>
      </w:pPr>
      <w:r>
        <w:t>Al hacer clic en el enlace “Motivo de permisos”, el sistema redirige correctamente a la interfaz del sistema Departamentos.</w:t>
      </w:r>
    </w:p>
    <w:p w14:paraId="3FCB357E" w14:textId="77777777" w:rsidR="007C2CCA" w:rsidRDefault="007C2CCA" w:rsidP="007C2CCA"/>
    <w:p w14:paraId="71CFFF15" w14:textId="77777777" w:rsidR="007C2CCA" w:rsidRDefault="007C2CCA" w:rsidP="007C2CCA"/>
    <w:p w14:paraId="5379C070" w14:textId="77777777" w:rsidR="007C2CCA" w:rsidRDefault="007C2CCA" w:rsidP="007C2CCA">
      <w:pPr>
        <w:pStyle w:val="Prrafodelista"/>
        <w:numPr>
          <w:ilvl w:val="0"/>
          <w:numId w:val="33"/>
        </w:numPr>
      </w:pPr>
      <w:r>
        <w:t>La interfaz del sistema de Motivo de permisos carga completamente, mostrando el motivo y aceptación de los permisos.</w:t>
      </w:r>
    </w:p>
    <w:p w14:paraId="00D8739D" w14:textId="77777777" w:rsidR="007C2CCA" w:rsidRDefault="007C2CCA" w:rsidP="007C2CCA"/>
    <w:p w14:paraId="0AD8093B" w14:textId="77777777" w:rsidR="007C2CCA" w:rsidRPr="008C5944" w:rsidRDefault="007C2CCA" w:rsidP="007C2CCA">
      <w:r w:rsidRPr="008C5944">
        <w:t>Resultados obtenidos:</w:t>
      </w:r>
    </w:p>
    <w:p w14:paraId="1CE6E2F2" w14:textId="77777777" w:rsidR="007C2CCA" w:rsidRPr="00083AFF" w:rsidRDefault="007C2CCA" w:rsidP="007C2CCA">
      <w:pPr>
        <w:rPr>
          <w:b/>
          <w:bCs/>
        </w:rPr>
      </w:pPr>
    </w:p>
    <w:p w14:paraId="609D19F8" w14:textId="77777777" w:rsidR="007C2CCA" w:rsidRDefault="007C2CCA" w:rsidP="007C2CCA">
      <w:pPr>
        <w:pStyle w:val="Prrafodelista"/>
        <w:numPr>
          <w:ilvl w:val="0"/>
          <w:numId w:val="34"/>
        </w:numPr>
      </w:pPr>
      <w:r>
        <w:t>El enlace es visible en el menú desplegable para usuarios con los permisos adecuados.</w:t>
      </w:r>
    </w:p>
    <w:p w14:paraId="05FA1C32" w14:textId="77777777" w:rsidR="007C2CCA" w:rsidRDefault="007C2CCA" w:rsidP="007C2CCA"/>
    <w:p w14:paraId="671864E8" w14:textId="77777777" w:rsidR="007C2CCA" w:rsidRDefault="007C2CCA" w:rsidP="007C2CCA">
      <w:pPr>
        <w:pStyle w:val="Prrafodelista"/>
        <w:numPr>
          <w:ilvl w:val="0"/>
          <w:numId w:val="34"/>
        </w:numPr>
      </w:pPr>
      <w:r>
        <w:t>El sistema redirige correctamente a la interfaz de Motivo de permisos tras hacer clic en el enlace “Motivo de permisos”.</w:t>
      </w:r>
    </w:p>
    <w:p w14:paraId="2DE401B5" w14:textId="77777777" w:rsidR="007C2CCA" w:rsidRDefault="007C2CCA" w:rsidP="007C2CCA"/>
    <w:p w14:paraId="1F224609" w14:textId="77777777" w:rsidR="007C2CCA" w:rsidRDefault="007C2CCA" w:rsidP="007C2CCA">
      <w:pPr>
        <w:pStyle w:val="Prrafodelista"/>
        <w:numPr>
          <w:ilvl w:val="0"/>
          <w:numId w:val="34"/>
        </w:numPr>
      </w:pPr>
      <w:r>
        <w:t>La interfaz tras el redireccionamiento se muestra completamente y carga el listado del motivo de permisos sin errores.</w:t>
      </w:r>
    </w:p>
    <w:p w14:paraId="00E5937A" w14:textId="77777777" w:rsidR="007C2CCA" w:rsidRDefault="007C2CCA" w:rsidP="007C2CCA"/>
    <w:p w14:paraId="02575863" w14:textId="45655A48" w:rsidR="007C2CCA" w:rsidRDefault="007C2CCA" w:rsidP="007C2CCA">
      <w:r w:rsidRPr="00DC475E">
        <w:t xml:space="preserve">La Figura </w:t>
      </w:r>
      <w:r>
        <w:t>7</w:t>
      </w:r>
      <w:r w:rsidRPr="00DC475E">
        <w:t>.</w:t>
      </w:r>
      <w:r w:rsidR="008C28A7">
        <w:t>8</w:t>
      </w:r>
      <w:r w:rsidRPr="00DC475E">
        <w:t xml:space="preserve"> presenta los resultados exitosos obtenidos durante la ejecución de los casos de prueba propuestos para la funcionalidad de "Motivos de Permisos".</w:t>
      </w:r>
      <w:r>
        <w:t xml:space="preserve"> </w:t>
      </w:r>
    </w:p>
    <w:p w14:paraId="6BE66FC2" w14:textId="77777777" w:rsidR="007C2CCA" w:rsidRDefault="007C2CCA" w:rsidP="007C2CCA"/>
    <w:p w14:paraId="025A47BF" w14:textId="77777777" w:rsidR="007C2CCA" w:rsidRDefault="007C2CCA" w:rsidP="007C2CCA">
      <w:r w:rsidRPr="00DC475E">
        <w:t>En la representación de la interfaz de usuario, se visualiza claramente el menú desplegable resaltado, desde el cual se accede al enlace específico "Motivos de Permisos". Tras la activación de este enlace, se verificó una correcta redirección hacia la vista motivo_permisos. La carga de esta interfaz se realizó de manera completa y sin anomalías, mostrando un listado íntegro de los motivos de permisos registrados, lo cual confirma el correcto despliegue y la funcionalidad esperada de esta sección del sistema.</w:t>
      </w:r>
    </w:p>
    <w:p w14:paraId="5C7F22A8" w14:textId="77777777" w:rsidR="007C2CCA" w:rsidRDefault="007C2CCA" w:rsidP="007C2CCA">
      <w:pPr>
        <w:spacing w:line="278" w:lineRule="auto"/>
        <w:ind w:firstLine="0"/>
        <w:jc w:val="left"/>
      </w:pPr>
      <w:r>
        <w:br w:type="page"/>
      </w:r>
    </w:p>
    <w:p w14:paraId="146170AF" w14:textId="5414524C" w:rsidR="007C2CCA" w:rsidRDefault="007C2CCA" w:rsidP="007C2CCA">
      <w:pPr>
        <w:pStyle w:val="Descripcin"/>
        <w:keepNext/>
      </w:pPr>
      <w:bookmarkStart w:id="1234" w:name="_Toc200854225"/>
      <w:bookmarkStart w:id="1235" w:name="_Toc201172444"/>
      <w:bookmarkStart w:id="1236" w:name="_Toc201199628"/>
      <w:bookmarkStart w:id="1237" w:name="_Toc201199717"/>
      <w:bookmarkStart w:id="1238" w:name="_Toc213786985"/>
      <w:bookmarkStart w:id="1239" w:name="_Toc213787399"/>
      <w:r>
        <w:lastRenderedPageBreak/>
        <w:t xml:space="preserve">Figura </w:t>
      </w:r>
      <w:fldSimple w:instr=" STYLEREF 1 \s ">
        <w:r w:rsidR="008F7228">
          <w:rPr>
            <w:noProof/>
          </w:rPr>
          <w:t>7</w:t>
        </w:r>
      </w:fldSimple>
      <w:r w:rsidR="008F7228">
        <w:t>.</w:t>
      </w:r>
      <w:fldSimple w:instr=" SEQ Figura \* ARABIC \s 1 ">
        <w:r w:rsidR="008F7228">
          <w:rPr>
            <w:noProof/>
          </w:rPr>
          <w:t>8</w:t>
        </w:r>
      </w:fldSimple>
      <w:r>
        <w:t xml:space="preserve"> “Captura de pantalla de prueba 1-2-3 caso de uso N°1.7”</w:t>
      </w:r>
      <w:bookmarkEnd w:id="1234"/>
      <w:bookmarkEnd w:id="1235"/>
      <w:bookmarkEnd w:id="1236"/>
      <w:bookmarkEnd w:id="1237"/>
      <w:bookmarkEnd w:id="1238"/>
      <w:bookmarkEnd w:id="1239"/>
    </w:p>
    <w:p w14:paraId="792CB865" w14:textId="77777777" w:rsidR="007C2CCA" w:rsidRPr="00FD3F69" w:rsidRDefault="007C2CCA" w:rsidP="007C2CCA"/>
    <w:p w14:paraId="43AAFE31" w14:textId="77777777" w:rsidR="007C2CCA" w:rsidRDefault="007C2CCA" w:rsidP="007C2CCA">
      <w:pPr>
        <w:spacing w:line="278" w:lineRule="auto"/>
        <w:ind w:firstLine="0"/>
        <w:jc w:val="left"/>
      </w:pPr>
      <w:r>
        <w:rPr>
          <w:noProof/>
        </w:rPr>
        <mc:AlternateContent>
          <mc:Choice Requires="wpg">
            <w:drawing>
              <wp:inline distT="0" distB="0" distL="0" distR="0" wp14:anchorId="37C0BE43" wp14:editId="784FE24F">
                <wp:extent cx="5781675" cy="3352800"/>
                <wp:effectExtent l="0" t="0" r="9525" b="0"/>
                <wp:docPr id="542704309" name="Grupo 1"/>
                <wp:cNvGraphicFramePr/>
                <a:graphic xmlns:a="http://schemas.openxmlformats.org/drawingml/2006/main">
                  <a:graphicData uri="http://schemas.microsoft.com/office/word/2010/wordprocessingGroup">
                    <wpg:wgp>
                      <wpg:cNvGrpSpPr/>
                      <wpg:grpSpPr>
                        <a:xfrm>
                          <a:off x="0" y="0"/>
                          <a:ext cx="5781675" cy="3352800"/>
                          <a:chOff x="0" y="0"/>
                          <a:chExt cx="5804535" cy="3228975"/>
                        </a:xfrm>
                      </wpg:grpSpPr>
                      <pic:pic xmlns:pic="http://schemas.openxmlformats.org/drawingml/2006/picture">
                        <pic:nvPicPr>
                          <pic:cNvPr id="392718893" name="Imagen 392718893"/>
                          <pic:cNvPicPr>
                            <a:picLocks noChangeAspect="1"/>
                          </pic:cNvPicPr>
                        </pic:nvPicPr>
                        <pic:blipFill>
                          <a:blip r:embed="rId168"/>
                          <a:stretch>
                            <a:fillRect/>
                          </a:stretch>
                        </pic:blipFill>
                        <pic:spPr>
                          <a:xfrm>
                            <a:off x="0" y="0"/>
                            <a:ext cx="5804535" cy="3228975"/>
                          </a:xfrm>
                          <a:prstGeom prst="rect">
                            <a:avLst/>
                          </a:prstGeom>
                        </pic:spPr>
                      </pic:pic>
                      <wps:wsp>
                        <wps:cNvPr id="923338517" name="Rectángulo 923338517"/>
                        <wps:cNvSpPr/>
                        <wps:spPr>
                          <a:xfrm>
                            <a:off x="36603" y="1349148"/>
                            <a:ext cx="598714" cy="108857"/>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02409801" name="Rectángulo 902409801"/>
                        <wps:cNvSpPr/>
                        <wps:spPr>
                          <a:xfrm>
                            <a:off x="1180624" y="909638"/>
                            <a:ext cx="1857375" cy="1695450"/>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260529" name="Rectángulo 1993260529"/>
                        <wps:cNvSpPr/>
                        <wps:spPr>
                          <a:xfrm>
                            <a:off x="460057" y="119062"/>
                            <a:ext cx="93726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69965B20" id="Grupo 1" o:spid="_x0000_s1026" style="width:455.25pt;height:264pt;mso-position-horizontal-relative:char;mso-position-vertical-relative:line" coordsize="58045,32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">
                <v:shape id="Imagen 392718893" o:spid="_x0000_s1027" type="#_x0000_t75" style="position:absolute;width:58045;height:3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">
                  <v:imagedata r:id="rId169" o:title=""/>
                </v:shape>
                <v:rect id="Rectángulo 923338517" o:spid="_x0000_s1028" style="position:absolute;left:366;top:13491;width:5987;height:1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" filled="f" strokecolor="#c00000" strokeweight="1pt"/>
                <v:rect id="Rectángulo 902409801" o:spid="_x0000_s1029" style="position:absolute;left:11806;top:9096;width:18573;height:16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" filled="f" strokecolor="#c00000" strokeweight="1pt"/>
                <v:rect id="Rectángulo 1993260529" o:spid="_x0000_s1030" style="position:absolute;left:4600;top:1190;width:937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" filled="f" strokecolor="red" strokeweight="1pt"/>
                <w10:anchorlock/>
              </v:group>
            </w:pict>
          </mc:Fallback>
        </mc:AlternateContent>
      </w:r>
    </w:p>
    <w:p w14:paraId="11E66F40" w14:textId="77777777" w:rsidR="007C2CCA" w:rsidRDefault="007C2CCA" w:rsidP="007C2CCA">
      <w:pPr>
        <w:spacing w:line="278" w:lineRule="auto"/>
        <w:ind w:firstLine="0"/>
        <w:jc w:val="left"/>
      </w:pPr>
    </w:p>
    <w:p w14:paraId="5046AEBC" w14:textId="77777777" w:rsidR="007C2CCA" w:rsidRDefault="007C2CCA" w:rsidP="007C2CCA">
      <w:r>
        <w:t>Fuente: Captura realizada al sistema web EugCOM</w:t>
      </w:r>
    </w:p>
    <w:p w14:paraId="0D0A1BFD" w14:textId="77777777" w:rsidR="007C2CCA" w:rsidRPr="00CB2D95" w:rsidRDefault="007C2CCA" w:rsidP="00F46474"/>
    <w:p w14:paraId="0F67CDC2" w14:textId="77777777" w:rsidR="00F46474" w:rsidRDefault="00F46474" w:rsidP="00F46474">
      <w:pPr>
        <w:pStyle w:val="Ttulo2"/>
      </w:pPr>
      <w:bookmarkStart w:id="1240" w:name="_Toc213787150"/>
      <w:r>
        <w:t>Prueba Unitaria CU N°1.8</w:t>
      </w:r>
      <w:bookmarkEnd w:id="1240"/>
    </w:p>
    <w:p w14:paraId="1C4D5150" w14:textId="77777777" w:rsidR="00F46474" w:rsidRDefault="00F46474" w:rsidP="00F46474"/>
    <w:p w14:paraId="5D3528A0" w14:textId="6A65C74B" w:rsidR="00F46474" w:rsidRPr="006C0843" w:rsidRDefault="00F46474" w:rsidP="00F46474">
      <w:r w:rsidRPr="006C0843">
        <w:t xml:space="preserve">En la </w:t>
      </w:r>
      <w:r w:rsidRPr="006C0843">
        <w:rPr>
          <w:i/>
        </w:rPr>
        <w:t>Tabla</w:t>
      </w:r>
      <w:r>
        <w:rPr>
          <w:i/>
        </w:rPr>
        <w:t xml:space="preserve"> 7.</w:t>
      </w:r>
      <w:r w:rsidR="008C28A7">
        <w:rPr>
          <w:i/>
        </w:rPr>
        <w:t>9</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5B6475AA" w14:textId="77777777" w:rsidR="00F46474" w:rsidRPr="006C0843" w:rsidRDefault="00F46474" w:rsidP="00F46474">
      <w:pPr>
        <w:spacing w:line="278" w:lineRule="auto"/>
        <w:ind w:firstLine="0"/>
        <w:jc w:val="left"/>
      </w:pPr>
    </w:p>
    <w:p w14:paraId="3802D80B" w14:textId="39C7B8D9" w:rsidR="00F46474" w:rsidRPr="006C0843" w:rsidRDefault="00F46474" w:rsidP="00F46474">
      <w:pPr>
        <w:pStyle w:val="Descripcin"/>
      </w:pPr>
      <w:bookmarkStart w:id="1241" w:name="_Toc209985089"/>
      <w:bookmarkStart w:id="1242" w:name="_Toc210409349"/>
      <w:bookmarkStart w:id="1243" w:name="_Toc210410129"/>
      <w:bookmarkStart w:id="1244" w:name="_Toc213786986"/>
      <w:bookmarkStart w:id="1245" w:name="_Toc213787400"/>
      <w:r>
        <w:t xml:space="preserve">Tabla </w:t>
      </w:r>
      <w:fldSimple w:instr=" STYLEREF 1 \s ">
        <w:r w:rsidR="008F7228">
          <w:rPr>
            <w:noProof/>
          </w:rPr>
          <w:t>7</w:t>
        </w:r>
      </w:fldSimple>
      <w:r w:rsidR="008F7228">
        <w:t>.</w:t>
      </w:r>
      <w:fldSimple w:instr=" SEQ Tabla \* ARABIC \s 1 ">
        <w:r w:rsidR="008F7228">
          <w:rPr>
            <w:noProof/>
          </w:rPr>
          <w:t>9</w:t>
        </w:r>
      </w:fldSimple>
      <w:r>
        <w:t xml:space="preserve"> </w:t>
      </w:r>
      <w:r w:rsidRPr="006C0843">
        <w:t>Caso de uso N °1.8, Creando motivo de permiso</w:t>
      </w:r>
      <w:bookmarkEnd w:id="1241"/>
      <w:bookmarkEnd w:id="1242"/>
      <w:bookmarkEnd w:id="1243"/>
      <w:bookmarkEnd w:id="1244"/>
      <w:bookmarkEnd w:id="1245"/>
    </w:p>
    <w:p w14:paraId="6026FD4E" w14:textId="77777777" w:rsidR="00F46474" w:rsidRPr="006C0843" w:rsidRDefault="00F46474" w:rsidP="00F46474">
      <w:pPr>
        <w:pStyle w:val="Sinespaciado"/>
      </w:pPr>
      <w:r w:rsidRPr="006C0843">
        <w:rPr>
          <w:noProof/>
        </w:rPr>
        <w:lastRenderedPageBreak/>
        <w:drawing>
          <wp:inline distT="0" distB="0" distL="0" distR="0" wp14:anchorId="7A2CBA20" wp14:editId="20ED6180">
            <wp:extent cx="5971540" cy="4780915"/>
            <wp:effectExtent l="0" t="0" r="0" b="635"/>
            <wp:docPr id="2029315115"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52D074F9" w14:textId="77777777" w:rsidR="00F46474" w:rsidRPr="006C0843" w:rsidRDefault="00F46474" w:rsidP="00F46474">
      <w:pPr>
        <w:spacing w:line="278" w:lineRule="auto"/>
        <w:ind w:firstLine="0"/>
        <w:jc w:val="left"/>
      </w:pPr>
    </w:p>
    <w:p w14:paraId="222453EB" w14:textId="77777777" w:rsidR="00F46474" w:rsidRPr="006C0843" w:rsidRDefault="00F46474" w:rsidP="00F46474">
      <w:pPr>
        <w:spacing w:line="278" w:lineRule="auto"/>
        <w:ind w:firstLine="0"/>
        <w:jc w:val="left"/>
      </w:pPr>
    </w:p>
    <w:p w14:paraId="66B42194" w14:textId="77777777" w:rsidR="00F46474" w:rsidRDefault="00F46474" w:rsidP="00F46474">
      <w:r w:rsidRPr="006C0843">
        <w:t>Fuente: Elaborado por el estudiante de acuerdo con el proyecto</w:t>
      </w:r>
    </w:p>
    <w:p w14:paraId="27792859" w14:textId="77777777" w:rsidR="00F46474" w:rsidRDefault="00F46474" w:rsidP="00F46474">
      <w:r w:rsidRPr="008C5944">
        <w:t>Casos de prueba:</w:t>
      </w:r>
    </w:p>
    <w:p w14:paraId="6E0DA24A" w14:textId="77777777" w:rsidR="00F46474" w:rsidRDefault="00F46474" w:rsidP="00F46474"/>
    <w:p w14:paraId="1C17E76C" w14:textId="77777777" w:rsidR="00F46474" w:rsidRPr="004E38B1" w:rsidRDefault="00F46474" w:rsidP="00F46474">
      <w:pPr>
        <w:pStyle w:val="Prrafodelista"/>
        <w:numPr>
          <w:ilvl w:val="1"/>
          <w:numId w:val="344"/>
        </w:numPr>
        <w:rPr>
          <w:lang w:val="es-419"/>
        </w:rPr>
      </w:pPr>
      <w:r w:rsidRPr="004E38B1">
        <w:rPr>
          <w:lang w:val="es-419"/>
        </w:rPr>
        <w:t>Verificar la existencia del formulario de motivos de permisos.</w:t>
      </w:r>
    </w:p>
    <w:p w14:paraId="5C15DB7F" w14:textId="77777777" w:rsidR="00F46474" w:rsidRPr="00A35524" w:rsidRDefault="00F46474" w:rsidP="00F46474">
      <w:pPr>
        <w:ind w:left="1440" w:firstLine="0"/>
        <w:rPr>
          <w:lang w:val="es-419"/>
        </w:rPr>
      </w:pPr>
    </w:p>
    <w:p w14:paraId="4D9278FE" w14:textId="77777777" w:rsidR="00F46474" w:rsidRPr="004E38B1" w:rsidRDefault="00F46474" w:rsidP="00F46474">
      <w:pPr>
        <w:pStyle w:val="Prrafodelista"/>
        <w:numPr>
          <w:ilvl w:val="1"/>
          <w:numId w:val="344"/>
        </w:numPr>
        <w:rPr>
          <w:lang w:val="es-419"/>
        </w:rPr>
      </w:pPr>
      <w:r w:rsidRPr="004E38B1">
        <w:rPr>
          <w:lang w:val="es-419"/>
        </w:rPr>
        <w:t>Verificar el ingreso de datos por parte del usuario en el formulario</w:t>
      </w:r>
    </w:p>
    <w:p w14:paraId="07388AA8" w14:textId="77777777" w:rsidR="00F46474" w:rsidRPr="00A35524" w:rsidRDefault="00F46474" w:rsidP="00F46474">
      <w:pPr>
        <w:rPr>
          <w:lang w:val="es-419"/>
        </w:rPr>
      </w:pPr>
    </w:p>
    <w:p w14:paraId="1F2C1577" w14:textId="77777777" w:rsidR="00F46474" w:rsidRPr="004E38B1" w:rsidRDefault="00F46474" w:rsidP="00F46474">
      <w:pPr>
        <w:pStyle w:val="Prrafodelista"/>
        <w:numPr>
          <w:ilvl w:val="1"/>
          <w:numId w:val="344"/>
        </w:numPr>
        <w:rPr>
          <w:lang w:val="es-419"/>
        </w:rPr>
      </w:pPr>
      <w:r w:rsidRPr="004E38B1">
        <w:rPr>
          <w:lang w:val="es-419"/>
        </w:rPr>
        <w:lastRenderedPageBreak/>
        <w:t>Verificar el registro ingresado en la interfaz del sistema de gestión de motivos de permisos.</w:t>
      </w:r>
    </w:p>
    <w:p w14:paraId="7940462D" w14:textId="77777777" w:rsidR="00F46474" w:rsidRPr="00A35524" w:rsidRDefault="00F46474" w:rsidP="00F46474">
      <w:pPr>
        <w:pStyle w:val="Prrafodelista"/>
        <w:rPr>
          <w:lang w:val="es-419"/>
        </w:rPr>
      </w:pPr>
    </w:p>
    <w:p w14:paraId="31D12548" w14:textId="77777777" w:rsidR="00F46474" w:rsidRPr="008C5944" w:rsidRDefault="00F46474" w:rsidP="00F46474">
      <w:pPr>
        <w:pStyle w:val="Prrafodelista"/>
        <w:ind w:left="1800" w:firstLine="0"/>
      </w:pPr>
    </w:p>
    <w:p w14:paraId="3F901B97" w14:textId="77777777" w:rsidR="00F46474" w:rsidRDefault="00F46474" w:rsidP="00F46474">
      <w:pPr>
        <w:ind w:left="720" w:firstLine="0"/>
      </w:pPr>
      <w:r w:rsidRPr="008C5944">
        <w:t>Resultados Esperados:</w:t>
      </w:r>
    </w:p>
    <w:p w14:paraId="167F40EE" w14:textId="77777777" w:rsidR="00F46474" w:rsidRDefault="00F46474" w:rsidP="00F46474">
      <w:pPr>
        <w:ind w:firstLine="0"/>
        <w:rPr>
          <w:lang w:val="es-419"/>
        </w:rPr>
      </w:pPr>
    </w:p>
    <w:p w14:paraId="2AEAB278" w14:textId="77777777" w:rsidR="00F46474" w:rsidRPr="004E38B1" w:rsidRDefault="00F46474" w:rsidP="00F46474">
      <w:pPr>
        <w:pStyle w:val="Prrafodelista"/>
        <w:numPr>
          <w:ilvl w:val="1"/>
          <w:numId w:val="210"/>
        </w:numPr>
        <w:rPr>
          <w:lang w:val="es-419"/>
        </w:rPr>
      </w:pPr>
      <w:r w:rsidRPr="004E38B1">
        <w:rPr>
          <w:lang w:val="es-419"/>
        </w:rPr>
        <w:t>En la pestaña "Motivos de permisos " se visualiza correctamente el formulario para la creación de este.</w:t>
      </w:r>
    </w:p>
    <w:p w14:paraId="08CD6E6E" w14:textId="77777777" w:rsidR="00F46474" w:rsidRPr="00A35524" w:rsidRDefault="00F46474" w:rsidP="00F46474">
      <w:pPr>
        <w:rPr>
          <w:lang w:val="es-419"/>
        </w:rPr>
      </w:pPr>
    </w:p>
    <w:p w14:paraId="4C12145A" w14:textId="77777777" w:rsidR="00F46474" w:rsidRPr="004E38B1" w:rsidRDefault="00F46474" w:rsidP="00F46474">
      <w:pPr>
        <w:pStyle w:val="Prrafodelista"/>
        <w:numPr>
          <w:ilvl w:val="1"/>
          <w:numId w:val="210"/>
        </w:numPr>
        <w:rPr>
          <w:lang w:val="es-419"/>
        </w:rPr>
      </w:pPr>
      <w:r w:rsidRPr="004E38B1">
        <w:rPr>
          <w:lang w:val="es-419"/>
        </w:rPr>
        <w:t>Se permite ingresar información en los campos del formulario de motivos de permisos, reflejando en pantalla la información ingresada.</w:t>
      </w:r>
    </w:p>
    <w:p w14:paraId="6CA3A8D8" w14:textId="77777777" w:rsidR="00F46474" w:rsidRPr="00A35524" w:rsidRDefault="00F46474" w:rsidP="00F46474">
      <w:pPr>
        <w:ind w:firstLine="0"/>
        <w:rPr>
          <w:lang w:val="es-419"/>
        </w:rPr>
      </w:pPr>
    </w:p>
    <w:p w14:paraId="5D9152BD" w14:textId="77777777" w:rsidR="00F46474" w:rsidRPr="004E38B1" w:rsidRDefault="00F46474" w:rsidP="00F46474">
      <w:pPr>
        <w:pStyle w:val="Prrafodelista"/>
        <w:numPr>
          <w:ilvl w:val="1"/>
          <w:numId w:val="210"/>
        </w:numPr>
        <w:rPr>
          <w:lang w:val="es-419"/>
        </w:rPr>
      </w:pPr>
      <w:r w:rsidRPr="004E38B1">
        <w:rPr>
          <w:lang w:val="es-419"/>
        </w:rPr>
        <w:t>La interfaz del sistema de motivos de permisos registra correctamente la nueva creación de un nuevo motivo de permisos, reflejándolo en la misma interfaz.</w:t>
      </w:r>
    </w:p>
    <w:p w14:paraId="2B2008A2" w14:textId="77777777" w:rsidR="00F46474" w:rsidRPr="008C5944" w:rsidRDefault="00F46474" w:rsidP="00F46474">
      <w:pPr>
        <w:ind w:firstLine="0"/>
      </w:pPr>
    </w:p>
    <w:p w14:paraId="06F7FEE1" w14:textId="77777777" w:rsidR="00F46474" w:rsidRDefault="00F46474" w:rsidP="00F46474">
      <w:pPr>
        <w:ind w:left="720" w:firstLine="0"/>
      </w:pPr>
      <w:r w:rsidRPr="008C5944">
        <w:t>Resultados obtenidos</w:t>
      </w:r>
      <w:r>
        <w:t>:</w:t>
      </w:r>
    </w:p>
    <w:p w14:paraId="72F9B0E9" w14:textId="77777777" w:rsidR="00F46474" w:rsidRDefault="00F46474" w:rsidP="00F46474">
      <w:pPr>
        <w:rPr>
          <w:lang w:val="es-419"/>
        </w:rPr>
      </w:pPr>
    </w:p>
    <w:p w14:paraId="7004DD2B" w14:textId="77777777" w:rsidR="00F46474" w:rsidRPr="00CB2D95" w:rsidRDefault="00F46474" w:rsidP="00F46474">
      <w:pPr>
        <w:pStyle w:val="Prrafodelista"/>
        <w:numPr>
          <w:ilvl w:val="0"/>
          <w:numId w:val="368"/>
        </w:numPr>
        <w:rPr>
          <w:lang w:val="es-419"/>
        </w:rPr>
      </w:pPr>
      <w:r w:rsidRPr="00CB2D95">
        <w:rPr>
          <w:lang w:val="es-419"/>
        </w:rPr>
        <w:t>En la pestaña de motivos de permisos se visualiza correctamente el formulario.</w:t>
      </w:r>
    </w:p>
    <w:p w14:paraId="05A5A4A6" w14:textId="77777777" w:rsidR="00F46474" w:rsidRPr="00A35524" w:rsidRDefault="00F46474" w:rsidP="00F46474">
      <w:pPr>
        <w:ind w:firstLine="0"/>
        <w:rPr>
          <w:lang w:val="es-419"/>
        </w:rPr>
      </w:pPr>
    </w:p>
    <w:p w14:paraId="3EAA28AE" w14:textId="77777777" w:rsidR="00F46474" w:rsidRPr="00CB2D95" w:rsidRDefault="00F46474" w:rsidP="00F46474">
      <w:pPr>
        <w:pStyle w:val="Prrafodelista"/>
        <w:numPr>
          <w:ilvl w:val="0"/>
          <w:numId w:val="368"/>
        </w:numPr>
        <w:rPr>
          <w:lang w:val="es-419"/>
        </w:rPr>
      </w:pPr>
      <w:r w:rsidRPr="00CB2D95">
        <w:rPr>
          <w:lang w:val="es-419"/>
        </w:rPr>
        <w:t>El sistema permite ingresar información en los campos del formulario de motivos de permisos, reflejándolo en pantalla correctamente</w:t>
      </w:r>
    </w:p>
    <w:p w14:paraId="20E773C7" w14:textId="77777777" w:rsidR="00F46474" w:rsidRPr="00A35524" w:rsidRDefault="00F46474" w:rsidP="00F46474">
      <w:pPr>
        <w:ind w:firstLine="0"/>
        <w:rPr>
          <w:lang w:val="es-419"/>
        </w:rPr>
      </w:pPr>
    </w:p>
    <w:p w14:paraId="6A516797" w14:textId="77777777" w:rsidR="00F46474" w:rsidRPr="00CB2D95" w:rsidRDefault="00F46474" w:rsidP="00F46474">
      <w:pPr>
        <w:pStyle w:val="Prrafodelista"/>
        <w:numPr>
          <w:ilvl w:val="0"/>
          <w:numId w:val="368"/>
        </w:numPr>
        <w:rPr>
          <w:lang w:val="es-419"/>
        </w:rPr>
      </w:pPr>
      <w:r w:rsidRPr="00CB2D95">
        <w:rPr>
          <w:lang w:val="es-419"/>
        </w:rPr>
        <w:t>La interfaz tras el registro exitoso del motivo de permiso se logra visualizar en la interfaz.</w:t>
      </w:r>
    </w:p>
    <w:p w14:paraId="500004F0" w14:textId="77777777" w:rsidR="00F46474" w:rsidRDefault="00F46474" w:rsidP="00F46474">
      <w:pPr>
        <w:rPr>
          <w:lang w:val="es-419"/>
        </w:rPr>
      </w:pPr>
    </w:p>
    <w:p w14:paraId="2BCA5969" w14:textId="303C3311" w:rsidR="00F46474" w:rsidRDefault="00F46474" w:rsidP="00F46474">
      <w:r w:rsidRPr="00CB2D95">
        <w:rPr>
          <w:lang w:val="es-419"/>
        </w:rPr>
        <w:t>En la figura 7.</w:t>
      </w:r>
      <w:r w:rsidR="008C28A7">
        <w:rPr>
          <w:lang w:val="es-419"/>
        </w:rPr>
        <w:t>9</w:t>
      </w:r>
      <w:r w:rsidRPr="00CB2D95">
        <w:rPr>
          <w:lang w:val="es-419"/>
        </w:rPr>
        <w:t xml:space="preserve"> </w:t>
      </w:r>
      <w:r w:rsidRPr="00CB2D95">
        <w:t>muestra el módulo de Motivos de Permisos, donde se registra un nuevo motivo con la descripción “Médico” en estado Activo. Tras hacer clic en Registrar, el sistema confirma la operación con un mensaje de éxito y actualiza la tabla de motivos, la cual ahora muestra dos registros: Banco y Médico, ambos en estado Activo junto con su respectiva fecha de creación</w:t>
      </w:r>
    </w:p>
    <w:p w14:paraId="0CD4CC0B" w14:textId="77777777" w:rsidR="00F46474" w:rsidRPr="00CB2D95" w:rsidRDefault="00F46474" w:rsidP="00F46474">
      <w:pPr>
        <w:rPr>
          <w:lang w:val="es-419"/>
        </w:rPr>
      </w:pPr>
    </w:p>
    <w:p w14:paraId="5AA46CA1" w14:textId="6FCD111B" w:rsidR="00F46474" w:rsidRPr="008C5944" w:rsidRDefault="00F46474" w:rsidP="00F46474">
      <w:pPr>
        <w:pStyle w:val="Descripcin"/>
      </w:pPr>
      <w:bookmarkStart w:id="1246" w:name="_Toc210409350"/>
      <w:bookmarkStart w:id="1247" w:name="_Toc210410130"/>
      <w:bookmarkStart w:id="1248" w:name="_Toc213786987"/>
      <w:bookmarkStart w:id="1249" w:name="_Toc213787401"/>
      <w:r>
        <w:t xml:space="preserve">Figura </w:t>
      </w:r>
      <w:fldSimple w:instr=" STYLEREF 1 \s ">
        <w:r w:rsidR="008F7228">
          <w:rPr>
            <w:noProof/>
          </w:rPr>
          <w:t>7</w:t>
        </w:r>
      </w:fldSimple>
      <w:r w:rsidR="008F7228">
        <w:t>.</w:t>
      </w:r>
      <w:fldSimple w:instr=" SEQ Figura \* ARABIC \s 1 ">
        <w:r w:rsidR="008F7228">
          <w:rPr>
            <w:noProof/>
          </w:rPr>
          <w:t>9</w:t>
        </w:r>
      </w:fldSimple>
      <w:r>
        <w:t xml:space="preserve"> “Captura de pantalla de prueba 1-2-3 caso de uso N°1.8”</w:t>
      </w:r>
      <w:bookmarkEnd w:id="1246"/>
      <w:bookmarkEnd w:id="1247"/>
      <w:bookmarkEnd w:id="1248"/>
      <w:bookmarkEnd w:id="1249"/>
    </w:p>
    <w:p w14:paraId="70E843E3" w14:textId="77777777" w:rsidR="00F46474" w:rsidRDefault="00F46474" w:rsidP="00F46474"/>
    <w:p w14:paraId="19814EC8" w14:textId="77777777" w:rsidR="00F46474" w:rsidRDefault="00F46474" w:rsidP="00F46474">
      <w:pPr>
        <w:pStyle w:val="Sinespaciado"/>
      </w:pPr>
      <w:r w:rsidRPr="00FB5581">
        <w:rPr>
          <w:noProof/>
        </w:rPr>
        <w:drawing>
          <wp:inline distT="0" distB="0" distL="0" distR="0" wp14:anchorId="4DC2395A" wp14:editId="2F1F00F9">
            <wp:extent cx="4526963" cy="3971925"/>
            <wp:effectExtent l="0" t="0" r="6985" b="0"/>
            <wp:docPr id="24237004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70048" name="Imagen 1" descr="Una captura de pantalla de una red social&#10;&#10;El contenido generado por IA puede ser incorrecto."/>
                    <pic:cNvPicPr/>
                  </pic:nvPicPr>
                  <pic:blipFill>
                    <a:blip r:embed="rId170"/>
                    <a:stretch>
                      <a:fillRect/>
                    </a:stretch>
                  </pic:blipFill>
                  <pic:spPr>
                    <a:xfrm>
                      <a:off x="0" y="0"/>
                      <a:ext cx="4540752" cy="3984023"/>
                    </a:xfrm>
                    <a:prstGeom prst="rect">
                      <a:avLst/>
                    </a:prstGeom>
                  </pic:spPr>
                </pic:pic>
              </a:graphicData>
            </a:graphic>
          </wp:inline>
        </w:drawing>
      </w:r>
    </w:p>
    <w:p w14:paraId="10B8171D" w14:textId="77777777" w:rsidR="00F46474" w:rsidRDefault="00F46474" w:rsidP="00F46474"/>
    <w:p w14:paraId="015B7FD1" w14:textId="77777777" w:rsidR="00F46474" w:rsidRDefault="00F46474" w:rsidP="00F46474">
      <w:r>
        <w:t>Fuente: Captura realizada al sistema web EugCOM</w:t>
      </w:r>
    </w:p>
    <w:p w14:paraId="2E4324F5" w14:textId="77777777" w:rsidR="00F46474" w:rsidRDefault="00F46474" w:rsidP="00F46474">
      <w:pPr>
        <w:spacing w:line="278" w:lineRule="auto"/>
        <w:ind w:firstLine="0"/>
        <w:jc w:val="left"/>
      </w:pPr>
      <w:r>
        <w:br w:type="page"/>
      </w:r>
    </w:p>
    <w:p w14:paraId="60ED8F0A" w14:textId="77777777" w:rsidR="00F46474" w:rsidRPr="00CB0FA9" w:rsidRDefault="00F46474" w:rsidP="00F46474">
      <w:pPr>
        <w:spacing w:line="278" w:lineRule="auto"/>
        <w:ind w:firstLine="0"/>
        <w:jc w:val="left"/>
        <w:rPr>
          <w:rFonts w:eastAsiaTheme="majorEastAsia" w:cstheme="majorBidi"/>
          <w:szCs w:val="32"/>
        </w:rPr>
      </w:pPr>
    </w:p>
    <w:p w14:paraId="14955547" w14:textId="77777777" w:rsidR="00F46474" w:rsidRDefault="00F46474" w:rsidP="00F46474">
      <w:pPr>
        <w:pStyle w:val="Ttulo2"/>
      </w:pPr>
      <w:bookmarkStart w:id="1250" w:name="_Toc213787151"/>
      <w:r>
        <w:t>Prueba Unitaria CU N°1.9</w:t>
      </w:r>
      <w:bookmarkEnd w:id="1250"/>
    </w:p>
    <w:p w14:paraId="3FF55079" w14:textId="77777777" w:rsidR="00F46474" w:rsidRDefault="00F46474" w:rsidP="00F46474"/>
    <w:p w14:paraId="411CF6F7" w14:textId="42345216" w:rsidR="00F46474" w:rsidRPr="00627D3D" w:rsidRDefault="00F46474" w:rsidP="00F46474">
      <w:r w:rsidRPr="00627D3D">
        <w:t xml:space="preserve">En la </w:t>
      </w:r>
      <w:r w:rsidRPr="00627D3D">
        <w:rPr>
          <w:i/>
        </w:rPr>
        <w:t xml:space="preserve">Tabla </w:t>
      </w:r>
      <w:r>
        <w:rPr>
          <w:i/>
        </w:rPr>
        <w:t>7.</w:t>
      </w:r>
      <w:r w:rsidR="008C28A7">
        <w:rPr>
          <w:i/>
        </w:rPr>
        <w:t>10</w:t>
      </w:r>
      <w:r>
        <w:rPr>
          <w:i/>
        </w:rPr>
        <w:t xml:space="preserve"> </w:t>
      </w:r>
      <w:r w:rsidRPr="00627D3D">
        <w:t>se puede visualizar el Caso de Uso N°1.9 que consiste en activar o desactivar un motivo de permiso de un trabajador, siempre y cuando se tengan agregados los motivos de permisos.</w:t>
      </w:r>
    </w:p>
    <w:p w14:paraId="0F3B46BD" w14:textId="77777777" w:rsidR="00F46474" w:rsidRPr="00627D3D" w:rsidRDefault="00F46474" w:rsidP="00F46474">
      <w:pPr>
        <w:spacing w:line="278" w:lineRule="auto"/>
        <w:ind w:firstLine="0"/>
        <w:jc w:val="left"/>
      </w:pPr>
    </w:p>
    <w:p w14:paraId="70156E70" w14:textId="6EBC9FF6" w:rsidR="00F46474" w:rsidRPr="00627D3D" w:rsidRDefault="00F46474" w:rsidP="00F46474">
      <w:pPr>
        <w:pStyle w:val="Descripcin"/>
      </w:pPr>
      <w:bookmarkStart w:id="1251" w:name="_Toc209985090"/>
      <w:bookmarkStart w:id="1252" w:name="_Toc210409351"/>
      <w:bookmarkStart w:id="1253" w:name="_Toc210410131"/>
      <w:bookmarkStart w:id="1254" w:name="_Toc213786988"/>
      <w:bookmarkStart w:id="1255" w:name="_Toc213787402"/>
      <w:r>
        <w:t xml:space="preserve">Tabla </w:t>
      </w:r>
      <w:fldSimple w:instr=" STYLEREF 1 \s ">
        <w:r w:rsidR="008F7228">
          <w:rPr>
            <w:noProof/>
          </w:rPr>
          <w:t>7</w:t>
        </w:r>
      </w:fldSimple>
      <w:r w:rsidR="008F7228">
        <w:t>.</w:t>
      </w:r>
      <w:fldSimple w:instr=" SEQ Tabla \* ARABIC \s 1 ">
        <w:r w:rsidR="008F7228">
          <w:rPr>
            <w:noProof/>
          </w:rPr>
          <w:t>10</w:t>
        </w:r>
      </w:fldSimple>
      <w:r>
        <w:t xml:space="preserve"> </w:t>
      </w:r>
      <w:r w:rsidRPr="00627D3D">
        <w:t>Caso de uso N°1.9, Activando/Desactivando motivo de permiso</w:t>
      </w:r>
      <w:bookmarkEnd w:id="1251"/>
      <w:bookmarkEnd w:id="1252"/>
      <w:bookmarkEnd w:id="1253"/>
      <w:bookmarkEnd w:id="1254"/>
      <w:bookmarkEnd w:id="1255"/>
    </w:p>
    <w:p w14:paraId="013ABE38" w14:textId="77777777" w:rsidR="00F46474" w:rsidRPr="00627D3D" w:rsidRDefault="00F46474" w:rsidP="00F46474">
      <w:pPr>
        <w:pStyle w:val="Sinespaciado"/>
      </w:pPr>
      <w:r w:rsidRPr="00627D3D">
        <w:rPr>
          <w:noProof/>
        </w:rPr>
        <w:drawing>
          <wp:inline distT="0" distB="0" distL="0" distR="0" wp14:anchorId="53750AAD" wp14:editId="4C276DDB">
            <wp:extent cx="4201064" cy="3410349"/>
            <wp:effectExtent l="0" t="0" r="9525" b="0"/>
            <wp:docPr id="1410719068"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04605" cy="3413224"/>
                    </a:xfrm>
                    <a:prstGeom prst="rect">
                      <a:avLst/>
                    </a:prstGeom>
                    <a:noFill/>
                    <a:ln>
                      <a:noFill/>
                    </a:ln>
                  </pic:spPr>
                </pic:pic>
              </a:graphicData>
            </a:graphic>
          </wp:inline>
        </w:drawing>
      </w:r>
    </w:p>
    <w:p w14:paraId="45A023D0" w14:textId="77777777" w:rsidR="00F46474" w:rsidRPr="00627D3D" w:rsidRDefault="00F46474" w:rsidP="00F46474">
      <w:pPr>
        <w:spacing w:line="278" w:lineRule="auto"/>
        <w:ind w:firstLine="0"/>
        <w:jc w:val="left"/>
      </w:pPr>
    </w:p>
    <w:p w14:paraId="2B8AC89E" w14:textId="77777777" w:rsidR="00F46474" w:rsidRDefault="00F46474" w:rsidP="00F46474">
      <w:r w:rsidRPr="00627D3D">
        <w:t>Fuente: Elaborado por el estudiante de acuerdo con el proyecto</w:t>
      </w:r>
    </w:p>
    <w:p w14:paraId="063F237A" w14:textId="77777777" w:rsidR="00F46474" w:rsidRDefault="00F46474" w:rsidP="00F46474"/>
    <w:p w14:paraId="3F40BD23" w14:textId="77777777" w:rsidR="00F46474" w:rsidRDefault="00F46474" w:rsidP="00F46474"/>
    <w:p w14:paraId="31A4BBEF" w14:textId="77777777" w:rsidR="00F46474" w:rsidRDefault="00F46474" w:rsidP="00F46474"/>
    <w:p w14:paraId="17CA9FF6" w14:textId="77777777" w:rsidR="00F46474" w:rsidRDefault="00F46474" w:rsidP="00F46474">
      <w:pPr>
        <w:ind w:firstLine="0"/>
      </w:pPr>
    </w:p>
    <w:p w14:paraId="53675591" w14:textId="77777777" w:rsidR="00F46474" w:rsidRDefault="00F46474" w:rsidP="00F46474">
      <w:r w:rsidRPr="008C5944">
        <w:lastRenderedPageBreak/>
        <w:t>Casos de prueba:</w:t>
      </w:r>
    </w:p>
    <w:p w14:paraId="3E4A742B" w14:textId="77777777" w:rsidR="00F46474" w:rsidRDefault="00F46474" w:rsidP="00F46474"/>
    <w:p w14:paraId="49575CF4" w14:textId="77777777" w:rsidR="00F46474" w:rsidRDefault="00F46474" w:rsidP="00F46474">
      <w:pPr>
        <w:pStyle w:val="Prrafodelista"/>
        <w:numPr>
          <w:ilvl w:val="0"/>
          <w:numId w:val="227"/>
        </w:numPr>
        <w:rPr>
          <w:lang w:val="es-419"/>
        </w:rPr>
      </w:pPr>
      <w:r w:rsidRPr="003207E6">
        <w:rPr>
          <w:lang w:val="es-419"/>
        </w:rPr>
        <w:t>Verificar la existencia de la opción para cambiar estado en el listado de motivos de permiso</w:t>
      </w:r>
      <w:r>
        <w:rPr>
          <w:lang w:val="es-419"/>
        </w:rPr>
        <w:t>.</w:t>
      </w:r>
    </w:p>
    <w:p w14:paraId="3795D37C" w14:textId="77777777" w:rsidR="00F46474" w:rsidRPr="003207E6" w:rsidRDefault="00F46474" w:rsidP="00F46474">
      <w:pPr>
        <w:ind w:left="1440" w:firstLine="0"/>
        <w:rPr>
          <w:lang w:val="es-419"/>
        </w:rPr>
      </w:pPr>
    </w:p>
    <w:p w14:paraId="09DF0388" w14:textId="77777777" w:rsidR="00F46474" w:rsidRDefault="00F46474" w:rsidP="00F46474">
      <w:pPr>
        <w:pStyle w:val="Prrafodelista"/>
        <w:numPr>
          <w:ilvl w:val="0"/>
          <w:numId w:val="227"/>
        </w:numPr>
        <w:rPr>
          <w:lang w:val="es-419"/>
        </w:rPr>
      </w:pPr>
      <w:r w:rsidRPr="003207E6">
        <w:rPr>
          <w:lang w:val="es-419"/>
        </w:rPr>
        <w:t>Verificar la funcionalidad de activación/desactivación de motivos de permiso</w:t>
      </w:r>
      <w:r>
        <w:rPr>
          <w:lang w:val="es-419"/>
        </w:rPr>
        <w:t>.</w:t>
      </w:r>
    </w:p>
    <w:p w14:paraId="4B9736D2" w14:textId="77777777" w:rsidR="00F46474" w:rsidRPr="003207E6" w:rsidRDefault="00F46474" w:rsidP="00F46474">
      <w:pPr>
        <w:ind w:firstLine="0"/>
        <w:rPr>
          <w:lang w:val="es-419"/>
        </w:rPr>
      </w:pPr>
    </w:p>
    <w:p w14:paraId="031EFBE5" w14:textId="77777777" w:rsidR="00F46474" w:rsidRDefault="00F46474" w:rsidP="00F46474">
      <w:pPr>
        <w:pStyle w:val="Prrafodelista"/>
        <w:numPr>
          <w:ilvl w:val="0"/>
          <w:numId w:val="227"/>
        </w:numPr>
        <w:rPr>
          <w:lang w:val="es-419"/>
        </w:rPr>
      </w:pPr>
      <w:r w:rsidRPr="003207E6">
        <w:rPr>
          <w:lang w:val="es-419"/>
        </w:rPr>
        <w:t>Verificar la actualización visual del estado en la interfaz</w:t>
      </w:r>
      <w:r>
        <w:rPr>
          <w:lang w:val="es-419"/>
        </w:rPr>
        <w:t>.</w:t>
      </w:r>
    </w:p>
    <w:p w14:paraId="56B23F5B" w14:textId="77777777" w:rsidR="00F46474" w:rsidRPr="00CB2D95" w:rsidRDefault="00F46474" w:rsidP="00F46474">
      <w:pPr>
        <w:ind w:firstLine="0"/>
        <w:rPr>
          <w:lang w:val="es-419"/>
        </w:rPr>
      </w:pPr>
    </w:p>
    <w:p w14:paraId="0F3564A0" w14:textId="77777777" w:rsidR="00F46474" w:rsidRPr="003207E6" w:rsidRDefault="00F46474" w:rsidP="00F46474">
      <w:pPr>
        <w:pStyle w:val="Prrafodelista"/>
        <w:ind w:left="1800" w:firstLine="0"/>
        <w:rPr>
          <w:lang w:val="es-419"/>
        </w:rPr>
      </w:pPr>
    </w:p>
    <w:p w14:paraId="0E61FB16" w14:textId="77777777" w:rsidR="00F46474" w:rsidRDefault="00F46474" w:rsidP="00F46474">
      <w:pPr>
        <w:ind w:left="720" w:firstLine="0"/>
      </w:pPr>
      <w:r w:rsidRPr="008C5944">
        <w:t>Resultados Esperados:</w:t>
      </w:r>
    </w:p>
    <w:p w14:paraId="5FEA2DDE" w14:textId="77777777" w:rsidR="00F46474" w:rsidRDefault="00F46474" w:rsidP="00F46474">
      <w:pPr>
        <w:ind w:left="720" w:firstLine="0"/>
      </w:pPr>
    </w:p>
    <w:p w14:paraId="35EE844D" w14:textId="77777777" w:rsidR="00F46474" w:rsidRDefault="00F46474" w:rsidP="00F46474">
      <w:pPr>
        <w:pStyle w:val="Prrafodelista"/>
        <w:numPr>
          <w:ilvl w:val="0"/>
          <w:numId w:val="228"/>
        </w:numPr>
        <w:rPr>
          <w:lang w:val="es-419"/>
        </w:rPr>
      </w:pPr>
      <w:r w:rsidRPr="003207E6">
        <w:rPr>
          <w:lang w:val="es-419"/>
        </w:rPr>
        <w:t>El botón o enlace "Cambiar Estado" es visible junto a cada motivo de permiso en el listado</w:t>
      </w:r>
      <w:r>
        <w:rPr>
          <w:lang w:val="es-419"/>
        </w:rPr>
        <w:t>.</w:t>
      </w:r>
    </w:p>
    <w:p w14:paraId="1A5651F8" w14:textId="77777777" w:rsidR="00F46474" w:rsidRPr="003207E6" w:rsidRDefault="00F46474" w:rsidP="00F46474">
      <w:pPr>
        <w:ind w:left="1440" w:firstLine="0"/>
        <w:rPr>
          <w:lang w:val="es-419"/>
        </w:rPr>
      </w:pPr>
    </w:p>
    <w:p w14:paraId="7C936252" w14:textId="77777777" w:rsidR="00F46474" w:rsidRDefault="00F46474" w:rsidP="00F46474">
      <w:pPr>
        <w:pStyle w:val="Prrafodelista"/>
        <w:numPr>
          <w:ilvl w:val="0"/>
          <w:numId w:val="228"/>
        </w:numPr>
        <w:rPr>
          <w:lang w:val="es-419"/>
        </w:rPr>
      </w:pPr>
      <w:r w:rsidRPr="003207E6">
        <w:rPr>
          <w:lang w:val="es-419"/>
        </w:rPr>
        <w:t>Al hacer clic en "Cambiar Estado", el sistema modifica correctamente el estado del motivo de permiso (activo/inactivo)</w:t>
      </w:r>
      <w:r>
        <w:rPr>
          <w:lang w:val="es-419"/>
        </w:rPr>
        <w:t>.</w:t>
      </w:r>
    </w:p>
    <w:p w14:paraId="3D2FCBB7" w14:textId="77777777" w:rsidR="00F46474" w:rsidRPr="003207E6" w:rsidRDefault="00F46474" w:rsidP="00F46474">
      <w:pPr>
        <w:ind w:firstLine="0"/>
        <w:rPr>
          <w:lang w:val="es-419"/>
        </w:rPr>
      </w:pPr>
    </w:p>
    <w:p w14:paraId="6DA702EB" w14:textId="77777777" w:rsidR="00F46474" w:rsidRPr="003207E6" w:rsidRDefault="00F46474" w:rsidP="00F46474">
      <w:pPr>
        <w:pStyle w:val="Prrafodelista"/>
        <w:numPr>
          <w:ilvl w:val="0"/>
          <w:numId w:val="228"/>
        </w:numPr>
        <w:rPr>
          <w:lang w:val="es-419"/>
        </w:rPr>
      </w:pPr>
      <w:r w:rsidRPr="003207E6">
        <w:rPr>
          <w:lang w:val="es-419"/>
        </w:rPr>
        <w:t>El cambio de estado se refleja visualmente en el listado de motivos de permiso inmediatamente</w:t>
      </w:r>
      <w:r>
        <w:rPr>
          <w:lang w:val="es-419"/>
        </w:rPr>
        <w:t>.</w:t>
      </w:r>
    </w:p>
    <w:p w14:paraId="3B27F09A" w14:textId="77777777" w:rsidR="00F46474" w:rsidRPr="003207E6" w:rsidRDefault="00F46474" w:rsidP="00F46474">
      <w:pPr>
        <w:pStyle w:val="Prrafodelista"/>
        <w:ind w:left="1800" w:firstLine="0"/>
        <w:rPr>
          <w:lang w:val="es-419"/>
        </w:rPr>
      </w:pPr>
    </w:p>
    <w:p w14:paraId="064607E9" w14:textId="77777777" w:rsidR="00F46474" w:rsidRDefault="00F46474" w:rsidP="00F46474">
      <w:pPr>
        <w:ind w:left="720" w:firstLine="0"/>
      </w:pPr>
      <w:r w:rsidRPr="008C5944">
        <w:t>Resultados obtenidos</w:t>
      </w:r>
      <w:r>
        <w:t>:</w:t>
      </w:r>
    </w:p>
    <w:p w14:paraId="47AA1F74" w14:textId="77777777" w:rsidR="00F46474" w:rsidRDefault="00F46474" w:rsidP="00F46474">
      <w:pPr>
        <w:ind w:left="720" w:firstLine="0"/>
      </w:pPr>
    </w:p>
    <w:p w14:paraId="64858C9D" w14:textId="77777777" w:rsidR="00F46474" w:rsidRDefault="00F46474" w:rsidP="00F46474">
      <w:pPr>
        <w:pStyle w:val="Prrafodelista"/>
        <w:numPr>
          <w:ilvl w:val="0"/>
          <w:numId w:val="229"/>
        </w:numPr>
        <w:rPr>
          <w:lang w:val="es-419"/>
        </w:rPr>
      </w:pPr>
      <w:r w:rsidRPr="003207E6">
        <w:rPr>
          <w:lang w:val="es-419"/>
        </w:rPr>
        <w:lastRenderedPageBreak/>
        <w:t>La opción de cambio de estado está disponible para cada motivo de permiso en el listado</w:t>
      </w:r>
      <w:r>
        <w:rPr>
          <w:lang w:val="es-419"/>
        </w:rPr>
        <w:t>.</w:t>
      </w:r>
    </w:p>
    <w:p w14:paraId="72705D51" w14:textId="77777777" w:rsidR="00F46474" w:rsidRPr="003207E6" w:rsidRDefault="00F46474" w:rsidP="00F46474">
      <w:pPr>
        <w:ind w:left="1440" w:firstLine="0"/>
        <w:rPr>
          <w:lang w:val="es-419"/>
        </w:rPr>
      </w:pPr>
    </w:p>
    <w:p w14:paraId="5BB8D70C" w14:textId="77777777" w:rsidR="00F46474" w:rsidRDefault="00F46474" w:rsidP="00F46474">
      <w:pPr>
        <w:pStyle w:val="Prrafodelista"/>
        <w:numPr>
          <w:ilvl w:val="0"/>
          <w:numId w:val="229"/>
        </w:numPr>
        <w:rPr>
          <w:lang w:val="es-419"/>
        </w:rPr>
      </w:pPr>
      <w:r w:rsidRPr="003207E6">
        <w:rPr>
          <w:lang w:val="es-419"/>
        </w:rPr>
        <w:t>La funcionalidad de activación/desactivación funciona correctamente y actualiza la base de datos</w:t>
      </w:r>
      <w:r>
        <w:rPr>
          <w:lang w:val="es-419"/>
        </w:rPr>
        <w:t>.</w:t>
      </w:r>
    </w:p>
    <w:p w14:paraId="5D1ED37B" w14:textId="77777777" w:rsidR="00F46474" w:rsidRPr="003207E6" w:rsidRDefault="00F46474" w:rsidP="00F46474">
      <w:pPr>
        <w:ind w:firstLine="0"/>
        <w:rPr>
          <w:lang w:val="es-419"/>
        </w:rPr>
      </w:pPr>
    </w:p>
    <w:p w14:paraId="02A3F3A6" w14:textId="77777777" w:rsidR="00F46474" w:rsidRPr="003207E6" w:rsidRDefault="00F46474" w:rsidP="00F46474">
      <w:pPr>
        <w:pStyle w:val="Prrafodelista"/>
        <w:numPr>
          <w:ilvl w:val="0"/>
          <w:numId w:val="229"/>
        </w:numPr>
        <w:rPr>
          <w:lang w:val="es-419"/>
        </w:rPr>
      </w:pPr>
      <w:r w:rsidRPr="003207E6">
        <w:rPr>
          <w:lang w:val="es-419"/>
        </w:rPr>
        <w:t>El estado visual del motivo de permiso se actualiza correctamente en la interfaz tras el cambio</w:t>
      </w:r>
      <w:r>
        <w:rPr>
          <w:lang w:val="es-419"/>
        </w:rPr>
        <w:t>.</w:t>
      </w:r>
    </w:p>
    <w:p w14:paraId="66C6D23D" w14:textId="77777777" w:rsidR="00F46474" w:rsidRDefault="00F46474" w:rsidP="00F46474">
      <w:pPr>
        <w:rPr>
          <w:lang w:val="es-419"/>
        </w:rPr>
      </w:pPr>
    </w:p>
    <w:p w14:paraId="747C4B12" w14:textId="06482C74" w:rsidR="00F46474" w:rsidRDefault="00F46474" w:rsidP="00F46474">
      <w:r w:rsidRPr="00CB2D95">
        <w:rPr>
          <w:lang w:val="es-419"/>
        </w:rPr>
        <w:t>En la figura 7.</w:t>
      </w:r>
      <w:r w:rsidR="008C28A7">
        <w:rPr>
          <w:lang w:val="es-419"/>
        </w:rPr>
        <w:t>10</w:t>
      </w:r>
      <w:r w:rsidRPr="00CB2D95">
        <w:rPr>
          <w:lang w:val="es-419"/>
        </w:rPr>
        <w:t xml:space="preserve"> </w:t>
      </w:r>
      <w:r w:rsidRPr="00CB2D95">
        <w:t>muestra el módulo de Motivos de Permisos, donde inicialmente el motivo “Médico” aparece con estado Activo. Al hacer clic en la opción Cambiar Estado, el sistema despliega una ventana de confirmación preguntando si se desea modificar el estado. Tras confirmar con el botón Modificar Estado, el registro se actualiza y el motivo “Médico” pasa a estado Inactivo, mientras que el motivo “Banco” permanece en estado Activo.</w:t>
      </w:r>
    </w:p>
    <w:p w14:paraId="5F58EB5F" w14:textId="77777777" w:rsidR="00F46474" w:rsidRPr="00CB2D95" w:rsidRDefault="00F46474" w:rsidP="00F46474">
      <w:pPr>
        <w:rPr>
          <w:lang w:val="es-419"/>
        </w:rPr>
      </w:pPr>
    </w:p>
    <w:p w14:paraId="714A82D6" w14:textId="17FAED2E" w:rsidR="00F46474" w:rsidRPr="008C5944" w:rsidRDefault="00F46474" w:rsidP="00F46474">
      <w:pPr>
        <w:pStyle w:val="Descripcin"/>
      </w:pPr>
      <w:bookmarkStart w:id="1256" w:name="_Toc210409352"/>
      <w:bookmarkStart w:id="1257" w:name="_Toc210410132"/>
      <w:bookmarkStart w:id="1258" w:name="_Toc213786989"/>
      <w:bookmarkStart w:id="1259" w:name="_Toc213787403"/>
      <w:r>
        <w:t xml:space="preserve">Figura </w:t>
      </w:r>
      <w:fldSimple w:instr=" STYLEREF 1 \s ">
        <w:r w:rsidR="008F7228">
          <w:rPr>
            <w:noProof/>
          </w:rPr>
          <w:t>7</w:t>
        </w:r>
      </w:fldSimple>
      <w:r w:rsidR="008F7228">
        <w:t>.</w:t>
      </w:r>
      <w:fldSimple w:instr=" SEQ Figura \* ARABIC \s 1 ">
        <w:r w:rsidR="008F7228">
          <w:rPr>
            <w:noProof/>
          </w:rPr>
          <w:t>10</w:t>
        </w:r>
      </w:fldSimple>
      <w:r>
        <w:t xml:space="preserve"> “Captura de pantalla de prueba 1-2-3 caso de uso N°1.9”</w:t>
      </w:r>
      <w:bookmarkEnd w:id="1256"/>
      <w:bookmarkEnd w:id="1257"/>
      <w:bookmarkEnd w:id="1258"/>
      <w:bookmarkEnd w:id="1259"/>
    </w:p>
    <w:p w14:paraId="528A3816" w14:textId="77777777" w:rsidR="00F46474" w:rsidRDefault="00F46474" w:rsidP="00F46474">
      <w:pPr>
        <w:pStyle w:val="Prrafodelista"/>
        <w:ind w:left="1800" w:firstLine="0"/>
      </w:pPr>
    </w:p>
    <w:p w14:paraId="1B969702" w14:textId="77777777" w:rsidR="00F46474" w:rsidRDefault="00F46474" w:rsidP="00F46474">
      <w:pPr>
        <w:pStyle w:val="Sinespaciado"/>
      </w:pPr>
      <w:r w:rsidRPr="00282C17">
        <w:rPr>
          <w:noProof/>
        </w:rPr>
        <w:drawing>
          <wp:inline distT="0" distB="0" distL="0" distR="0" wp14:anchorId="1FAE50B0" wp14:editId="7D5A3983">
            <wp:extent cx="5971540" cy="2101215"/>
            <wp:effectExtent l="0" t="0" r="0" b="0"/>
            <wp:docPr id="57578252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82521" name="Imagen 1" descr="Captura de pantalla de un celular&#10;&#10;El contenido generado por IA puede ser incorrecto."/>
                    <pic:cNvPicPr/>
                  </pic:nvPicPr>
                  <pic:blipFill>
                    <a:blip r:embed="rId171"/>
                    <a:stretch>
                      <a:fillRect/>
                    </a:stretch>
                  </pic:blipFill>
                  <pic:spPr>
                    <a:xfrm>
                      <a:off x="0" y="0"/>
                      <a:ext cx="5971540" cy="2101215"/>
                    </a:xfrm>
                    <a:prstGeom prst="rect">
                      <a:avLst/>
                    </a:prstGeom>
                  </pic:spPr>
                </pic:pic>
              </a:graphicData>
            </a:graphic>
          </wp:inline>
        </w:drawing>
      </w:r>
    </w:p>
    <w:p w14:paraId="7B2BFA98" w14:textId="77777777" w:rsidR="00F46474" w:rsidRDefault="00F46474" w:rsidP="00F46474">
      <w:pPr>
        <w:pStyle w:val="Sinespaciado"/>
      </w:pPr>
    </w:p>
    <w:p w14:paraId="61399560" w14:textId="77777777" w:rsidR="00F46474" w:rsidRDefault="00F46474" w:rsidP="00F46474">
      <w:r>
        <w:t>Fuente: Captura realizada al sistema web EugCOM</w:t>
      </w:r>
    </w:p>
    <w:p w14:paraId="70A53758" w14:textId="77777777" w:rsidR="00F46474" w:rsidRDefault="00F46474" w:rsidP="00F46474">
      <w:pPr>
        <w:spacing w:line="278" w:lineRule="auto"/>
        <w:ind w:firstLine="0"/>
        <w:jc w:val="left"/>
      </w:pPr>
    </w:p>
    <w:p w14:paraId="0D491D17" w14:textId="5BCBE386" w:rsidR="00F46474" w:rsidRDefault="00F46474" w:rsidP="00F46474">
      <w:pPr>
        <w:pStyle w:val="Ttulo2"/>
      </w:pPr>
      <w:bookmarkStart w:id="1260" w:name="_Toc201199541"/>
      <w:bookmarkStart w:id="1261" w:name="_Toc213787152"/>
      <w:r>
        <w:t xml:space="preserve">Prueba Unitaria CU </w:t>
      </w:r>
      <w:r w:rsidRPr="59DC36C0">
        <w:t>N°1.</w:t>
      </w:r>
      <w:r w:rsidRPr="0D2AEDF6">
        <w:t>10</w:t>
      </w:r>
      <w:bookmarkEnd w:id="1260"/>
      <w:bookmarkEnd w:id="1261"/>
    </w:p>
    <w:p w14:paraId="48EDA10B" w14:textId="77777777" w:rsidR="00F46474" w:rsidRDefault="00F46474" w:rsidP="00F46474"/>
    <w:p w14:paraId="5F480AD8" w14:textId="77777777" w:rsidR="00F46474" w:rsidRDefault="00F46474" w:rsidP="00F46474">
      <w:r>
        <w:t>Se presenta el caso de uso N°1.4 para realizar los casos de prueba correspondientes.</w:t>
      </w:r>
    </w:p>
    <w:p w14:paraId="69D4F73A" w14:textId="77777777" w:rsidR="00F46474" w:rsidRDefault="00F46474" w:rsidP="00F46474"/>
    <w:p w14:paraId="2A1D6874" w14:textId="0C4CCC9A" w:rsidR="00F46474" w:rsidRDefault="00F46474" w:rsidP="00F46474">
      <w:r>
        <w:t xml:space="preserve">En la </w:t>
      </w:r>
      <w:r>
        <w:rPr>
          <w:i/>
        </w:rPr>
        <w:t>Tabla 7.</w:t>
      </w:r>
      <w:r w:rsidR="008C28A7">
        <w:rPr>
          <w:i/>
        </w:rPr>
        <w:t>11</w:t>
      </w:r>
      <w:r>
        <w:rPr>
          <w:i/>
        </w:rPr>
        <w:t xml:space="preserve"> </w:t>
      </w:r>
      <w:r>
        <w:t>se puede visualizar el Caso de uso N°1.10 cuyo propósito es poder visualizar los tipos de contratos que tiene la empresa, el proceso comienza cuando el usuario va a la pestaña de tipo de contrato de tablas maestras del menú desplegable y luego el sistema le muestra los tipos de contratos de la empresa.</w:t>
      </w:r>
    </w:p>
    <w:p w14:paraId="453CF1B2" w14:textId="77777777" w:rsidR="00F46474" w:rsidRPr="006A1FFD" w:rsidRDefault="00F46474" w:rsidP="00F46474"/>
    <w:p w14:paraId="4E112569" w14:textId="58103E8C" w:rsidR="00F46474" w:rsidRDefault="00F46474" w:rsidP="00F46474">
      <w:pPr>
        <w:pStyle w:val="Descripcin"/>
        <w:keepNext/>
      </w:pPr>
      <w:bookmarkStart w:id="1262" w:name="_Toc201199629"/>
      <w:bookmarkStart w:id="1263" w:name="_Toc201199718"/>
      <w:bookmarkStart w:id="1264" w:name="_Toc213786990"/>
      <w:bookmarkStart w:id="1265" w:name="_Toc213787404"/>
      <w:r>
        <w:t xml:space="preserve">Tabla </w:t>
      </w:r>
      <w:fldSimple w:instr=" STYLEREF 1 \s ">
        <w:r w:rsidR="008F7228">
          <w:rPr>
            <w:noProof/>
          </w:rPr>
          <w:t>7</w:t>
        </w:r>
      </w:fldSimple>
      <w:r w:rsidR="008F7228">
        <w:t>.</w:t>
      </w:r>
      <w:fldSimple w:instr=" SEQ Tabla \* ARABIC \s 1 ">
        <w:r w:rsidR="008F7228">
          <w:rPr>
            <w:noProof/>
          </w:rPr>
          <w:t>11</w:t>
        </w:r>
      </w:fldSimple>
      <w:r>
        <w:t xml:space="preserve"> </w:t>
      </w:r>
      <w:r w:rsidRPr="008B2C5C">
        <w:t>CU N°1.</w:t>
      </w:r>
      <w:r>
        <w:t>10</w:t>
      </w:r>
      <w:r w:rsidRPr="008B2C5C">
        <w:t xml:space="preserve"> para prueba,”</w:t>
      </w:r>
      <w:r>
        <w:t xml:space="preserve"> Visualizando los tipos de contrato”</w:t>
      </w:r>
      <w:bookmarkEnd w:id="1262"/>
      <w:bookmarkEnd w:id="1263"/>
      <w:bookmarkEnd w:id="1264"/>
      <w:bookmarkEnd w:id="1265"/>
    </w:p>
    <w:p w14:paraId="02D50EA1" w14:textId="77777777" w:rsidR="00F46474" w:rsidRDefault="00F46474" w:rsidP="00F46474">
      <w:pPr>
        <w:pStyle w:val="Sinespaciado"/>
        <w:rPr>
          <w:b/>
          <w:bCs/>
        </w:rPr>
      </w:pPr>
      <w:r>
        <w:rPr>
          <w:noProof/>
        </w:rPr>
        <w:drawing>
          <wp:inline distT="0" distB="0" distL="0" distR="0" wp14:anchorId="4474D09E" wp14:editId="50740747">
            <wp:extent cx="3768018" cy="3140015"/>
            <wp:effectExtent l="0" t="0" r="4445" b="3810"/>
            <wp:docPr id="3835243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4395" name="Imagen 1" descr="Tabla&#10;&#10;El contenido generado por IA puede ser incorrecto."/>
                    <pic:cNvPicPr/>
                  </pic:nvPicPr>
                  <pic:blipFill>
                    <a:blip r:embed="rId29"/>
                    <a:stretch>
                      <a:fillRect/>
                    </a:stretch>
                  </pic:blipFill>
                  <pic:spPr>
                    <a:xfrm>
                      <a:off x="0" y="0"/>
                      <a:ext cx="3774257" cy="3145214"/>
                    </a:xfrm>
                    <a:prstGeom prst="rect">
                      <a:avLst/>
                    </a:prstGeom>
                  </pic:spPr>
                </pic:pic>
              </a:graphicData>
            </a:graphic>
          </wp:inline>
        </w:drawing>
      </w:r>
    </w:p>
    <w:p w14:paraId="429EF607" w14:textId="77777777" w:rsidR="00F46474" w:rsidRDefault="00F46474" w:rsidP="00F46474">
      <w:pPr>
        <w:pStyle w:val="Sinespaciado"/>
        <w:rPr>
          <w:b/>
          <w:bCs/>
        </w:rPr>
      </w:pPr>
    </w:p>
    <w:p w14:paraId="67514595" w14:textId="77777777" w:rsidR="00F46474" w:rsidRDefault="00F46474" w:rsidP="00F46474">
      <w:r>
        <w:t>Fuente: Elaborado por el estudiante de acuerdo con el proyecto</w:t>
      </w:r>
    </w:p>
    <w:p w14:paraId="33E74A35" w14:textId="77777777" w:rsidR="00F46474" w:rsidRDefault="00F46474" w:rsidP="00F46474">
      <w:pPr>
        <w:pStyle w:val="Sinespaciado"/>
        <w:rPr>
          <w:b/>
          <w:bCs/>
        </w:rPr>
      </w:pPr>
    </w:p>
    <w:p w14:paraId="4B16AE5E" w14:textId="77777777" w:rsidR="00F46474" w:rsidRDefault="00F46474" w:rsidP="00F46474">
      <w:pPr>
        <w:pStyle w:val="Sinespaciado"/>
        <w:rPr>
          <w:b/>
          <w:bCs/>
        </w:rPr>
      </w:pPr>
    </w:p>
    <w:p w14:paraId="402C2131" w14:textId="77777777" w:rsidR="00F46474" w:rsidRDefault="00F46474" w:rsidP="00F46474">
      <w:r>
        <w:t>Casos de prueba:</w:t>
      </w:r>
    </w:p>
    <w:p w14:paraId="780234DB" w14:textId="77777777" w:rsidR="00F46474" w:rsidRDefault="00F46474" w:rsidP="00F46474"/>
    <w:p w14:paraId="07B2B085" w14:textId="77777777" w:rsidR="00F46474" w:rsidRDefault="00F46474" w:rsidP="00F46474">
      <w:pPr>
        <w:pStyle w:val="Prrafodelista"/>
        <w:numPr>
          <w:ilvl w:val="0"/>
          <w:numId w:val="35"/>
        </w:numPr>
      </w:pPr>
      <w:r>
        <w:t>Verificar la existencia de la opción Tipos de contratos en tablas maestras del menú desplegable.</w:t>
      </w:r>
    </w:p>
    <w:p w14:paraId="6D2A94A3" w14:textId="77777777" w:rsidR="00F46474" w:rsidRDefault="00F46474" w:rsidP="00F46474"/>
    <w:p w14:paraId="15952582" w14:textId="77777777" w:rsidR="00F46474" w:rsidRDefault="00F46474" w:rsidP="00F46474">
      <w:pPr>
        <w:pStyle w:val="Prrafodelista"/>
        <w:numPr>
          <w:ilvl w:val="0"/>
          <w:numId w:val="35"/>
        </w:numPr>
      </w:pPr>
      <w:r>
        <w:t>Verificar la redirección a la interfaz de “Tipos de contratos”.</w:t>
      </w:r>
    </w:p>
    <w:p w14:paraId="15CC9C1C" w14:textId="77777777" w:rsidR="00F46474" w:rsidRDefault="00F46474" w:rsidP="00F46474"/>
    <w:p w14:paraId="658D9445" w14:textId="77777777" w:rsidR="00F46474" w:rsidRDefault="00F46474" w:rsidP="00F46474">
      <w:pPr>
        <w:pStyle w:val="Prrafodelista"/>
        <w:numPr>
          <w:ilvl w:val="0"/>
          <w:numId w:val="35"/>
        </w:numPr>
      </w:pPr>
      <w:r>
        <w:t>Verificar la correcta carga de la interfaz del sistema de visualización de los Tipos de contratos</w:t>
      </w:r>
    </w:p>
    <w:p w14:paraId="037DFA74" w14:textId="77777777" w:rsidR="00F46474" w:rsidRDefault="00F46474" w:rsidP="00F46474"/>
    <w:p w14:paraId="12FDF063" w14:textId="77777777" w:rsidR="00F46474" w:rsidRDefault="00F46474" w:rsidP="00F46474">
      <w:r>
        <w:t>Resultados Esperados:</w:t>
      </w:r>
    </w:p>
    <w:p w14:paraId="32FBBAF1" w14:textId="77777777" w:rsidR="00F46474" w:rsidRDefault="00F46474" w:rsidP="00F46474"/>
    <w:p w14:paraId="7E3F7322" w14:textId="77777777" w:rsidR="00F46474" w:rsidRDefault="00F46474" w:rsidP="00F46474">
      <w:pPr>
        <w:pStyle w:val="Prrafodelista"/>
        <w:numPr>
          <w:ilvl w:val="0"/>
          <w:numId w:val="36"/>
        </w:numPr>
      </w:pPr>
      <w:r>
        <w:t>El enlace o pestaña “Tipos de contratos” para acceder a la interfaz es visible en el menú desplegable para usuarios.</w:t>
      </w:r>
    </w:p>
    <w:p w14:paraId="6330D968" w14:textId="77777777" w:rsidR="00F46474" w:rsidRDefault="00F46474" w:rsidP="00F46474"/>
    <w:p w14:paraId="641166F0" w14:textId="77777777" w:rsidR="00F46474" w:rsidRDefault="00F46474" w:rsidP="00F46474">
      <w:pPr>
        <w:pStyle w:val="Prrafodelista"/>
        <w:numPr>
          <w:ilvl w:val="0"/>
          <w:numId w:val="36"/>
        </w:numPr>
      </w:pPr>
      <w:r>
        <w:t>Al hacer clic en el enlace “Tipos de contratos”, el sistema redirige correctamente a la interfaz del sistema con los Tipos de contratos.</w:t>
      </w:r>
    </w:p>
    <w:p w14:paraId="0AA6DE35" w14:textId="77777777" w:rsidR="00F46474" w:rsidRDefault="00F46474" w:rsidP="00F46474"/>
    <w:p w14:paraId="3EA742A3" w14:textId="77777777" w:rsidR="00F46474" w:rsidRDefault="00F46474" w:rsidP="00F46474"/>
    <w:p w14:paraId="31B44793" w14:textId="77777777" w:rsidR="00F46474" w:rsidRDefault="00F46474" w:rsidP="00F46474">
      <w:pPr>
        <w:pStyle w:val="Prrafodelista"/>
        <w:numPr>
          <w:ilvl w:val="0"/>
          <w:numId w:val="36"/>
        </w:numPr>
      </w:pPr>
      <w:r>
        <w:t>La interfaz del sistema de Tipos de contratos carga correctamente, mostrando los tipos de contratos que contiene la empresa.</w:t>
      </w:r>
    </w:p>
    <w:p w14:paraId="6C2A9C81" w14:textId="77777777" w:rsidR="00F46474" w:rsidRDefault="00F46474" w:rsidP="00F46474"/>
    <w:p w14:paraId="39C2F35B" w14:textId="77777777" w:rsidR="00F46474" w:rsidRDefault="00F46474" w:rsidP="00F46474">
      <w:r>
        <w:t>Resultados obtenidos</w:t>
      </w:r>
    </w:p>
    <w:p w14:paraId="06FEB285" w14:textId="77777777" w:rsidR="00F46474" w:rsidRDefault="00F46474" w:rsidP="00F46474"/>
    <w:p w14:paraId="74133E3A" w14:textId="77777777" w:rsidR="00F46474" w:rsidRDefault="00F46474" w:rsidP="00F46474">
      <w:pPr>
        <w:pStyle w:val="Prrafodelista"/>
        <w:numPr>
          <w:ilvl w:val="0"/>
          <w:numId w:val="37"/>
        </w:numPr>
      </w:pPr>
      <w:r>
        <w:lastRenderedPageBreak/>
        <w:t>El enlace es visible en el menú desplegable para usuarios con los permisos adecuados.</w:t>
      </w:r>
    </w:p>
    <w:p w14:paraId="214733D4" w14:textId="77777777" w:rsidR="00F46474" w:rsidRDefault="00F46474" w:rsidP="00F46474"/>
    <w:p w14:paraId="439C1020" w14:textId="77777777" w:rsidR="00F46474" w:rsidRDefault="00F46474" w:rsidP="00F46474">
      <w:pPr>
        <w:pStyle w:val="Prrafodelista"/>
        <w:numPr>
          <w:ilvl w:val="0"/>
          <w:numId w:val="37"/>
        </w:numPr>
      </w:pPr>
      <w:r>
        <w:t>El sistema redirige correctamente a la interfaz de los tipos de contratos tras hacer clic en el enlace “Tipos de contratos”.</w:t>
      </w:r>
    </w:p>
    <w:p w14:paraId="552379BC" w14:textId="77777777" w:rsidR="00F46474" w:rsidRDefault="00F46474" w:rsidP="00F46474"/>
    <w:p w14:paraId="4D020088" w14:textId="77777777" w:rsidR="00F46474" w:rsidRDefault="00F46474" w:rsidP="00F46474">
      <w:pPr>
        <w:pStyle w:val="Prrafodelista"/>
        <w:numPr>
          <w:ilvl w:val="0"/>
          <w:numId w:val="37"/>
        </w:numPr>
      </w:pPr>
      <w:r>
        <w:t>La interfaz tras el redireccionamiento se muestra completamente y carga el listado del motivo de permisos sin errores.</w:t>
      </w:r>
    </w:p>
    <w:p w14:paraId="60DB3613" w14:textId="77777777" w:rsidR="00F46474" w:rsidRDefault="00F46474" w:rsidP="00F46474">
      <w:pPr>
        <w:ind w:firstLine="0"/>
      </w:pPr>
    </w:p>
    <w:p w14:paraId="54B65A7B" w14:textId="3BE85B23" w:rsidR="00F46474" w:rsidRDefault="00F46474" w:rsidP="00F46474">
      <w:r w:rsidRPr="009248F6">
        <w:t xml:space="preserve">La Figura </w:t>
      </w:r>
      <w:r>
        <w:t>7</w:t>
      </w:r>
      <w:r w:rsidRPr="009248F6">
        <w:t>.</w:t>
      </w:r>
      <w:r w:rsidR="008C28A7">
        <w:t>11</w:t>
      </w:r>
      <w:r w:rsidRPr="009248F6">
        <w:t xml:space="preserve"> ilustra los resultados obtenidos durante la ejecución de los casos de prueba propuestos para la funcionalidad de "Visualización de Tipos de Contratos", específicamente para el Caso de Uso N°1.10.</w:t>
      </w:r>
    </w:p>
    <w:p w14:paraId="72BA09E1" w14:textId="77777777" w:rsidR="00F46474" w:rsidRPr="009248F6" w:rsidRDefault="00F46474" w:rsidP="00F46474"/>
    <w:p w14:paraId="6619FDD6" w14:textId="77777777" w:rsidR="00F46474" w:rsidRPr="009248F6" w:rsidRDefault="00F46474" w:rsidP="00F46474">
      <w:r w:rsidRPr="009248F6">
        <w:t>Se observa en la interfaz de usuario la correcta visualización y disponibilidad del enlace "Tipo de Contrato" dentro del menú desplegable, tal como se esperaba para usuarios con los permisos adecuados. Tras la interacción con este enlace, se verificó una redirección exitosa a la interfaz de tipos de contratos. Finalmente, la interfaz de destino cargó completamente y sin errores, presentando un listado íntegro de los tipos de contratos que la empresa tiene registrados. Esto confirma la correcta implementación y el funcionamiento esperado de la funcionalidad de visualización de tipos de contratos.</w:t>
      </w:r>
    </w:p>
    <w:p w14:paraId="0E2BF9C0" w14:textId="77777777" w:rsidR="00F46474" w:rsidRDefault="00F46474" w:rsidP="00F46474"/>
    <w:p w14:paraId="4818E9A8" w14:textId="33EC66AF" w:rsidR="00F46474" w:rsidRDefault="00F46474" w:rsidP="00F46474">
      <w:pPr>
        <w:pStyle w:val="Descripcin"/>
        <w:keepNext/>
      </w:pPr>
      <w:bookmarkStart w:id="1266" w:name="_Toc200854226"/>
      <w:bookmarkStart w:id="1267" w:name="_Toc201172445"/>
      <w:bookmarkStart w:id="1268" w:name="_Toc201199630"/>
      <w:bookmarkStart w:id="1269" w:name="_Toc201199719"/>
      <w:bookmarkStart w:id="1270" w:name="_Toc213786991"/>
      <w:bookmarkStart w:id="1271" w:name="_Toc213787405"/>
      <w:r>
        <w:lastRenderedPageBreak/>
        <w:t xml:space="preserve">Figura </w:t>
      </w:r>
      <w:fldSimple w:instr=" STYLEREF 1 \s ">
        <w:r w:rsidR="008F7228">
          <w:rPr>
            <w:noProof/>
          </w:rPr>
          <w:t>7</w:t>
        </w:r>
      </w:fldSimple>
      <w:r w:rsidR="008F7228">
        <w:t>.</w:t>
      </w:r>
      <w:fldSimple w:instr=" SEQ Figura \* ARABIC \s 1 ">
        <w:r w:rsidR="008F7228">
          <w:rPr>
            <w:noProof/>
          </w:rPr>
          <w:t>11</w:t>
        </w:r>
      </w:fldSimple>
      <w:r>
        <w:t xml:space="preserve"> “Captura de pantalla de prueba 1-2-3 caso de uso N°1.10”</w:t>
      </w:r>
      <w:bookmarkEnd w:id="1266"/>
      <w:bookmarkEnd w:id="1267"/>
      <w:bookmarkEnd w:id="1268"/>
      <w:bookmarkEnd w:id="1269"/>
      <w:bookmarkEnd w:id="1270"/>
      <w:bookmarkEnd w:id="1271"/>
    </w:p>
    <w:p w14:paraId="7EC8A0A1" w14:textId="77777777" w:rsidR="00F46474" w:rsidRDefault="00F46474" w:rsidP="00F46474">
      <w:pPr>
        <w:ind w:firstLine="0"/>
      </w:pPr>
      <w:r>
        <w:rPr>
          <w:noProof/>
        </w:rPr>
        <mc:AlternateContent>
          <mc:Choice Requires="wpg">
            <w:drawing>
              <wp:inline distT="0" distB="0" distL="0" distR="0" wp14:anchorId="0E4817D9" wp14:editId="7EC78644">
                <wp:extent cx="5568287" cy="3152633"/>
                <wp:effectExtent l="0" t="0" r="0" b="0"/>
                <wp:docPr id="1050032708" name="Grupo 1"/>
                <wp:cNvGraphicFramePr/>
                <a:graphic xmlns:a="http://schemas.openxmlformats.org/drawingml/2006/main">
                  <a:graphicData uri="http://schemas.microsoft.com/office/word/2010/wordprocessingGroup">
                    <wpg:wgp>
                      <wpg:cNvGrpSpPr/>
                      <wpg:grpSpPr>
                        <a:xfrm>
                          <a:off x="0" y="0"/>
                          <a:ext cx="5568287" cy="3152633"/>
                          <a:chOff x="0" y="0"/>
                          <a:chExt cx="5807710" cy="3198495"/>
                        </a:xfrm>
                      </wpg:grpSpPr>
                      <pic:pic xmlns:pic="http://schemas.openxmlformats.org/drawingml/2006/picture">
                        <pic:nvPicPr>
                          <pic:cNvPr id="1978508881" name="Imagen 1978508881"/>
                          <pic:cNvPicPr>
                            <a:picLocks noChangeAspect="1"/>
                          </pic:cNvPicPr>
                        </pic:nvPicPr>
                        <pic:blipFill>
                          <a:blip r:embed="rId172"/>
                          <a:stretch>
                            <a:fillRect/>
                          </a:stretch>
                        </pic:blipFill>
                        <pic:spPr>
                          <a:xfrm>
                            <a:off x="0" y="0"/>
                            <a:ext cx="5807710" cy="3198495"/>
                          </a:xfrm>
                          <a:prstGeom prst="rect">
                            <a:avLst/>
                          </a:prstGeom>
                        </pic:spPr>
                      </pic:pic>
                      <wps:wsp>
                        <wps:cNvPr id="585992763" name="Rectángulo 585992763"/>
                        <wps:cNvSpPr/>
                        <wps:spPr>
                          <a:xfrm>
                            <a:off x="476341" y="114708"/>
                            <a:ext cx="794657" cy="925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29756478" name="Rectángulo 929756478"/>
                        <wps:cNvSpPr/>
                        <wps:spPr>
                          <a:xfrm>
                            <a:off x="1303655" y="898478"/>
                            <a:ext cx="1061357" cy="4354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07868258" name="Rectángulo 1207868258"/>
                        <wps:cNvSpPr/>
                        <wps:spPr>
                          <a:xfrm>
                            <a:off x="0" y="1599247"/>
                            <a:ext cx="636814"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5E745B9" id="Grupo 1" o:spid="_x0000_s1026" style="width:438.45pt;height:248.25pt;mso-position-horizontal-relative:char;mso-position-vertical-relative:line" coordsize="58077,31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">
                <v:shape id="Imagen 1978508881" o:spid="_x0000_s1027" type="#_x0000_t75" style="position:absolute;width:58077;height:31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">
                  <v:imagedata r:id="rId173" o:title=""/>
                </v:shape>
                <v:rect id="Rectángulo 585992763" o:spid="_x0000_s1028" style="position:absolute;left:4763;top:1147;width:7946;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" filled="f" strokecolor="red" strokeweight="1pt"/>
                <v:rect id="Rectángulo 929756478" o:spid="_x0000_s1029" style="position:absolute;left:13036;top:8984;width:10614;height:4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" filled="f" strokecolor="red" strokeweight="1pt"/>
                <v:rect id="Rectángulo 1207868258" o:spid="_x0000_s1030" style="position:absolute;top:15992;width:636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" filled="f" strokecolor="red" strokeweight="1pt"/>
                <w10:anchorlock/>
              </v:group>
            </w:pict>
          </mc:Fallback>
        </mc:AlternateContent>
      </w:r>
    </w:p>
    <w:p w14:paraId="71C72F14" w14:textId="77777777" w:rsidR="00F46474" w:rsidRDefault="00F46474" w:rsidP="00F46474">
      <w:pPr>
        <w:ind w:firstLine="0"/>
      </w:pPr>
    </w:p>
    <w:p w14:paraId="0166165E" w14:textId="77777777" w:rsidR="00F46474" w:rsidRPr="003F584A" w:rsidRDefault="00F46474" w:rsidP="00F46474">
      <w:r>
        <w:t>Fuente: Captura realizada al sistema web EugCOM</w:t>
      </w:r>
    </w:p>
    <w:p w14:paraId="6EDB5DAA" w14:textId="77777777" w:rsidR="00F46474" w:rsidRPr="00CB2D95" w:rsidRDefault="00F46474" w:rsidP="00F46474"/>
    <w:p w14:paraId="79245CF6" w14:textId="77777777" w:rsidR="00F46474" w:rsidRDefault="00F46474" w:rsidP="00F46474">
      <w:pPr>
        <w:pStyle w:val="Ttulo2"/>
      </w:pPr>
      <w:bookmarkStart w:id="1272" w:name="_Toc213787153"/>
      <w:r>
        <w:t>Prueba Unitaria CU N°1.11</w:t>
      </w:r>
      <w:bookmarkEnd w:id="1272"/>
    </w:p>
    <w:p w14:paraId="030F4873" w14:textId="77777777" w:rsidR="00F46474" w:rsidRDefault="00F46474" w:rsidP="00F46474"/>
    <w:p w14:paraId="7C5B19A6" w14:textId="0BF50788" w:rsidR="00F46474" w:rsidRPr="006C0843" w:rsidRDefault="00F46474" w:rsidP="00F46474">
      <w:r w:rsidRPr="006C0843">
        <w:t xml:space="preserve">En la </w:t>
      </w:r>
      <w:r w:rsidRPr="006C0843">
        <w:rPr>
          <w:i/>
        </w:rPr>
        <w:t xml:space="preserve">Tabla </w:t>
      </w:r>
      <w:r>
        <w:rPr>
          <w:i/>
        </w:rPr>
        <w:t>7.</w:t>
      </w:r>
      <w:r w:rsidR="008C28A7">
        <w:rPr>
          <w:i/>
        </w:rPr>
        <w:t>12</w:t>
      </w:r>
      <w:r w:rsidRPr="006C0843">
        <w:rPr>
          <w:i/>
        </w:rPr>
        <w:t xml:space="preserve"> </w:t>
      </w:r>
      <w:r w:rsidRPr="006C0843">
        <w:t>se puede visualizar el Caso de uso N°1.11 cuyo propósito es crear el tipo de contrato con su correspondiente descripción.</w:t>
      </w:r>
    </w:p>
    <w:p w14:paraId="4DF3E626" w14:textId="77777777" w:rsidR="00F46474" w:rsidRPr="006C0843" w:rsidRDefault="00F46474" w:rsidP="00F46474"/>
    <w:p w14:paraId="20D11F7E" w14:textId="7678E0BC" w:rsidR="00F46474" w:rsidRPr="006C0843" w:rsidRDefault="00F46474" w:rsidP="00F46474">
      <w:pPr>
        <w:pStyle w:val="Descripcin"/>
      </w:pPr>
      <w:bookmarkStart w:id="1273" w:name="_Toc209985091"/>
      <w:bookmarkStart w:id="1274" w:name="_Toc210409353"/>
      <w:bookmarkStart w:id="1275" w:name="_Toc210410133"/>
      <w:bookmarkStart w:id="1276" w:name="_Toc213786992"/>
      <w:bookmarkStart w:id="1277" w:name="_Toc213787406"/>
      <w:r>
        <w:t xml:space="preserve">Tabla </w:t>
      </w:r>
      <w:fldSimple w:instr=" STYLEREF 1 \s ">
        <w:r w:rsidR="008F7228">
          <w:rPr>
            <w:noProof/>
          </w:rPr>
          <w:t>7</w:t>
        </w:r>
      </w:fldSimple>
      <w:r w:rsidR="008F7228">
        <w:t>.</w:t>
      </w:r>
      <w:fldSimple w:instr=" SEQ Tabla \* ARABIC \s 1 ">
        <w:r w:rsidR="008F7228">
          <w:rPr>
            <w:noProof/>
          </w:rPr>
          <w:t>12</w:t>
        </w:r>
      </w:fldSimple>
      <w:r>
        <w:t xml:space="preserve"> </w:t>
      </w:r>
      <w:r w:rsidRPr="006C0843">
        <w:t>Caso de uso N °1.11, Creando tipos de contratos con su descripción</w:t>
      </w:r>
      <w:bookmarkEnd w:id="1273"/>
      <w:bookmarkEnd w:id="1274"/>
      <w:bookmarkEnd w:id="1275"/>
      <w:bookmarkEnd w:id="1276"/>
      <w:bookmarkEnd w:id="1277"/>
    </w:p>
    <w:p w14:paraId="11B1D687" w14:textId="77777777" w:rsidR="00F46474" w:rsidRPr="006C0843" w:rsidRDefault="00F46474" w:rsidP="00F46474">
      <w:pPr>
        <w:pStyle w:val="Sinespaciado"/>
      </w:pPr>
      <w:r w:rsidRPr="00B45140">
        <w:rPr>
          <w:noProof/>
        </w:rPr>
        <w:lastRenderedPageBreak/>
        <w:drawing>
          <wp:inline distT="0" distB="0" distL="0" distR="0" wp14:anchorId="095D6508" wp14:editId="5EF9A2EB">
            <wp:extent cx="4734334" cy="3450566"/>
            <wp:effectExtent l="0" t="0" r="0" b="0"/>
            <wp:docPr id="1272763845"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36100" cy="3451853"/>
                    </a:xfrm>
                    <a:prstGeom prst="rect">
                      <a:avLst/>
                    </a:prstGeom>
                    <a:noFill/>
                    <a:ln>
                      <a:noFill/>
                    </a:ln>
                  </pic:spPr>
                </pic:pic>
              </a:graphicData>
            </a:graphic>
          </wp:inline>
        </w:drawing>
      </w:r>
    </w:p>
    <w:p w14:paraId="6E7FC3E5" w14:textId="77777777" w:rsidR="00F46474" w:rsidRPr="006C0843" w:rsidRDefault="00F46474" w:rsidP="00F46474">
      <w:pPr>
        <w:ind w:firstLine="0"/>
      </w:pPr>
    </w:p>
    <w:p w14:paraId="368B13A4" w14:textId="77777777" w:rsidR="00F46474" w:rsidRDefault="00F46474" w:rsidP="00F46474">
      <w:r w:rsidRPr="006C0843">
        <w:t>Fuente: Elaborado por el estudiante de acuerdo con el proyecto</w:t>
      </w:r>
    </w:p>
    <w:p w14:paraId="107D4057" w14:textId="77777777" w:rsidR="00F46474" w:rsidRDefault="00F46474" w:rsidP="00F46474"/>
    <w:p w14:paraId="301A0134" w14:textId="77777777" w:rsidR="00F46474" w:rsidRDefault="00F46474" w:rsidP="00F46474">
      <w:r w:rsidRPr="008C5944">
        <w:t>Casos de prueba:</w:t>
      </w:r>
    </w:p>
    <w:p w14:paraId="70ACF92F" w14:textId="77777777" w:rsidR="00F46474" w:rsidRDefault="00F46474" w:rsidP="00F46474"/>
    <w:p w14:paraId="36E08359" w14:textId="77777777" w:rsidR="00F46474" w:rsidRPr="00314CE1" w:rsidRDefault="00F46474" w:rsidP="00F46474">
      <w:pPr>
        <w:pStyle w:val="Prrafodelista"/>
        <w:numPr>
          <w:ilvl w:val="0"/>
          <w:numId w:val="358"/>
        </w:numPr>
        <w:rPr>
          <w:lang w:val="es-419"/>
        </w:rPr>
      </w:pPr>
      <w:r w:rsidRPr="00314CE1">
        <w:rPr>
          <w:lang w:val="es-419"/>
        </w:rPr>
        <w:t xml:space="preserve">Verificar la existencia del formulario de tipos de contratos </w:t>
      </w:r>
    </w:p>
    <w:p w14:paraId="5E1BD029" w14:textId="77777777" w:rsidR="00F46474" w:rsidRPr="003207E6" w:rsidRDefault="00F46474" w:rsidP="00F46474">
      <w:pPr>
        <w:rPr>
          <w:lang w:val="es-419"/>
        </w:rPr>
      </w:pPr>
    </w:p>
    <w:p w14:paraId="6C0DA522" w14:textId="77777777" w:rsidR="00F46474" w:rsidRPr="00314CE1" w:rsidRDefault="00F46474" w:rsidP="00F46474">
      <w:pPr>
        <w:pStyle w:val="Prrafodelista"/>
        <w:numPr>
          <w:ilvl w:val="0"/>
          <w:numId w:val="358"/>
        </w:numPr>
        <w:rPr>
          <w:lang w:val="es-419"/>
        </w:rPr>
      </w:pPr>
      <w:r w:rsidRPr="00314CE1">
        <w:rPr>
          <w:lang w:val="es-419"/>
        </w:rPr>
        <w:t>Verificar el ingreso de datos por parte del usuario en el formulario de " Tipos de Contrato ".</w:t>
      </w:r>
    </w:p>
    <w:p w14:paraId="62850D4C" w14:textId="77777777" w:rsidR="00F46474" w:rsidRPr="003207E6" w:rsidRDefault="00F46474" w:rsidP="00F46474">
      <w:pPr>
        <w:ind w:firstLine="0"/>
        <w:rPr>
          <w:lang w:val="es-419"/>
        </w:rPr>
      </w:pPr>
    </w:p>
    <w:p w14:paraId="255C17DE" w14:textId="77777777" w:rsidR="00F46474" w:rsidRDefault="00F46474" w:rsidP="00F46474">
      <w:pPr>
        <w:pStyle w:val="Prrafodelista"/>
        <w:numPr>
          <w:ilvl w:val="0"/>
          <w:numId w:val="358"/>
        </w:numPr>
        <w:rPr>
          <w:lang w:val="es-419"/>
        </w:rPr>
      </w:pPr>
      <w:r w:rsidRPr="00314CE1">
        <w:rPr>
          <w:lang w:val="es-419"/>
        </w:rPr>
        <w:t>Verificar el registro ingresado en la interfaz del sistema de gestión de Tipos de Contrato</w:t>
      </w:r>
    </w:p>
    <w:p w14:paraId="590C71C5" w14:textId="77777777" w:rsidR="00F46474" w:rsidRPr="00314CE1" w:rsidRDefault="00F46474" w:rsidP="00F46474">
      <w:pPr>
        <w:ind w:firstLine="0"/>
        <w:rPr>
          <w:lang w:val="es-419"/>
        </w:rPr>
      </w:pPr>
    </w:p>
    <w:p w14:paraId="4D756F67" w14:textId="77777777" w:rsidR="00F46474" w:rsidRDefault="00F46474" w:rsidP="00F46474">
      <w:pPr>
        <w:ind w:left="720" w:firstLine="0"/>
      </w:pPr>
      <w:r w:rsidRPr="008C5944">
        <w:lastRenderedPageBreak/>
        <w:t>Resultados Esperados:</w:t>
      </w:r>
    </w:p>
    <w:p w14:paraId="2D3F9E48" w14:textId="77777777" w:rsidR="00F46474" w:rsidRDefault="00F46474" w:rsidP="00F46474">
      <w:pPr>
        <w:ind w:left="720" w:firstLine="0"/>
      </w:pPr>
    </w:p>
    <w:p w14:paraId="7CA7FE27" w14:textId="77777777" w:rsidR="00F46474" w:rsidRPr="00314CE1" w:rsidRDefault="00F46474" w:rsidP="00F46474">
      <w:pPr>
        <w:pStyle w:val="Prrafodelista"/>
        <w:numPr>
          <w:ilvl w:val="0"/>
          <w:numId w:val="349"/>
        </w:numPr>
        <w:rPr>
          <w:lang w:val="es-419"/>
        </w:rPr>
      </w:pPr>
      <w:r w:rsidRPr="00314CE1">
        <w:rPr>
          <w:lang w:val="es-419"/>
        </w:rPr>
        <w:t>En la pestaña " Tipos de Contrato " se visualiza correctamente el formulario para la creación de este.</w:t>
      </w:r>
    </w:p>
    <w:p w14:paraId="53CE21BE" w14:textId="77777777" w:rsidR="00F46474" w:rsidRPr="00A35524" w:rsidRDefault="00F46474" w:rsidP="00F46474">
      <w:pPr>
        <w:rPr>
          <w:lang w:val="es-419"/>
        </w:rPr>
      </w:pPr>
    </w:p>
    <w:p w14:paraId="25F14E5E" w14:textId="77777777" w:rsidR="00F46474" w:rsidRPr="00314CE1" w:rsidRDefault="00F46474" w:rsidP="00F46474">
      <w:pPr>
        <w:pStyle w:val="Prrafodelista"/>
        <w:numPr>
          <w:ilvl w:val="0"/>
          <w:numId w:val="349"/>
        </w:numPr>
        <w:rPr>
          <w:lang w:val="es-419"/>
        </w:rPr>
      </w:pPr>
      <w:r w:rsidRPr="00314CE1">
        <w:rPr>
          <w:lang w:val="es-419"/>
        </w:rPr>
        <w:t>Se permite ingresar información en los campos del formulario de Tipos de Contrato, reflejando en pantalla la información ingresada.</w:t>
      </w:r>
    </w:p>
    <w:p w14:paraId="3558258B" w14:textId="77777777" w:rsidR="00F46474" w:rsidRPr="00A35524" w:rsidRDefault="00F46474" w:rsidP="00F46474">
      <w:pPr>
        <w:ind w:firstLine="0"/>
        <w:rPr>
          <w:lang w:val="es-419"/>
        </w:rPr>
      </w:pPr>
    </w:p>
    <w:p w14:paraId="11A52495" w14:textId="77777777" w:rsidR="00F46474" w:rsidRPr="00314CE1" w:rsidRDefault="00F46474" w:rsidP="00F46474">
      <w:pPr>
        <w:pStyle w:val="Prrafodelista"/>
        <w:numPr>
          <w:ilvl w:val="0"/>
          <w:numId w:val="349"/>
        </w:numPr>
        <w:rPr>
          <w:lang w:val="es-419"/>
        </w:rPr>
      </w:pPr>
      <w:r w:rsidRPr="00314CE1">
        <w:rPr>
          <w:lang w:val="es-419"/>
        </w:rPr>
        <w:t>La interfaz del sistema de Tipos de Contrato registra correctamente la nueva creación de un nuevo Tipo de Contrato, reflejándolo en la misma interfaz.</w:t>
      </w:r>
    </w:p>
    <w:p w14:paraId="07792EDD" w14:textId="77777777" w:rsidR="00F46474" w:rsidRPr="008C5944" w:rsidRDefault="00F46474" w:rsidP="00F46474">
      <w:pPr>
        <w:ind w:firstLine="0"/>
      </w:pPr>
    </w:p>
    <w:p w14:paraId="4F0799BE" w14:textId="77777777" w:rsidR="00F46474" w:rsidRDefault="00F46474" w:rsidP="00F46474">
      <w:pPr>
        <w:ind w:left="720" w:firstLine="0"/>
      </w:pPr>
      <w:r w:rsidRPr="008C5944">
        <w:t>Resultados obtenidos</w:t>
      </w:r>
      <w:r>
        <w:t>:</w:t>
      </w:r>
    </w:p>
    <w:p w14:paraId="71A1F679" w14:textId="77777777" w:rsidR="00F46474" w:rsidRDefault="00F46474" w:rsidP="00F46474">
      <w:pPr>
        <w:rPr>
          <w:lang w:val="es-419"/>
        </w:rPr>
      </w:pPr>
    </w:p>
    <w:p w14:paraId="6D7961BC" w14:textId="77777777" w:rsidR="00F46474" w:rsidRPr="00314CE1" w:rsidRDefault="00F46474" w:rsidP="00F46474">
      <w:pPr>
        <w:pStyle w:val="Prrafodelista"/>
        <w:numPr>
          <w:ilvl w:val="0"/>
          <w:numId w:val="356"/>
        </w:numPr>
        <w:rPr>
          <w:lang w:val="es-419"/>
        </w:rPr>
      </w:pPr>
      <w:r w:rsidRPr="00314CE1">
        <w:rPr>
          <w:lang w:val="es-419"/>
        </w:rPr>
        <w:t>En la pestaña de Tipos de Contrato se visualiza correctamente el formulario.</w:t>
      </w:r>
    </w:p>
    <w:p w14:paraId="64A76B25" w14:textId="77777777" w:rsidR="00F46474" w:rsidRPr="00A35524" w:rsidRDefault="00F46474" w:rsidP="00F46474">
      <w:pPr>
        <w:ind w:firstLine="0"/>
        <w:rPr>
          <w:lang w:val="es-419"/>
        </w:rPr>
      </w:pPr>
    </w:p>
    <w:p w14:paraId="05C66268" w14:textId="77777777" w:rsidR="00F46474" w:rsidRPr="00314CE1" w:rsidRDefault="00F46474" w:rsidP="00F46474">
      <w:pPr>
        <w:pStyle w:val="Prrafodelista"/>
        <w:numPr>
          <w:ilvl w:val="0"/>
          <w:numId w:val="356"/>
        </w:numPr>
        <w:rPr>
          <w:lang w:val="es-419"/>
        </w:rPr>
      </w:pPr>
      <w:r w:rsidRPr="00314CE1">
        <w:rPr>
          <w:lang w:val="es-419"/>
        </w:rPr>
        <w:t>El sistema permite ingresar información en los campos del formulario de Tipos de Contrato, reflejándolo en pantalla correctamente</w:t>
      </w:r>
    </w:p>
    <w:p w14:paraId="26B9DBD7" w14:textId="77777777" w:rsidR="00F46474" w:rsidRPr="00A35524" w:rsidRDefault="00F46474" w:rsidP="00F46474">
      <w:pPr>
        <w:ind w:firstLine="0"/>
        <w:rPr>
          <w:lang w:val="es-419"/>
        </w:rPr>
      </w:pPr>
    </w:p>
    <w:p w14:paraId="43339974" w14:textId="77777777" w:rsidR="00F46474" w:rsidRPr="00314CE1" w:rsidRDefault="00F46474" w:rsidP="00F46474">
      <w:pPr>
        <w:pStyle w:val="Prrafodelista"/>
        <w:numPr>
          <w:ilvl w:val="0"/>
          <w:numId w:val="356"/>
        </w:numPr>
        <w:rPr>
          <w:lang w:val="es-419"/>
        </w:rPr>
      </w:pPr>
      <w:r w:rsidRPr="00314CE1">
        <w:rPr>
          <w:lang w:val="es-419"/>
        </w:rPr>
        <w:t>La interfaz tras el registro exitoso del Tipo de Contrato se logra visualizar en la interfaz.</w:t>
      </w:r>
    </w:p>
    <w:p w14:paraId="2D92C285" w14:textId="77777777" w:rsidR="00F46474" w:rsidRPr="003207E6" w:rsidRDefault="00F46474" w:rsidP="00F46474">
      <w:pPr>
        <w:rPr>
          <w:lang w:val="es-419"/>
        </w:rPr>
      </w:pPr>
    </w:p>
    <w:p w14:paraId="723D37D0" w14:textId="60021924" w:rsidR="00F46474" w:rsidRPr="00CB2D95" w:rsidRDefault="00F46474" w:rsidP="00F46474">
      <w:pPr>
        <w:rPr>
          <w:lang w:val="es-419"/>
        </w:rPr>
      </w:pPr>
      <w:r w:rsidRPr="00CB2D95">
        <w:rPr>
          <w:lang w:val="es-419"/>
        </w:rPr>
        <w:t>En la figura 7.</w:t>
      </w:r>
      <w:r w:rsidR="008C28A7">
        <w:rPr>
          <w:lang w:val="es-419"/>
        </w:rPr>
        <w:t>12</w:t>
      </w:r>
      <w:r w:rsidRPr="00CB2D95">
        <w:rPr>
          <w:lang w:val="es-419"/>
        </w:rPr>
        <w:t xml:space="preserve"> </w:t>
      </w:r>
      <w:r w:rsidRPr="00CB2D95">
        <w:t xml:space="preserve">muestra el módulo de Tipo de Contrato, donde se registra un nuevo contrato con el nombre “Prueba”, estado Activo y descripción “prueba”. Tras hacer clic en </w:t>
      </w:r>
      <w:r w:rsidRPr="00CB2D95">
        <w:lastRenderedPageBreak/>
        <w:t>Registrar, el sistema confirma el registro con un mensaje de éxito y actualiza la tabla de tipos de contrato</w:t>
      </w:r>
    </w:p>
    <w:p w14:paraId="31931C0D" w14:textId="645D5084" w:rsidR="00F46474" w:rsidRPr="008C5944" w:rsidRDefault="00F46474" w:rsidP="00F46474">
      <w:pPr>
        <w:pStyle w:val="Descripcin"/>
      </w:pPr>
      <w:bookmarkStart w:id="1278" w:name="_Toc210409354"/>
      <w:bookmarkStart w:id="1279" w:name="_Toc210410134"/>
      <w:bookmarkStart w:id="1280" w:name="_Toc213786993"/>
      <w:bookmarkStart w:id="1281" w:name="_Toc213787407"/>
      <w:r>
        <w:t xml:space="preserve">Figura </w:t>
      </w:r>
      <w:fldSimple w:instr=" STYLEREF 1 \s ">
        <w:r w:rsidR="008F7228">
          <w:rPr>
            <w:noProof/>
          </w:rPr>
          <w:t>7</w:t>
        </w:r>
      </w:fldSimple>
      <w:r w:rsidR="008F7228">
        <w:t>.</w:t>
      </w:r>
      <w:fldSimple w:instr=" SEQ Figura \* ARABIC \s 1 ">
        <w:r w:rsidR="008F7228">
          <w:rPr>
            <w:noProof/>
          </w:rPr>
          <w:t>12</w:t>
        </w:r>
      </w:fldSimple>
      <w:r>
        <w:t xml:space="preserve"> “Captura de pantalla de prueba 1-2 caso de uso N°1.11”</w:t>
      </w:r>
      <w:bookmarkEnd w:id="1278"/>
      <w:bookmarkEnd w:id="1279"/>
      <w:bookmarkEnd w:id="1280"/>
      <w:bookmarkEnd w:id="1281"/>
    </w:p>
    <w:p w14:paraId="73A7F15E" w14:textId="77777777" w:rsidR="00F46474" w:rsidRDefault="00F46474" w:rsidP="00F46474">
      <w:pPr>
        <w:ind w:left="1440" w:hanging="720"/>
      </w:pPr>
    </w:p>
    <w:p w14:paraId="0CE38A67" w14:textId="77777777" w:rsidR="00F46474" w:rsidRPr="008C5944" w:rsidRDefault="00F46474" w:rsidP="00F46474">
      <w:pPr>
        <w:pStyle w:val="Sinespaciado"/>
      </w:pPr>
      <w:r w:rsidRPr="00D73602">
        <w:rPr>
          <w:noProof/>
        </w:rPr>
        <w:drawing>
          <wp:inline distT="0" distB="0" distL="0" distR="0" wp14:anchorId="29EC085C" wp14:editId="5F0975FB">
            <wp:extent cx="5971540" cy="4458335"/>
            <wp:effectExtent l="0" t="0" r="0" b="0"/>
            <wp:docPr id="184716125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61251" name="Imagen 1" descr="Interfaz de usuario gráfica&#10;&#10;El contenido generado por IA puede ser incorrecto."/>
                    <pic:cNvPicPr/>
                  </pic:nvPicPr>
                  <pic:blipFill>
                    <a:blip r:embed="rId174"/>
                    <a:stretch>
                      <a:fillRect/>
                    </a:stretch>
                  </pic:blipFill>
                  <pic:spPr>
                    <a:xfrm>
                      <a:off x="0" y="0"/>
                      <a:ext cx="5971540" cy="4458335"/>
                    </a:xfrm>
                    <a:prstGeom prst="rect">
                      <a:avLst/>
                    </a:prstGeom>
                  </pic:spPr>
                </pic:pic>
              </a:graphicData>
            </a:graphic>
          </wp:inline>
        </w:drawing>
      </w:r>
    </w:p>
    <w:p w14:paraId="10415096" w14:textId="77777777" w:rsidR="00F46474" w:rsidRDefault="00F46474" w:rsidP="00F46474"/>
    <w:p w14:paraId="34BD42B0" w14:textId="77777777" w:rsidR="00F46474" w:rsidRDefault="00F46474" w:rsidP="00F46474">
      <w:r>
        <w:t>Fuente: Captura realizada al sistema web EugCOM</w:t>
      </w:r>
    </w:p>
    <w:p w14:paraId="5BB43C9E" w14:textId="77777777" w:rsidR="00F46474" w:rsidRPr="00CB0FA9" w:rsidRDefault="00F46474" w:rsidP="00F46474">
      <w:pPr>
        <w:spacing w:line="278" w:lineRule="auto"/>
        <w:ind w:firstLine="0"/>
        <w:jc w:val="left"/>
        <w:rPr>
          <w:rFonts w:eastAsiaTheme="majorEastAsia" w:cstheme="majorBidi"/>
          <w:szCs w:val="32"/>
        </w:rPr>
      </w:pPr>
    </w:p>
    <w:p w14:paraId="2C865BB5" w14:textId="77777777" w:rsidR="00F46474" w:rsidRDefault="00F46474" w:rsidP="00F46474">
      <w:pPr>
        <w:pStyle w:val="Ttulo2"/>
      </w:pPr>
      <w:bookmarkStart w:id="1282" w:name="_Toc213787154"/>
      <w:r>
        <w:t>Prueba Unitaria CU N°1.12</w:t>
      </w:r>
      <w:bookmarkEnd w:id="1282"/>
    </w:p>
    <w:p w14:paraId="3978EE38" w14:textId="77777777" w:rsidR="00F46474" w:rsidRDefault="00F46474" w:rsidP="00F46474"/>
    <w:p w14:paraId="6F57AE69" w14:textId="4BCC1369" w:rsidR="00F46474" w:rsidRPr="003E7C7C" w:rsidRDefault="00F46474" w:rsidP="00F46474">
      <w:pPr>
        <w:rPr>
          <w:u w:val="single"/>
        </w:rPr>
      </w:pPr>
      <w:r w:rsidRPr="00627D3D">
        <w:lastRenderedPageBreak/>
        <w:t xml:space="preserve">En la </w:t>
      </w:r>
      <w:r w:rsidRPr="00627D3D">
        <w:rPr>
          <w:i/>
        </w:rPr>
        <w:t xml:space="preserve">Tabla </w:t>
      </w:r>
      <w:r>
        <w:rPr>
          <w:i/>
        </w:rPr>
        <w:t>7.</w:t>
      </w:r>
      <w:r w:rsidR="008C28A7">
        <w:rPr>
          <w:i/>
        </w:rPr>
        <w:t>13</w:t>
      </w:r>
      <w:r w:rsidRPr="00627D3D">
        <w:t xml:space="preserve"> se puede visualizar el Caso de uso N°1.12 que consiste en activar o desactivar un tipo de contrato y el sistema agrega u oculta un tipo de contrato dependiendo de las acciones realizadas.</w:t>
      </w:r>
    </w:p>
    <w:p w14:paraId="11CAEAB5" w14:textId="77777777" w:rsidR="00F46474" w:rsidRPr="00627D3D" w:rsidRDefault="00F46474" w:rsidP="00F46474">
      <w:pPr>
        <w:spacing w:line="278" w:lineRule="auto"/>
        <w:ind w:firstLine="0"/>
        <w:jc w:val="left"/>
      </w:pPr>
    </w:p>
    <w:p w14:paraId="309ADF45" w14:textId="4F99552A" w:rsidR="00F46474" w:rsidRPr="00627D3D" w:rsidRDefault="00F46474" w:rsidP="00F46474">
      <w:pPr>
        <w:pStyle w:val="Descripcin"/>
      </w:pPr>
      <w:bookmarkStart w:id="1283" w:name="_Toc209985092"/>
      <w:bookmarkStart w:id="1284" w:name="_Toc210409355"/>
      <w:bookmarkStart w:id="1285" w:name="_Toc210410135"/>
      <w:bookmarkStart w:id="1286" w:name="_Toc213786994"/>
      <w:bookmarkStart w:id="1287" w:name="_Toc213787408"/>
      <w:r>
        <w:t xml:space="preserve">Tabla </w:t>
      </w:r>
      <w:fldSimple w:instr=" STYLEREF 1 \s ">
        <w:r w:rsidR="008F7228">
          <w:rPr>
            <w:noProof/>
          </w:rPr>
          <w:t>7</w:t>
        </w:r>
      </w:fldSimple>
      <w:r w:rsidR="008F7228">
        <w:t>.</w:t>
      </w:r>
      <w:fldSimple w:instr=" SEQ Tabla \* ARABIC \s 1 ">
        <w:r w:rsidR="008F7228">
          <w:rPr>
            <w:noProof/>
          </w:rPr>
          <w:t>13</w:t>
        </w:r>
      </w:fldSimple>
      <w:r>
        <w:t xml:space="preserve"> </w:t>
      </w:r>
      <w:r w:rsidRPr="00627D3D">
        <w:t>Caso de uso N °1.12, cambiando el estado de un tipo de contrato</w:t>
      </w:r>
      <w:bookmarkEnd w:id="1283"/>
      <w:bookmarkEnd w:id="1284"/>
      <w:bookmarkEnd w:id="1285"/>
      <w:bookmarkEnd w:id="1286"/>
      <w:bookmarkEnd w:id="1287"/>
    </w:p>
    <w:p w14:paraId="407438C7" w14:textId="77777777" w:rsidR="00F46474" w:rsidRPr="00627D3D" w:rsidRDefault="00F46474" w:rsidP="00F46474">
      <w:pPr>
        <w:pStyle w:val="Sinespaciado"/>
      </w:pPr>
      <w:r w:rsidRPr="00627D3D">
        <w:rPr>
          <w:noProof/>
        </w:rPr>
        <w:drawing>
          <wp:inline distT="0" distB="0" distL="0" distR="0" wp14:anchorId="08FFFFBE" wp14:editId="6002E288">
            <wp:extent cx="4412806" cy="3554083"/>
            <wp:effectExtent l="0" t="0" r="6985" b="8890"/>
            <wp:docPr id="1585566260"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9866" cy="3559769"/>
                    </a:xfrm>
                    <a:prstGeom prst="rect">
                      <a:avLst/>
                    </a:prstGeom>
                    <a:noFill/>
                    <a:ln>
                      <a:noFill/>
                    </a:ln>
                  </pic:spPr>
                </pic:pic>
              </a:graphicData>
            </a:graphic>
          </wp:inline>
        </w:drawing>
      </w:r>
    </w:p>
    <w:p w14:paraId="45B2F48C" w14:textId="77777777" w:rsidR="00F46474" w:rsidRPr="00627D3D" w:rsidRDefault="00F46474" w:rsidP="00F46474">
      <w:pPr>
        <w:spacing w:line="278" w:lineRule="auto"/>
        <w:ind w:firstLine="0"/>
        <w:jc w:val="left"/>
      </w:pPr>
    </w:p>
    <w:p w14:paraId="7D5C78EB" w14:textId="77777777" w:rsidR="00F46474" w:rsidRDefault="00F46474" w:rsidP="00F46474">
      <w:r w:rsidRPr="00627D3D">
        <w:t>Fuente: Elaborado por el estudiante de acuerdo con el proyecto</w:t>
      </w:r>
    </w:p>
    <w:p w14:paraId="5F97DC4F" w14:textId="77777777" w:rsidR="00F46474" w:rsidRPr="00627D3D" w:rsidRDefault="00F46474" w:rsidP="00F46474"/>
    <w:p w14:paraId="5FEBB629" w14:textId="77777777" w:rsidR="00F46474" w:rsidRDefault="00F46474" w:rsidP="00F46474">
      <w:r w:rsidRPr="008C5944">
        <w:t>Casos de prueba:</w:t>
      </w:r>
    </w:p>
    <w:p w14:paraId="70B83F93" w14:textId="77777777" w:rsidR="00F46474" w:rsidRDefault="00F46474" w:rsidP="00F46474"/>
    <w:p w14:paraId="676BCDD5" w14:textId="77777777" w:rsidR="00F46474" w:rsidRDefault="00F46474" w:rsidP="00F46474">
      <w:pPr>
        <w:pStyle w:val="Prrafodelista"/>
        <w:numPr>
          <w:ilvl w:val="0"/>
          <w:numId w:val="233"/>
        </w:numPr>
        <w:rPr>
          <w:lang w:val="es-419"/>
        </w:rPr>
      </w:pPr>
      <w:r w:rsidRPr="003207E6">
        <w:rPr>
          <w:lang w:val="es-419"/>
        </w:rPr>
        <w:t>Verificar la existencia de la opción para cambiar estado en el listado de tipos de contrato</w:t>
      </w:r>
      <w:r>
        <w:rPr>
          <w:lang w:val="es-419"/>
        </w:rPr>
        <w:t>.</w:t>
      </w:r>
    </w:p>
    <w:p w14:paraId="2DC43FB8" w14:textId="77777777" w:rsidR="00F46474" w:rsidRPr="003207E6" w:rsidRDefault="00F46474" w:rsidP="00F46474">
      <w:pPr>
        <w:ind w:left="1440" w:firstLine="0"/>
        <w:rPr>
          <w:lang w:val="es-419"/>
        </w:rPr>
      </w:pPr>
    </w:p>
    <w:p w14:paraId="5CCD396D" w14:textId="77777777" w:rsidR="00F46474" w:rsidRDefault="00F46474" w:rsidP="00F46474">
      <w:pPr>
        <w:pStyle w:val="Prrafodelista"/>
        <w:numPr>
          <w:ilvl w:val="0"/>
          <w:numId w:val="233"/>
        </w:numPr>
        <w:rPr>
          <w:lang w:val="es-419"/>
        </w:rPr>
      </w:pPr>
      <w:r w:rsidRPr="003207E6">
        <w:rPr>
          <w:lang w:val="es-419"/>
        </w:rPr>
        <w:t>Verificar la funcionalidad de activación/desactivación de tipos de contrato</w:t>
      </w:r>
      <w:r>
        <w:rPr>
          <w:lang w:val="es-419"/>
        </w:rPr>
        <w:t>.</w:t>
      </w:r>
    </w:p>
    <w:p w14:paraId="482104A8" w14:textId="77777777" w:rsidR="00F46474" w:rsidRPr="003207E6" w:rsidRDefault="00F46474" w:rsidP="00F46474">
      <w:pPr>
        <w:ind w:firstLine="0"/>
        <w:rPr>
          <w:lang w:val="es-419"/>
        </w:rPr>
      </w:pPr>
    </w:p>
    <w:p w14:paraId="35BC76C0" w14:textId="77777777" w:rsidR="00F46474" w:rsidRPr="003207E6" w:rsidRDefault="00F46474" w:rsidP="00F46474">
      <w:pPr>
        <w:pStyle w:val="Prrafodelista"/>
        <w:numPr>
          <w:ilvl w:val="0"/>
          <w:numId w:val="233"/>
        </w:numPr>
        <w:rPr>
          <w:lang w:val="es-419"/>
        </w:rPr>
      </w:pPr>
      <w:r w:rsidRPr="003207E6">
        <w:rPr>
          <w:lang w:val="es-419"/>
        </w:rPr>
        <w:t>Verificar la actualización visual del estado en la interfaz</w:t>
      </w:r>
      <w:r>
        <w:rPr>
          <w:lang w:val="es-419"/>
        </w:rPr>
        <w:t>.</w:t>
      </w:r>
    </w:p>
    <w:p w14:paraId="1A2475CD" w14:textId="77777777" w:rsidR="00F46474" w:rsidRPr="003207E6" w:rsidRDefault="00F46474" w:rsidP="00F46474">
      <w:pPr>
        <w:pStyle w:val="Prrafodelista"/>
        <w:rPr>
          <w:lang w:val="es-419"/>
        </w:rPr>
      </w:pPr>
    </w:p>
    <w:p w14:paraId="03C7E8FB" w14:textId="77777777" w:rsidR="00F46474" w:rsidRPr="008C5944" w:rsidRDefault="00F46474" w:rsidP="00F46474">
      <w:pPr>
        <w:pStyle w:val="Prrafodelista"/>
        <w:ind w:left="1800" w:firstLine="0"/>
      </w:pPr>
    </w:p>
    <w:p w14:paraId="27419ECE" w14:textId="77777777" w:rsidR="00F46474" w:rsidRDefault="00F46474" w:rsidP="00F46474">
      <w:pPr>
        <w:ind w:left="720" w:firstLine="0"/>
      </w:pPr>
      <w:r w:rsidRPr="008C5944">
        <w:t>Resultados Esperados:</w:t>
      </w:r>
    </w:p>
    <w:p w14:paraId="1B761277" w14:textId="77777777" w:rsidR="00F46474" w:rsidRDefault="00F46474" w:rsidP="00F46474">
      <w:pPr>
        <w:ind w:left="720" w:firstLine="0"/>
      </w:pPr>
    </w:p>
    <w:p w14:paraId="1BAF199A" w14:textId="77777777" w:rsidR="00F46474" w:rsidRDefault="00F46474" w:rsidP="00F46474">
      <w:pPr>
        <w:pStyle w:val="Prrafodelista"/>
        <w:numPr>
          <w:ilvl w:val="0"/>
          <w:numId w:val="234"/>
        </w:numPr>
        <w:rPr>
          <w:lang w:val="es-419"/>
        </w:rPr>
      </w:pPr>
      <w:r w:rsidRPr="003207E6">
        <w:rPr>
          <w:lang w:val="es-419"/>
        </w:rPr>
        <w:t>El botón o enlace "Cambiar Estado" es visible junto a cada tipo de contrato en el listado</w:t>
      </w:r>
      <w:r>
        <w:rPr>
          <w:lang w:val="es-419"/>
        </w:rPr>
        <w:t>.</w:t>
      </w:r>
    </w:p>
    <w:p w14:paraId="2775EF88" w14:textId="77777777" w:rsidR="00F46474" w:rsidRPr="003207E6" w:rsidRDefault="00F46474" w:rsidP="00F46474">
      <w:pPr>
        <w:ind w:left="1440" w:firstLine="0"/>
        <w:rPr>
          <w:lang w:val="es-419"/>
        </w:rPr>
      </w:pPr>
    </w:p>
    <w:p w14:paraId="7272EBED" w14:textId="77777777" w:rsidR="00F46474" w:rsidRDefault="00F46474" w:rsidP="00F46474">
      <w:pPr>
        <w:pStyle w:val="Prrafodelista"/>
        <w:numPr>
          <w:ilvl w:val="0"/>
          <w:numId w:val="234"/>
        </w:numPr>
        <w:rPr>
          <w:lang w:val="es-419"/>
        </w:rPr>
      </w:pPr>
      <w:r w:rsidRPr="003207E6">
        <w:rPr>
          <w:lang w:val="es-419"/>
        </w:rPr>
        <w:t>Al hacer clic en "Cambiar Estado", el sistema modifica correctamente el estado del tipo de contrato (activo/inactivo)</w:t>
      </w:r>
      <w:r>
        <w:rPr>
          <w:lang w:val="es-419"/>
        </w:rPr>
        <w:t>.</w:t>
      </w:r>
    </w:p>
    <w:p w14:paraId="3DD1D3CA" w14:textId="77777777" w:rsidR="00F46474" w:rsidRPr="003207E6" w:rsidRDefault="00F46474" w:rsidP="00F46474">
      <w:pPr>
        <w:ind w:firstLine="0"/>
        <w:rPr>
          <w:lang w:val="es-419"/>
        </w:rPr>
      </w:pPr>
    </w:p>
    <w:p w14:paraId="35B6CD6A" w14:textId="77777777" w:rsidR="00F46474" w:rsidRPr="003207E6" w:rsidRDefault="00F46474" w:rsidP="00F46474">
      <w:pPr>
        <w:pStyle w:val="Prrafodelista"/>
        <w:numPr>
          <w:ilvl w:val="0"/>
          <w:numId w:val="234"/>
        </w:numPr>
        <w:rPr>
          <w:lang w:val="es-419"/>
        </w:rPr>
      </w:pPr>
      <w:r w:rsidRPr="003207E6">
        <w:rPr>
          <w:lang w:val="es-419"/>
        </w:rPr>
        <w:t>El cambio de estado se refleja visualmente en el listado de tipos de contrato inmediatamente</w:t>
      </w:r>
      <w:r>
        <w:rPr>
          <w:lang w:val="es-419"/>
        </w:rPr>
        <w:t>.</w:t>
      </w:r>
    </w:p>
    <w:p w14:paraId="40F33DF7" w14:textId="77777777" w:rsidR="00F46474" w:rsidRPr="003207E6" w:rsidRDefault="00F46474" w:rsidP="00F46474">
      <w:pPr>
        <w:pStyle w:val="Prrafodelista"/>
        <w:rPr>
          <w:lang w:val="es-419"/>
        </w:rPr>
      </w:pPr>
    </w:p>
    <w:p w14:paraId="4E9CFA21" w14:textId="77777777" w:rsidR="00F46474" w:rsidRPr="008C5944" w:rsidRDefault="00F46474" w:rsidP="00F46474">
      <w:pPr>
        <w:pStyle w:val="Prrafodelista"/>
        <w:ind w:left="1800" w:firstLine="0"/>
      </w:pPr>
    </w:p>
    <w:p w14:paraId="7734B62D" w14:textId="77777777" w:rsidR="00F46474" w:rsidRDefault="00F46474" w:rsidP="00F46474">
      <w:pPr>
        <w:ind w:left="720" w:firstLine="0"/>
      </w:pPr>
      <w:r w:rsidRPr="008C5944">
        <w:t>Resultados obtenidos</w:t>
      </w:r>
      <w:r>
        <w:t>:</w:t>
      </w:r>
    </w:p>
    <w:p w14:paraId="3C3DD5A8" w14:textId="77777777" w:rsidR="00F46474" w:rsidRDefault="00F46474" w:rsidP="00F46474">
      <w:pPr>
        <w:ind w:left="720" w:firstLine="0"/>
      </w:pPr>
    </w:p>
    <w:p w14:paraId="2B3A6ADE" w14:textId="77777777" w:rsidR="00F46474" w:rsidRDefault="00F46474" w:rsidP="00F46474">
      <w:pPr>
        <w:numPr>
          <w:ilvl w:val="0"/>
          <w:numId w:val="235"/>
        </w:numPr>
        <w:tabs>
          <w:tab w:val="num" w:pos="720"/>
        </w:tabs>
        <w:rPr>
          <w:lang w:val="es-419"/>
        </w:rPr>
      </w:pPr>
      <w:r w:rsidRPr="003207E6">
        <w:rPr>
          <w:lang w:val="es-419"/>
        </w:rPr>
        <w:t>La opción de cambio de estado está disponible para cada tipo de contrato en el listado</w:t>
      </w:r>
      <w:r>
        <w:rPr>
          <w:lang w:val="es-419"/>
        </w:rPr>
        <w:t>.</w:t>
      </w:r>
    </w:p>
    <w:p w14:paraId="7B22A282" w14:textId="77777777" w:rsidR="00F46474" w:rsidRPr="003207E6" w:rsidRDefault="00F46474" w:rsidP="00F46474">
      <w:pPr>
        <w:ind w:firstLine="0"/>
        <w:rPr>
          <w:lang w:val="es-419"/>
        </w:rPr>
      </w:pPr>
    </w:p>
    <w:p w14:paraId="7AC14996" w14:textId="77777777" w:rsidR="00F46474" w:rsidRDefault="00F46474" w:rsidP="00F46474">
      <w:pPr>
        <w:numPr>
          <w:ilvl w:val="0"/>
          <w:numId w:val="235"/>
        </w:numPr>
        <w:tabs>
          <w:tab w:val="num" w:pos="720"/>
        </w:tabs>
        <w:rPr>
          <w:lang w:val="es-419"/>
        </w:rPr>
      </w:pPr>
      <w:r w:rsidRPr="003207E6">
        <w:rPr>
          <w:lang w:val="es-419"/>
        </w:rPr>
        <w:t>La funcionalidad de activación/desactivación funciona correctamente y actualiza la base de datos</w:t>
      </w:r>
      <w:r>
        <w:rPr>
          <w:lang w:val="es-419"/>
        </w:rPr>
        <w:t>.</w:t>
      </w:r>
    </w:p>
    <w:p w14:paraId="64310324" w14:textId="77777777" w:rsidR="00F46474" w:rsidRPr="003207E6" w:rsidRDefault="00F46474" w:rsidP="00F46474">
      <w:pPr>
        <w:ind w:firstLine="0"/>
        <w:rPr>
          <w:lang w:val="es-419"/>
        </w:rPr>
      </w:pPr>
    </w:p>
    <w:p w14:paraId="47525B76" w14:textId="77777777" w:rsidR="00F46474" w:rsidRDefault="00F46474" w:rsidP="00F46474">
      <w:pPr>
        <w:numPr>
          <w:ilvl w:val="0"/>
          <w:numId w:val="235"/>
        </w:numPr>
        <w:tabs>
          <w:tab w:val="num" w:pos="720"/>
        </w:tabs>
        <w:rPr>
          <w:lang w:val="es-419"/>
        </w:rPr>
      </w:pPr>
      <w:r w:rsidRPr="003207E6">
        <w:rPr>
          <w:lang w:val="es-419"/>
        </w:rPr>
        <w:lastRenderedPageBreak/>
        <w:t>El estado visual del tipo de contrato se actualiza correctamente en la interfaz tras el cambio</w:t>
      </w:r>
      <w:r>
        <w:rPr>
          <w:lang w:val="es-419"/>
        </w:rPr>
        <w:t>.</w:t>
      </w:r>
    </w:p>
    <w:p w14:paraId="3D8BA079" w14:textId="77777777" w:rsidR="00F46474" w:rsidRDefault="00F46474" w:rsidP="00F46474">
      <w:pPr>
        <w:pStyle w:val="Prrafodelista"/>
        <w:rPr>
          <w:lang w:val="es-419"/>
        </w:rPr>
      </w:pPr>
    </w:p>
    <w:p w14:paraId="30981D4C" w14:textId="2BFDC1C2" w:rsidR="00F46474" w:rsidRPr="00CB2D95" w:rsidRDefault="00F46474" w:rsidP="00F46474">
      <w:pPr>
        <w:rPr>
          <w:lang w:val="es-419"/>
        </w:rPr>
      </w:pPr>
      <w:r w:rsidRPr="00CB2D95">
        <w:rPr>
          <w:lang w:val="es-419"/>
        </w:rPr>
        <w:t>En la figura 7.</w:t>
      </w:r>
      <w:r w:rsidR="008C28A7">
        <w:rPr>
          <w:lang w:val="es-419"/>
        </w:rPr>
        <w:t>13</w:t>
      </w:r>
      <w:r w:rsidRPr="00CB2D95">
        <w:rPr>
          <w:lang w:val="es-419"/>
        </w:rPr>
        <w:t xml:space="preserve"> </w:t>
      </w:r>
      <w:r w:rsidRPr="00CB2D95">
        <w:t>muestra el proceso de cambio de estado en el módulo de Tipo de Contrato. Inicialmente, el contrato “Prueba” aparece con estado Activo en la tabla. Al seleccionar la opción Cambiar Estado, el sistema abre una ventana de confirmación preguntando si se desea modificar el estado. Tras confirmar con el botón Modificar Estado, el registro se actualiza y el contrato “Prueba” pasa a estado Inactivo</w:t>
      </w:r>
      <w:r>
        <w:t>.</w:t>
      </w:r>
    </w:p>
    <w:p w14:paraId="56A8B032" w14:textId="77777777" w:rsidR="00F46474" w:rsidRPr="003207E6" w:rsidRDefault="00F46474" w:rsidP="00F46474">
      <w:pPr>
        <w:ind w:firstLine="0"/>
        <w:rPr>
          <w:lang w:val="es-419"/>
        </w:rPr>
      </w:pPr>
    </w:p>
    <w:p w14:paraId="207C41DC" w14:textId="12BAE4EE" w:rsidR="00F46474" w:rsidRPr="008C5944" w:rsidRDefault="00F46474" w:rsidP="00F46474">
      <w:pPr>
        <w:pStyle w:val="Descripcin"/>
      </w:pPr>
      <w:bookmarkStart w:id="1288" w:name="_Toc210409356"/>
      <w:bookmarkStart w:id="1289" w:name="_Toc210410136"/>
      <w:bookmarkStart w:id="1290" w:name="_Toc213786995"/>
      <w:bookmarkStart w:id="1291" w:name="_Toc213787409"/>
      <w:r>
        <w:t xml:space="preserve">Figura </w:t>
      </w:r>
      <w:fldSimple w:instr=" STYLEREF 1 \s ">
        <w:r w:rsidR="008F7228">
          <w:rPr>
            <w:noProof/>
          </w:rPr>
          <w:t>7</w:t>
        </w:r>
      </w:fldSimple>
      <w:r w:rsidR="008F7228">
        <w:t>.</w:t>
      </w:r>
      <w:fldSimple w:instr=" SEQ Figura \* ARABIC \s 1 ">
        <w:r w:rsidR="008F7228">
          <w:rPr>
            <w:noProof/>
          </w:rPr>
          <w:t>13</w:t>
        </w:r>
      </w:fldSimple>
      <w:r>
        <w:t xml:space="preserve"> “Captura de pantalla de prueba 1-2-3 caso de uso N°1.12”</w:t>
      </w:r>
      <w:bookmarkEnd w:id="1288"/>
      <w:bookmarkEnd w:id="1289"/>
      <w:bookmarkEnd w:id="1290"/>
      <w:bookmarkEnd w:id="1291"/>
    </w:p>
    <w:p w14:paraId="59F76AA3" w14:textId="77777777" w:rsidR="00F46474" w:rsidRDefault="00F46474" w:rsidP="00F46474">
      <w:pPr>
        <w:ind w:firstLine="0"/>
      </w:pPr>
    </w:p>
    <w:p w14:paraId="03C2E7A1" w14:textId="77777777" w:rsidR="00F46474" w:rsidRDefault="00F46474" w:rsidP="00F46474">
      <w:pPr>
        <w:pStyle w:val="Sinespaciado"/>
      </w:pPr>
      <w:r w:rsidRPr="00D73602">
        <w:rPr>
          <w:noProof/>
        </w:rPr>
        <w:drawing>
          <wp:inline distT="0" distB="0" distL="0" distR="0" wp14:anchorId="69B95252" wp14:editId="0598089B">
            <wp:extent cx="5971540" cy="2928620"/>
            <wp:effectExtent l="0" t="0" r="0" b="5080"/>
            <wp:docPr id="208601389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13896" name="Imagen 1" descr="Una captura de pantalla de una red social&#10;&#10;El contenido generado por IA puede ser incorrecto."/>
                    <pic:cNvPicPr/>
                  </pic:nvPicPr>
                  <pic:blipFill>
                    <a:blip r:embed="rId175"/>
                    <a:stretch>
                      <a:fillRect/>
                    </a:stretch>
                  </pic:blipFill>
                  <pic:spPr>
                    <a:xfrm>
                      <a:off x="0" y="0"/>
                      <a:ext cx="5971540" cy="2928620"/>
                    </a:xfrm>
                    <a:prstGeom prst="rect">
                      <a:avLst/>
                    </a:prstGeom>
                  </pic:spPr>
                </pic:pic>
              </a:graphicData>
            </a:graphic>
          </wp:inline>
        </w:drawing>
      </w:r>
    </w:p>
    <w:p w14:paraId="673CBAFE" w14:textId="77777777" w:rsidR="00F46474" w:rsidRDefault="00F46474" w:rsidP="00F46474">
      <w:pPr>
        <w:pStyle w:val="Sinespaciado"/>
      </w:pPr>
    </w:p>
    <w:p w14:paraId="1FDE8242" w14:textId="77777777" w:rsidR="00F46474" w:rsidRDefault="00F46474" w:rsidP="00F46474">
      <w:r>
        <w:t>Fuente: Captura realizada al sistema web EugCOM</w:t>
      </w:r>
    </w:p>
    <w:p w14:paraId="795C1FFA" w14:textId="77777777" w:rsidR="00F46474" w:rsidRDefault="00F46474" w:rsidP="00F46474"/>
    <w:p w14:paraId="660DD7E4" w14:textId="77777777" w:rsidR="00F46474" w:rsidRDefault="00F46474" w:rsidP="00F46474"/>
    <w:p w14:paraId="2DAC0C87" w14:textId="7A17CA69" w:rsidR="00F46474" w:rsidRDefault="00F46474" w:rsidP="00F46474">
      <w:pPr>
        <w:pStyle w:val="Ttulo2"/>
      </w:pPr>
      <w:bookmarkStart w:id="1292" w:name="_Toc201199542"/>
      <w:bookmarkStart w:id="1293" w:name="_Toc213787155"/>
      <w:r>
        <w:lastRenderedPageBreak/>
        <w:t xml:space="preserve">Prueba Unitaria </w:t>
      </w:r>
      <w:r w:rsidRPr="00BE3342">
        <w:t>C</w:t>
      </w:r>
      <w:r>
        <w:t xml:space="preserve">U </w:t>
      </w:r>
      <w:r w:rsidRPr="00BE3342">
        <w:t>N°1.13</w:t>
      </w:r>
      <w:bookmarkEnd w:id="1292"/>
      <w:bookmarkEnd w:id="1293"/>
    </w:p>
    <w:p w14:paraId="3C695070" w14:textId="77777777" w:rsidR="00F46474" w:rsidRPr="00DD0906" w:rsidRDefault="00F46474" w:rsidP="00F46474"/>
    <w:p w14:paraId="2F3FB7C6" w14:textId="77777777" w:rsidR="00F46474" w:rsidRDefault="00F46474" w:rsidP="00F46474">
      <w:r>
        <w:t>Se presenta el caso de uso N°1.13 para realizar los casos de prueba correspondientes.</w:t>
      </w:r>
    </w:p>
    <w:p w14:paraId="3A79EDAA" w14:textId="77777777" w:rsidR="00F46474" w:rsidRPr="00DD0906" w:rsidRDefault="00F46474" w:rsidP="00F46474"/>
    <w:p w14:paraId="729F5837" w14:textId="421C4095" w:rsidR="00F46474" w:rsidRDefault="00F46474" w:rsidP="00F46474">
      <w:pPr>
        <w:rPr>
          <w:noProof/>
        </w:rPr>
      </w:pPr>
      <w:r>
        <w:t xml:space="preserve">En la </w:t>
      </w:r>
      <w:r>
        <w:rPr>
          <w:i/>
        </w:rPr>
        <w:t>Tabla 7.</w:t>
      </w:r>
      <w:r w:rsidR="008C28A7">
        <w:rPr>
          <w:i/>
        </w:rPr>
        <w:t>14</w:t>
      </w:r>
      <w:r>
        <w:rPr>
          <w:i/>
        </w:rPr>
        <w:t xml:space="preserve"> </w:t>
      </w:r>
      <w:r>
        <w:t>se puede visualizar el Caso de uso N°1.13 que consiste en visualizar, los tipos de vacaciones, el proceso comienza cuando el usuario selecciona la pestaña tipo de vacaciones de tablas maestras del menú desplegable y luego el sistema muestra la lista con los tipos de vacaciones.</w:t>
      </w:r>
      <w:r w:rsidRPr="008C0A9F">
        <w:rPr>
          <w:noProof/>
        </w:rPr>
        <w:t xml:space="preserve"> </w:t>
      </w:r>
    </w:p>
    <w:p w14:paraId="66081E6E" w14:textId="77777777" w:rsidR="00F46474" w:rsidRPr="00BF65C0" w:rsidRDefault="00F46474" w:rsidP="00F46474"/>
    <w:p w14:paraId="608443E4" w14:textId="40D74807" w:rsidR="00F46474" w:rsidRDefault="00F46474" w:rsidP="00F46474">
      <w:pPr>
        <w:pStyle w:val="Descripcin"/>
        <w:keepNext/>
      </w:pPr>
      <w:bookmarkStart w:id="1294" w:name="_Toc201199631"/>
      <w:bookmarkStart w:id="1295" w:name="_Toc201199720"/>
      <w:bookmarkStart w:id="1296" w:name="_Toc213786996"/>
      <w:bookmarkStart w:id="1297" w:name="_Toc213787410"/>
      <w:r>
        <w:t xml:space="preserve">Tabla </w:t>
      </w:r>
      <w:fldSimple w:instr=" STYLEREF 1 \s ">
        <w:r w:rsidR="008F7228">
          <w:rPr>
            <w:noProof/>
          </w:rPr>
          <w:t>7</w:t>
        </w:r>
      </w:fldSimple>
      <w:r w:rsidR="008F7228">
        <w:t>.</w:t>
      </w:r>
      <w:fldSimple w:instr=" SEQ Tabla \* ARABIC \s 1 ">
        <w:r w:rsidR="008F7228">
          <w:rPr>
            <w:noProof/>
          </w:rPr>
          <w:t>14</w:t>
        </w:r>
      </w:fldSimple>
      <w:r>
        <w:t xml:space="preserve"> </w:t>
      </w:r>
      <w:r w:rsidRPr="008B2C5C">
        <w:t>CU N°1.</w:t>
      </w:r>
      <w:r>
        <w:t>13</w:t>
      </w:r>
      <w:r w:rsidRPr="008B2C5C">
        <w:t xml:space="preserve"> para prueba,”</w:t>
      </w:r>
      <w:r>
        <w:t xml:space="preserve"> Visualizando los tipos de vacaciones”</w:t>
      </w:r>
      <w:bookmarkEnd w:id="1294"/>
      <w:bookmarkEnd w:id="1295"/>
      <w:bookmarkEnd w:id="1296"/>
      <w:bookmarkEnd w:id="1297"/>
    </w:p>
    <w:p w14:paraId="4D2D6B2D" w14:textId="77777777" w:rsidR="00F46474" w:rsidRDefault="00F46474" w:rsidP="00F46474">
      <w:pPr>
        <w:pStyle w:val="Sinespaciado"/>
        <w:rPr>
          <w:b/>
          <w:bCs/>
        </w:rPr>
      </w:pPr>
      <w:r w:rsidRPr="00AC1C80">
        <w:rPr>
          <w:noProof/>
        </w:rPr>
        <w:drawing>
          <wp:inline distT="0" distB="0" distL="0" distR="0" wp14:anchorId="7BC17D9D" wp14:editId="48FCDFAE">
            <wp:extent cx="3778370" cy="2755461"/>
            <wp:effectExtent l="0" t="0" r="0" b="6985"/>
            <wp:docPr id="9792395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9583" name="Imagen 1" descr="Tabla&#10;&#10;El contenido generado por IA puede ser incorrecto."/>
                    <pic:cNvPicPr/>
                  </pic:nvPicPr>
                  <pic:blipFill>
                    <a:blip r:embed="rId32"/>
                    <a:stretch>
                      <a:fillRect/>
                    </a:stretch>
                  </pic:blipFill>
                  <pic:spPr>
                    <a:xfrm>
                      <a:off x="0" y="0"/>
                      <a:ext cx="3785457" cy="2760629"/>
                    </a:xfrm>
                    <a:prstGeom prst="rect">
                      <a:avLst/>
                    </a:prstGeom>
                  </pic:spPr>
                </pic:pic>
              </a:graphicData>
            </a:graphic>
          </wp:inline>
        </w:drawing>
      </w:r>
    </w:p>
    <w:p w14:paraId="62758605" w14:textId="77777777" w:rsidR="00F46474" w:rsidRDefault="00F46474" w:rsidP="00F46474">
      <w:pPr>
        <w:pStyle w:val="Sinespaciado"/>
        <w:rPr>
          <w:b/>
          <w:bCs/>
        </w:rPr>
      </w:pPr>
    </w:p>
    <w:p w14:paraId="51A36481" w14:textId="77777777" w:rsidR="00F46474" w:rsidRDefault="00F46474" w:rsidP="00F46474">
      <w:r>
        <w:t>Fuente: Elaborado por el estudiante de acuerdo con el proyecto</w:t>
      </w:r>
    </w:p>
    <w:p w14:paraId="045377EB" w14:textId="77777777" w:rsidR="00F46474" w:rsidRDefault="00F46474" w:rsidP="00F46474">
      <w:pPr>
        <w:pStyle w:val="Sinespaciado"/>
        <w:rPr>
          <w:b/>
          <w:bCs/>
        </w:rPr>
      </w:pPr>
    </w:p>
    <w:p w14:paraId="112C17B0" w14:textId="77777777" w:rsidR="00F46474" w:rsidRDefault="00F46474" w:rsidP="00F46474">
      <w:pPr>
        <w:pStyle w:val="Sinespaciado"/>
        <w:rPr>
          <w:b/>
          <w:bCs/>
        </w:rPr>
      </w:pPr>
    </w:p>
    <w:p w14:paraId="63957FF2" w14:textId="77777777" w:rsidR="00F46474" w:rsidRDefault="00F46474" w:rsidP="00F46474">
      <w:r>
        <w:t>Casos de prueba:</w:t>
      </w:r>
    </w:p>
    <w:p w14:paraId="795A4BEA" w14:textId="77777777" w:rsidR="00F46474" w:rsidRDefault="00F46474" w:rsidP="00F46474"/>
    <w:p w14:paraId="181F4A85" w14:textId="77777777" w:rsidR="00F46474" w:rsidRDefault="00F46474" w:rsidP="00F46474">
      <w:pPr>
        <w:pStyle w:val="Prrafodelista"/>
        <w:numPr>
          <w:ilvl w:val="0"/>
          <w:numId w:val="38"/>
        </w:numPr>
      </w:pPr>
      <w:r>
        <w:t>Verificar la existencia de la opción tipos de vacaciones en el menú desplegable</w:t>
      </w:r>
    </w:p>
    <w:p w14:paraId="037A8332" w14:textId="77777777" w:rsidR="00F46474" w:rsidRDefault="00F46474" w:rsidP="00F46474"/>
    <w:p w14:paraId="0E07D575" w14:textId="77777777" w:rsidR="00F46474" w:rsidRDefault="00F46474" w:rsidP="00F46474">
      <w:pPr>
        <w:pStyle w:val="Prrafodelista"/>
        <w:numPr>
          <w:ilvl w:val="0"/>
          <w:numId w:val="38"/>
        </w:numPr>
      </w:pPr>
      <w:r>
        <w:t>Verificar la redirección a la interfaz de “Tipos de vacaciones”.</w:t>
      </w:r>
    </w:p>
    <w:p w14:paraId="5D949722" w14:textId="77777777" w:rsidR="00F46474" w:rsidRDefault="00F46474" w:rsidP="00F46474"/>
    <w:p w14:paraId="2876E4F2" w14:textId="77777777" w:rsidR="00F46474" w:rsidRDefault="00F46474" w:rsidP="00F46474">
      <w:pPr>
        <w:pStyle w:val="Prrafodelista"/>
        <w:numPr>
          <w:ilvl w:val="0"/>
          <w:numId w:val="38"/>
        </w:numPr>
      </w:pPr>
      <w:r>
        <w:t>Verificar la correcta carga de la interfaz del sistema de visualización de los Tipos de vacaciones</w:t>
      </w:r>
    </w:p>
    <w:p w14:paraId="7439D979" w14:textId="77777777" w:rsidR="00F46474" w:rsidRDefault="00F46474" w:rsidP="00F46474"/>
    <w:p w14:paraId="6A58F4AF" w14:textId="77777777" w:rsidR="00F46474" w:rsidRDefault="00F46474" w:rsidP="00F46474">
      <w:r>
        <w:t>Resultados Esperados:</w:t>
      </w:r>
    </w:p>
    <w:p w14:paraId="71AFD5FB" w14:textId="77777777" w:rsidR="00F46474" w:rsidRDefault="00F46474" w:rsidP="00F46474"/>
    <w:p w14:paraId="01B0FA6B" w14:textId="77777777" w:rsidR="00F46474" w:rsidRDefault="00F46474" w:rsidP="00F46474">
      <w:pPr>
        <w:pStyle w:val="Prrafodelista"/>
        <w:numPr>
          <w:ilvl w:val="0"/>
          <w:numId w:val="39"/>
        </w:numPr>
      </w:pPr>
      <w:r>
        <w:t>El enlace o pestaña “tipos de vacaciones” para acceder a la interfaz es visible en el menú desplegable para usuarios.</w:t>
      </w:r>
    </w:p>
    <w:p w14:paraId="7D8394A3" w14:textId="77777777" w:rsidR="00F46474" w:rsidRDefault="00F46474" w:rsidP="00F46474"/>
    <w:p w14:paraId="3BEA3325" w14:textId="77777777" w:rsidR="00F46474" w:rsidRDefault="00F46474" w:rsidP="00F46474">
      <w:pPr>
        <w:pStyle w:val="Prrafodelista"/>
        <w:numPr>
          <w:ilvl w:val="0"/>
          <w:numId w:val="39"/>
        </w:numPr>
      </w:pPr>
      <w:r>
        <w:t>Al hacer clic en el enlace “Tipos de vacaciones”, el sistema redirige correctamente a la interfaz del sistema con los Tipos de vacaciones.</w:t>
      </w:r>
    </w:p>
    <w:p w14:paraId="22B8DBA6" w14:textId="77777777" w:rsidR="00F46474" w:rsidRDefault="00F46474" w:rsidP="00F46474"/>
    <w:p w14:paraId="28CF348A" w14:textId="77777777" w:rsidR="00F46474" w:rsidRDefault="00F46474" w:rsidP="00F46474"/>
    <w:p w14:paraId="301F65AE" w14:textId="77777777" w:rsidR="00F46474" w:rsidRDefault="00F46474" w:rsidP="00F46474">
      <w:pPr>
        <w:pStyle w:val="Prrafodelista"/>
        <w:numPr>
          <w:ilvl w:val="0"/>
          <w:numId w:val="39"/>
        </w:numPr>
      </w:pPr>
      <w:r>
        <w:t>La interfaz del sistema de Tipos de vacaciones carga correctamente, mostrando los tipos de vacaciones que pueden optar los trabajadores de la empresa.</w:t>
      </w:r>
    </w:p>
    <w:p w14:paraId="3F8C8BFE" w14:textId="77777777" w:rsidR="00F46474" w:rsidRDefault="00F46474" w:rsidP="00F46474"/>
    <w:p w14:paraId="0DE36991" w14:textId="77777777" w:rsidR="00F46474" w:rsidRDefault="00F46474" w:rsidP="00F46474">
      <w:r>
        <w:t>Resultados obtenidos</w:t>
      </w:r>
    </w:p>
    <w:p w14:paraId="68558E6E" w14:textId="77777777" w:rsidR="00F46474" w:rsidRDefault="00F46474" w:rsidP="00F46474"/>
    <w:p w14:paraId="3545F8FD" w14:textId="77777777" w:rsidR="00F46474" w:rsidRDefault="00F46474" w:rsidP="00F46474">
      <w:pPr>
        <w:pStyle w:val="Prrafodelista"/>
        <w:numPr>
          <w:ilvl w:val="0"/>
          <w:numId w:val="40"/>
        </w:numPr>
      </w:pPr>
      <w:r>
        <w:t>El enlace es visible en el menú desplegable para usuarios con los permisos adecuados.</w:t>
      </w:r>
    </w:p>
    <w:p w14:paraId="586DD262" w14:textId="77777777" w:rsidR="00F46474" w:rsidRDefault="00F46474" w:rsidP="00F46474"/>
    <w:p w14:paraId="082CD697" w14:textId="77777777" w:rsidR="00F46474" w:rsidRDefault="00F46474" w:rsidP="00F46474">
      <w:pPr>
        <w:pStyle w:val="Prrafodelista"/>
        <w:numPr>
          <w:ilvl w:val="0"/>
          <w:numId w:val="40"/>
        </w:numPr>
      </w:pPr>
      <w:r>
        <w:lastRenderedPageBreak/>
        <w:t>El sistema redirige correctamente a la interfaz de los Tipos de vacaciones tras hacer clic en el enlace “Tipos de vacaciones”.</w:t>
      </w:r>
    </w:p>
    <w:p w14:paraId="3B31224B" w14:textId="77777777" w:rsidR="00F46474" w:rsidRDefault="00F46474" w:rsidP="00F46474"/>
    <w:p w14:paraId="66FD5D01" w14:textId="77777777" w:rsidR="00F46474" w:rsidRDefault="00F46474" w:rsidP="00F46474">
      <w:pPr>
        <w:pStyle w:val="Prrafodelista"/>
        <w:numPr>
          <w:ilvl w:val="0"/>
          <w:numId w:val="40"/>
        </w:numPr>
      </w:pPr>
      <w:r>
        <w:t>La interfaz tras el redireccionamiento se muestra completamente y carga el listado de los Tipos de vacaciones.</w:t>
      </w:r>
    </w:p>
    <w:p w14:paraId="20E5CD53" w14:textId="77777777" w:rsidR="00F46474" w:rsidRDefault="00F46474" w:rsidP="00F46474">
      <w:pPr>
        <w:pStyle w:val="Prrafodelista"/>
        <w:ind w:left="1800" w:firstLine="0"/>
      </w:pPr>
    </w:p>
    <w:p w14:paraId="2B02BA73" w14:textId="71F6CE15" w:rsidR="00F46474" w:rsidRPr="002F6F6E" w:rsidRDefault="00F46474" w:rsidP="00F46474">
      <w:r w:rsidRPr="002F6F6E">
        <w:t xml:space="preserve">La Figura </w:t>
      </w:r>
      <w:r>
        <w:t>7</w:t>
      </w:r>
      <w:r w:rsidRPr="002F6F6E">
        <w:t>.</w:t>
      </w:r>
      <w:r w:rsidR="008C28A7">
        <w:t>14</w:t>
      </w:r>
      <w:r w:rsidRPr="002F6F6E">
        <w:t xml:space="preserve"> ilustra los resultados obtenidos durante la ejecución de los casos de prueba propuestos para la funcionalidad de "Tipos de Vacaciones", correspondiente al Caso de Uso N°1.13.</w:t>
      </w:r>
    </w:p>
    <w:p w14:paraId="22B7AAB1" w14:textId="77777777" w:rsidR="00F46474" w:rsidRPr="002F6F6E" w:rsidRDefault="00F46474" w:rsidP="00F46474"/>
    <w:p w14:paraId="7B1C04C4" w14:textId="77777777" w:rsidR="00F46474" w:rsidRPr="002F6F6E" w:rsidRDefault="00F46474" w:rsidP="00F46474">
      <w:r w:rsidRPr="002F6F6E">
        <w:t>En la interfaz de usuario, se observa la correcta visualización y disponibilidad del enlace "Tipo de Vacaciones" dentro del menú desplegable, cumpliendo con la expectativa para usuarios con los permisos adecuados. Tras la interacción con este enlace, se verificó una redirección exitosa a la interfaz de</w:t>
      </w:r>
      <w:r>
        <w:t xml:space="preserve"> </w:t>
      </w:r>
      <w:r w:rsidRPr="002F6F6E">
        <w:t>tipos de vacaciones. Finalmente, la interfaz de destino cargó completamente y sin errores, presentando un listado íntegro de los tipos de vacaciones disponibles. Esto confirma la correcta implementación y el funcionamiento esperado de la funcionalidad de visualización de tipos de vacaciones.</w:t>
      </w:r>
    </w:p>
    <w:p w14:paraId="7CEFC371" w14:textId="77777777" w:rsidR="00F46474" w:rsidRDefault="00F46474" w:rsidP="00F46474">
      <w:pPr>
        <w:pStyle w:val="Prrafodelista"/>
        <w:ind w:left="1800" w:firstLine="0"/>
      </w:pPr>
    </w:p>
    <w:p w14:paraId="1529CA27" w14:textId="77777777" w:rsidR="00F46474" w:rsidRDefault="00F46474" w:rsidP="00F46474">
      <w:pPr>
        <w:pStyle w:val="Prrafodelista"/>
        <w:ind w:left="1800" w:firstLine="0"/>
      </w:pPr>
    </w:p>
    <w:p w14:paraId="7F3CF6A2" w14:textId="77777777" w:rsidR="00F46474" w:rsidRDefault="00F46474" w:rsidP="00F46474">
      <w:pPr>
        <w:pStyle w:val="Prrafodelista"/>
        <w:ind w:left="1800" w:firstLine="0"/>
      </w:pPr>
    </w:p>
    <w:p w14:paraId="60CE9518" w14:textId="53114520" w:rsidR="00F46474" w:rsidRDefault="00F46474" w:rsidP="00F46474">
      <w:pPr>
        <w:pStyle w:val="Descripcin"/>
        <w:keepNext/>
      </w:pPr>
      <w:bookmarkStart w:id="1298" w:name="_Toc200854227"/>
      <w:bookmarkStart w:id="1299" w:name="_Toc201172446"/>
      <w:bookmarkStart w:id="1300" w:name="_Toc201199632"/>
      <w:bookmarkStart w:id="1301" w:name="_Toc201199721"/>
      <w:bookmarkStart w:id="1302" w:name="_Toc213786997"/>
      <w:bookmarkStart w:id="1303" w:name="_Toc213787411"/>
      <w:r>
        <w:lastRenderedPageBreak/>
        <w:t xml:space="preserve">Figura </w:t>
      </w:r>
      <w:fldSimple w:instr=" STYLEREF 1 \s ">
        <w:r w:rsidR="008F7228">
          <w:rPr>
            <w:noProof/>
          </w:rPr>
          <w:t>7</w:t>
        </w:r>
      </w:fldSimple>
      <w:r w:rsidR="008F7228">
        <w:t>.</w:t>
      </w:r>
      <w:fldSimple w:instr=" SEQ Figura \* ARABIC \s 1 ">
        <w:r w:rsidR="008F7228">
          <w:rPr>
            <w:noProof/>
          </w:rPr>
          <w:t>14</w:t>
        </w:r>
      </w:fldSimple>
      <w:r>
        <w:t xml:space="preserve"> “Captura de pantalla de prueba 1-2-3 caso de uso N°1.13”</w:t>
      </w:r>
      <w:bookmarkEnd w:id="1298"/>
      <w:bookmarkEnd w:id="1299"/>
      <w:bookmarkEnd w:id="1300"/>
      <w:bookmarkEnd w:id="1301"/>
      <w:bookmarkEnd w:id="1302"/>
      <w:bookmarkEnd w:id="1303"/>
    </w:p>
    <w:p w14:paraId="703A9774" w14:textId="77777777" w:rsidR="00F46474" w:rsidRDefault="00F46474" w:rsidP="00F46474">
      <w:pPr>
        <w:ind w:firstLine="0"/>
      </w:pPr>
      <w:r>
        <w:rPr>
          <w:noProof/>
        </w:rPr>
        <mc:AlternateContent>
          <mc:Choice Requires="wpg">
            <w:drawing>
              <wp:inline distT="0" distB="0" distL="0" distR="0" wp14:anchorId="281DE291" wp14:editId="1D898BAD">
                <wp:extent cx="5981065" cy="3314700"/>
                <wp:effectExtent l="0" t="0" r="635" b="0"/>
                <wp:docPr id="2116445474"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1822417370" name="Imagen 1822417370"/>
                          <pic:cNvPicPr>
                            <a:picLocks noChangeAspect="1"/>
                          </pic:cNvPicPr>
                        </pic:nvPicPr>
                        <pic:blipFill>
                          <a:blip r:embed="rId176"/>
                          <a:stretch>
                            <a:fillRect/>
                          </a:stretch>
                        </pic:blipFill>
                        <pic:spPr>
                          <a:xfrm>
                            <a:off x="0" y="0"/>
                            <a:ext cx="5981065" cy="3314700"/>
                          </a:xfrm>
                          <a:prstGeom prst="rect">
                            <a:avLst/>
                          </a:prstGeom>
                        </pic:spPr>
                      </pic:pic>
                      <wps:wsp>
                        <wps:cNvPr id="1853201076" name="Rectángulo 1853201076"/>
                        <wps:cNvSpPr/>
                        <wps:spPr>
                          <a:xfrm>
                            <a:off x="1338625" y="929368"/>
                            <a:ext cx="1110343" cy="446314"/>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5139369" name="Rectángulo 135139369"/>
                        <wps:cNvSpPr/>
                        <wps:spPr>
                          <a:xfrm>
                            <a:off x="16011" y="1147082"/>
                            <a:ext cx="658586"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A6A6B92"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">
                <v:shape id="Imagen 182241737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">
                  <v:imagedata r:id="rId177" o:title=""/>
                </v:shape>
                <v:rect id="Rectángulo 1853201076" o:spid="_x0000_s1028" style="position:absolute;left:13386;top:9293;width:11103;height:4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" filled="f" strokecolor="red" strokeweight="1pt"/>
                <v:rect id="Rectángulo 135139369" o:spid="_x0000_s1029" style="position:absolute;left:160;top:11470;width:658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" filled="f" strokecolor="red" strokeweight="1pt"/>
                <w10:anchorlock/>
              </v:group>
            </w:pict>
          </mc:Fallback>
        </mc:AlternateContent>
      </w:r>
    </w:p>
    <w:p w14:paraId="12D11FE6" w14:textId="77777777" w:rsidR="00F46474" w:rsidRDefault="00F46474" w:rsidP="00F46474">
      <w:r>
        <w:t>Fuente: Captura realizada al sistema web EugCOM</w:t>
      </w:r>
    </w:p>
    <w:p w14:paraId="3637EB9A" w14:textId="77777777" w:rsidR="00F46474" w:rsidRPr="004B79BA" w:rsidRDefault="00F46474" w:rsidP="00F46474"/>
    <w:p w14:paraId="1A5653AE" w14:textId="77777777" w:rsidR="00F46474" w:rsidRPr="00CB0FA9" w:rsidRDefault="00F46474" w:rsidP="00F46474">
      <w:pPr>
        <w:spacing w:line="278" w:lineRule="auto"/>
        <w:ind w:firstLine="0"/>
        <w:jc w:val="left"/>
        <w:rPr>
          <w:rFonts w:eastAsiaTheme="majorEastAsia" w:cstheme="majorBidi"/>
          <w:szCs w:val="32"/>
        </w:rPr>
      </w:pPr>
      <w:r>
        <w:br w:type="page"/>
      </w:r>
    </w:p>
    <w:p w14:paraId="7CD500CA" w14:textId="77777777" w:rsidR="00F46474" w:rsidRDefault="00F46474" w:rsidP="00F46474">
      <w:pPr>
        <w:pStyle w:val="Ttulo2"/>
      </w:pPr>
      <w:bookmarkStart w:id="1304" w:name="_Toc213787156"/>
      <w:r>
        <w:lastRenderedPageBreak/>
        <w:t>Prueba Unitaria CU N°1.14</w:t>
      </w:r>
      <w:bookmarkEnd w:id="1304"/>
    </w:p>
    <w:p w14:paraId="128C49A2" w14:textId="77777777" w:rsidR="00F46474" w:rsidRDefault="00F46474" w:rsidP="00F46474"/>
    <w:p w14:paraId="2AF19642" w14:textId="392C4321" w:rsidR="00F46474" w:rsidRPr="006C0843" w:rsidRDefault="00F46474" w:rsidP="00F46474">
      <w:r w:rsidRPr="006C0843">
        <w:t xml:space="preserve">En la </w:t>
      </w:r>
      <w:r w:rsidRPr="006C0843">
        <w:rPr>
          <w:i/>
        </w:rPr>
        <w:t xml:space="preserve">Tabla </w:t>
      </w:r>
      <w:r>
        <w:rPr>
          <w:i/>
        </w:rPr>
        <w:t>7.1</w:t>
      </w:r>
      <w:r w:rsidR="008C28A7">
        <w:rPr>
          <w:i/>
        </w:rPr>
        <w:t>5</w:t>
      </w:r>
      <w:r>
        <w:rPr>
          <w:i/>
        </w:rPr>
        <w:t xml:space="preserve"> </w:t>
      </w:r>
      <w:r w:rsidRPr="006C0843">
        <w:t>se puede visualizar el Caso de uso N°1.14 que consiste en crear un tipo de vacaciones para lo cual se mostrará un formulario para completar y crear tipos de vacaciones.</w:t>
      </w:r>
    </w:p>
    <w:p w14:paraId="111E239E" w14:textId="77777777" w:rsidR="00F46474" w:rsidRPr="006C0843" w:rsidRDefault="00F46474" w:rsidP="00F46474">
      <w:pPr>
        <w:spacing w:line="278" w:lineRule="auto"/>
        <w:ind w:firstLine="0"/>
        <w:jc w:val="left"/>
      </w:pPr>
    </w:p>
    <w:p w14:paraId="4C491C5F" w14:textId="153008ED" w:rsidR="00F46474" w:rsidRPr="006C0843" w:rsidRDefault="00F46474" w:rsidP="00F46474">
      <w:pPr>
        <w:pStyle w:val="Descripcin"/>
      </w:pPr>
      <w:bookmarkStart w:id="1305" w:name="_Toc209985093"/>
      <w:bookmarkStart w:id="1306" w:name="_Toc210409357"/>
      <w:bookmarkStart w:id="1307" w:name="_Toc210410137"/>
      <w:bookmarkStart w:id="1308" w:name="_Toc213786998"/>
      <w:bookmarkStart w:id="1309" w:name="_Toc213787412"/>
      <w:r>
        <w:t xml:space="preserve">Tabla </w:t>
      </w:r>
      <w:fldSimple w:instr=" STYLEREF 1 \s ">
        <w:r w:rsidR="008F7228">
          <w:rPr>
            <w:noProof/>
          </w:rPr>
          <w:t>7</w:t>
        </w:r>
      </w:fldSimple>
      <w:r w:rsidR="008F7228">
        <w:t>.</w:t>
      </w:r>
      <w:fldSimple w:instr=" SEQ Tabla \* ARABIC \s 1 ">
        <w:r w:rsidR="008F7228">
          <w:rPr>
            <w:noProof/>
          </w:rPr>
          <w:t>15</w:t>
        </w:r>
      </w:fldSimple>
      <w:r>
        <w:t xml:space="preserve"> </w:t>
      </w:r>
      <w:r w:rsidRPr="006C0843">
        <w:t xml:space="preserve"> Caso de uso N °1.14, Creando un tipo de vacaciones</w:t>
      </w:r>
      <w:bookmarkEnd w:id="1305"/>
      <w:bookmarkEnd w:id="1306"/>
      <w:bookmarkEnd w:id="1307"/>
      <w:bookmarkEnd w:id="1308"/>
      <w:bookmarkEnd w:id="1309"/>
    </w:p>
    <w:p w14:paraId="2BD2364A" w14:textId="77777777" w:rsidR="00F46474" w:rsidRPr="006C0843" w:rsidRDefault="00F46474" w:rsidP="00F46474">
      <w:pPr>
        <w:pStyle w:val="Sinespaciado"/>
      </w:pPr>
      <w:r w:rsidRPr="00B45140">
        <w:rPr>
          <w:noProof/>
        </w:rPr>
        <w:drawing>
          <wp:inline distT="0" distB="0" distL="0" distR="0" wp14:anchorId="348EDC9B" wp14:editId="67B1E5EC">
            <wp:extent cx="4787547" cy="3894082"/>
            <wp:effectExtent l="0" t="0" r="0" b="0"/>
            <wp:docPr id="1549420091"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89222" cy="3895444"/>
                    </a:xfrm>
                    <a:prstGeom prst="rect">
                      <a:avLst/>
                    </a:prstGeom>
                    <a:noFill/>
                    <a:ln>
                      <a:noFill/>
                    </a:ln>
                  </pic:spPr>
                </pic:pic>
              </a:graphicData>
            </a:graphic>
          </wp:inline>
        </w:drawing>
      </w:r>
    </w:p>
    <w:p w14:paraId="3A797D30" w14:textId="77777777" w:rsidR="00F46474" w:rsidRPr="006C0843" w:rsidRDefault="00F46474" w:rsidP="00F46474">
      <w:pPr>
        <w:spacing w:line="278" w:lineRule="auto"/>
        <w:ind w:firstLine="0"/>
        <w:jc w:val="left"/>
      </w:pPr>
    </w:p>
    <w:p w14:paraId="61C47F24" w14:textId="77777777" w:rsidR="00F46474" w:rsidRDefault="00F46474" w:rsidP="00F46474">
      <w:r w:rsidRPr="006C0843">
        <w:t>Fuente: Elaborado por el estudiante de acuerdo con el proyecto</w:t>
      </w:r>
    </w:p>
    <w:p w14:paraId="4A4E66B6" w14:textId="77777777" w:rsidR="00F46474" w:rsidRPr="006C0843" w:rsidRDefault="00F46474" w:rsidP="00F46474"/>
    <w:p w14:paraId="3CC73DC4" w14:textId="77777777" w:rsidR="00F46474" w:rsidRDefault="00F46474" w:rsidP="00F46474">
      <w:r w:rsidRPr="008C5944">
        <w:t>Casos de prueba:</w:t>
      </w:r>
    </w:p>
    <w:p w14:paraId="42996663" w14:textId="77777777" w:rsidR="00F46474" w:rsidRDefault="00F46474" w:rsidP="00F46474"/>
    <w:p w14:paraId="11F9CA2C" w14:textId="77777777" w:rsidR="00F46474" w:rsidRPr="00314CE1" w:rsidRDefault="00F46474" w:rsidP="00F46474">
      <w:pPr>
        <w:pStyle w:val="Prrafodelista"/>
        <w:numPr>
          <w:ilvl w:val="0"/>
          <w:numId w:val="359"/>
        </w:numPr>
        <w:rPr>
          <w:lang w:val="es-419"/>
        </w:rPr>
      </w:pPr>
      <w:r w:rsidRPr="00314CE1">
        <w:rPr>
          <w:lang w:val="es-419"/>
        </w:rPr>
        <w:t xml:space="preserve">Verificar la existencia del formulario de tipos de </w:t>
      </w:r>
      <w:r>
        <w:rPr>
          <w:lang w:val="es-419"/>
        </w:rPr>
        <w:t>vacaciones</w:t>
      </w:r>
      <w:r w:rsidRPr="00314CE1">
        <w:rPr>
          <w:lang w:val="es-419"/>
        </w:rPr>
        <w:t xml:space="preserve"> </w:t>
      </w:r>
    </w:p>
    <w:p w14:paraId="36CDA42B" w14:textId="77777777" w:rsidR="00F46474" w:rsidRPr="003207E6" w:rsidRDefault="00F46474" w:rsidP="00F46474">
      <w:pPr>
        <w:rPr>
          <w:lang w:val="es-419"/>
        </w:rPr>
      </w:pPr>
    </w:p>
    <w:p w14:paraId="0A1FE994" w14:textId="77777777" w:rsidR="00F46474" w:rsidRPr="00314CE1" w:rsidRDefault="00F46474" w:rsidP="00F46474">
      <w:pPr>
        <w:pStyle w:val="Prrafodelista"/>
        <w:numPr>
          <w:ilvl w:val="0"/>
          <w:numId w:val="359"/>
        </w:numPr>
        <w:rPr>
          <w:lang w:val="es-419"/>
        </w:rPr>
      </w:pPr>
      <w:r w:rsidRPr="00314CE1">
        <w:rPr>
          <w:lang w:val="es-419"/>
        </w:rPr>
        <w:t xml:space="preserve">Verificar el ingreso de datos por parte del usuario en el formulario de " tipos de </w:t>
      </w:r>
      <w:r>
        <w:rPr>
          <w:lang w:val="es-419"/>
        </w:rPr>
        <w:t>vacaciones</w:t>
      </w:r>
      <w:r w:rsidRPr="00314CE1">
        <w:rPr>
          <w:lang w:val="es-419"/>
        </w:rPr>
        <w:t xml:space="preserve"> ".</w:t>
      </w:r>
    </w:p>
    <w:p w14:paraId="05509215" w14:textId="77777777" w:rsidR="00F46474" w:rsidRPr="003207E6" w:rsidRDefault="00F46474" w:rsidP="00F46474">
      <w:pPr>
        <w:ind w:firstLine="0"/>
        <w:rPr>
          <w:lang w:val="es-419"/>
        </w:rPr>
      </w:pPr>
    </w:p>
    <w:p w14:paraId="7F00F5C2" w14:textId="77777777" w:rsidR="00F46474" w:rsidRPr="00314CE1" w:rsidRDefault="00F46474" w:rsidP="00F46474">
      <w:pPr>
        <w:pStyle w:val="Prrafodelista"/>
        <w:numPr>
          <w:ilvl w:val="0"/>
          <w:numId w:val="359"/>
        </w:numPr>
        <w:rPr>
          <w:lang w:val="es-419"/>
        </w:rPr>
      </w:pPr>
      <w:r w:rsidRPr="00314CE1">
        <w:rPr>
          <w:lang w:val="es-419"/>
        </w:rPr>
        <w:t xml:space="preserve">Verificar el registro ingresado en la interfaz del sistema de gestión de tipos de </w:t>
      </w:r>
      <w:r>
        <w:rPr>
          <w:lang w:val="es-419"/>
        </w:rPr>
        <w:t>vacaciones</w:t>
      </w:r>
    </w:p>
    <w:p w14:paraId="62E11447" w14:textId="77777777" w:rsidR="00F46474" w:rsidRPr="00314CE1" w:rsidRDefault="00F46474" w:rsidP="00F46474">
      <w:pPr>
        <w:ind w:firstLine="0"/>
        <w:rPr>
          <w:lang w:val="es-419"/>
        </w:rPr>
      </w:pPr>
    </w:p>
    <w:p w14:paraId="6FD3CAEC" w14:textId="77777777" w:rsidR="00F46474" w:rsidRDefault="00F46474" w:rsidP="00F46474">
      <w:pPr>
        <w:ind w:left="720" w:firstLine="0"/>
      </w:pPr>
      <w:r w:rsidRPr="008C5944">
        <w:t>Resultados Esperados:</w:t>
      </w:r>
    </w:p>
    <w:p w14:paraId="2B1CA57D" w14:textId="77777777" w:rsidR="00F46474" w:rsidRDefault="00F46474" w:rsidP="00F46474">
      <w:pPr>
        <w:ind w:left="720" w:firstLine="0"/>
      </w:pPr>
    </w:p>
    <w:p w14:paraId="050579AA" w14:textId="77777777" w:rsidR="00F46474" w:rsidRPr="00314CE1" w:rsidRDefault="00F46474" w:rsidP="00F46474">
      <w:pPr>
        <w:pStyle w:val="Prrafodelista"/>
        <w:numPr>
          <w:ilvl w:val="0"/>
          <w:numId w:val="360"/>
        </w:numPr>
        <w:rPr>
          <w:lang w:val="es-419"/>
        </w:rPr>
      </w:pPr>
      <w:r w:rsidRPr="00314CE1">
        <w:rPr>
          <w:lang w:val="es-419"/>
        </w:rPr>
        <w:t xml:space="preserve">En la pestaña " tipos de </w:t>
      </w:r>
      <w:r>
        <w:rPr>
          <w:lang w:val="es-419"/>
        </w:rPr>
        <w:t>vacaciones</w:t>
      </w:r>
      <w:r w:rsidRPr="00314CE1">
        <w:rPr>
          <w:lang w:val="es-419"/>
        </w:rPr>
        <w:t xml:space="preserve"> " se visualiza correctamente el formulario para la creación de este.</w:t>
      </w:r>
    </w:p>
    <w:p w14:paraId="3E192CA6" w14:textId="77777777" w:rsidR="00F46474" w:rsidRPr="00A35524" w:rsidRDefault="00F46474" w:rsidP="00F46474">
      <w:pPr>
        <w:rPr>
          <w:lang w:val="es-419"/>
        </w:rPr>
      </w:pPr>
    </w:p>
    <w:p w14:paraId="66D2B77E" w14:textId="77777777" w:rsidR="00F46474" w:rsidRPr="00314CE1" w:rsidRDefault="00F46474" w:rsidP="00F46474">
      <w:pPr>
        <w:pStyle w:val="Prrafodelista"/>
        <w:numPr>
          <w:ilvl w:val="0"/>
          <w:numId w:val="360"/>
        </w:numPr>
        <w:rPr>
          <w:lang w:val="es-419"/>
        </w:rPr>
      </w:pPr>
      <w:r w:rsidRPr="00314CE1">
        <w:rPr>
          <w:lang w:val="es-419"/>
        </w:rPr>
        <w:t xml:space="preserve">Se permite ingresar información en los campos del formulario de tipos de </w:t>
      </w:r>
      <w:r>
        <w:rPr>
          <w:lang w:val="es-419"/>
        </w:rPr>
        <w:t>vacaciones</w:t>
      </w:r>
      <w:r w:rsidRPr="00314CE1">
        <w:rPr>
          <w:lang w:val="es-419"/>
        </w:rPr>
        <w:t>, reflejando en pantalla la información ingresada.</w:t>
      </w:r>
    </w:p>
    <w:p w14:paraId="3CD638C9" w14:textId="77777777" w:rsidR="00F46474" w:rsidRPr="00A35524" w:rsidRDefault="00F46474" w:rsidP="00F46474">
      <w:pPr>
        <w:ind w:firstLine="0"/>
        <w:rPr>
          <w:lang w:val="es-419"/>
        </w:rPr>
      </w:pPr>
    </w:p>
    <w:p w14:paraId="014D52F6" w14:textId="77777777" w:rsidR="00F46474" w:rsidRPr="00314CE1" w:rsidRDefault="00F46474" w:rsidP="00F46474">
      <w:pPr>
        <w:pStyle w:val="Prrafodelista"/>
        <w:numPr>
          <w:ilvl w:val="0"/>
          <w:numId w:val="360"/>
        </w:numPr>
        <w:rPr>
          <w:lang w:val="es-419"/>
        </w:rPr>
      </w:pPr>
      <w:r w:rsidRPr="00314CE1">
        <w:rPr>
          <w:lang w:val="es-419"/>
        </w:rPr>
        <w:t xml:space="preserve">La interfaz del sistema de tipos de </w:t>
      </w:r>
      <w:r>
        <w:rPr>
          <w:lang w:val="es-419"/>
        </w:rPr>
        <w:t>vacaciones</w:t>
      </w:r>
      <w:r w:rsidRPr="00314CE1">
        <w:rPr>
          <w:lang w:val="es-419"/>
        </w:rPr>
        <w:t xml:space="preserve"> registra correctamente la nueva creación de un nuevo tipo de </w:t>
      </w:r>
      <w:r>
        <w:rPr>
          <w:lang w:val="es-419"/>
        </w:rPr>
        <w:t>vacaciones</w:t>
      </w:r>
      <w:r w:rsidRPr="00314CE1">
        <w:rPr>
          <w:lang w:val="es-419"/>
        </w:rPr>
        <w:t>, reflejándolo en la misma interfaz.</w:t>
      </w:r>
    </w:p>
    <w:p w14:paraId="0E7455FA" w14:textId="77777777" w:rsidR="00F46474" w:rsidRPr="008C5944" w:rsidRDefault="00F46474" w:rsidP="00F46474">
      <w:pPr>
        <w:ind w:firstLine="0"/>
      </w:pPr>
    </w:p>
    <w:p w14:paraId="20130A8D" w14:textId="77777777" w:rsidR="00F46474" w:rsidRDefault="00F46474" w:rsidP="00F46474">
      <w:pPr>
        <w:ind w:left="720" w:firstLine="0"/>
      </w:pPr>
      <w:r w:rsidRPr="008C5944">
        <w:t>Resultados obtenidos</w:t>
      </w:r>
      <w:r>
        <w:t>:</w:t>
      </w:r>
    </w:p>
    <w:p w14:paraId="15888114" w14:textId="77777777" w:rsidR="00F46474" w:rsidRDefault="00F46474" w:rsidP="00F46474">
      <w:pPr>
        <w:rPr>
          <w:lang w:val="es-419"/>
        </w:rPr>
      </w:pPr>
    </w:p>
    <w:p w14:paraId="30CCA0CA" w14:textId="77777777" w:rsidR="00F46474" w:rsidRPr="00314CE1" w:rsidRDefault="00F46474" w:rsidP="00F46474">
      <w:pPr>
        <w:pStyle w:val="Prrafodelista"/>
        <w:numPr>
          <w:ilvl w:val="0"/>
          <w:numId w:val="361"/>
        </w:numPr>
        <w:rPr>
          <w:lang w:val="es-419"/>
        </w:rPr>
      </w:pPr>
      <w:r w:rsidRPr="00314CE1">
        <w:rPr>
          <w:lang w:val="es-419"/>
        </w:rPr>
        <w:t xml:space="preserve">En la pestaña de tipos de </w:t>
      </w:r>
      <w:r>
        <w:rPr>
          <w:lang w:val="es-419"/>
        </w:rPr>
        <w:t>vacaciones</w:t>
      </w:r>
      <w:r w:rsidRPr="00314CE1">
        <w:rPr>
          <w:lang w:val="es-419"/>
        </w:rPr>
        <w:t xml:space="preserve"> se visualiza correctamente el formulario.</w:t>
      </w:r>
    </w:p>
    <w:p w14:paraId="35413046" w14:textId="77777777" w:rsidR="00F46474" w:rsidRPr="00A35524" w:rsidRDefault="00F46474" w:rsidP="00F46474">
      <w:pPr>
        <w:ind w:firstLine="0"/>
        <w:rPr>
          <w:lang w:val="es-419"/>
        </w:rPr>
      </w:pPr>
    </w:p>
    <w:p w14:paraId="20E5C92E" w14:textId="77777777" w:rsidR="00F46474" w:rsidRPr="00314CE1" w:rsidRDefault="00F46474" w:rsidP="00F46474">
      <w:pPr>
        <w:pStyle w:val="Prrafodelista"/>
        <w:numPr>
          <w:ilvl w:val="0"/>
          <w:numId w:val="361"/>
        </w:numPr>
        <w:rPr>
          <w:lang w:val="es-419"/>
        </w:rPr>
      </w:pPr>
      <w:r w:rsidRPr="00314CE1">
        <w:rPr>
          <w:lang w:val="es-419"/>
        </w:rPr>
        <w:t xml:space="preserve">El sistema permite ingresar información en los campos del formulario de tipos de </w:t>
      </w:r>
      <w:r>
        <w:rPr>
          <w:lang w:val="es-419"/>
        </w:rPr>
        <w:t>vacaciones</w:t>
      </w:r>
      <w:r w:rsidRPr="00314CE1">
        <w:rPr>
          <w:lang w:val="es-419"/>
        </w:rPr>
        <w:t>, reflejándolo en pantalla correctamente</w:t>
      </w:r>
    </w:p>
    <w:p w14:paraId="2A63C071" w14:textId="77777777" w:rsidR="00F46474" w:rsidRPr="00A35524" w:rsidRDefault="00F46474" w:rsidP="00F46474">
      <w:pPr>
        <w:ind w:firstLine="0"/>
        <w:rPr>
          <w:lang w:val="es-419"/>
        </w:rPr>
      </w:pPr>
    </w:p>
    <w:p w14:paraId="4FDA7F43" w14:textId="77777777" w:rsidR="00F46474" w:rsidRDefault="00F46474" w:rsidP="00F46474">
      <w:pPr>
        <w:pStyle w:val="Prrafodelista"/>
        <w:numPr>
          <w:ilvl w:val="0"/>
          <w:numId w:val="361"/>
        </w:numPr>
        <w:rPr>
          <w:lang w:val="es-419"/>
        </w:rPr>
      </w:pPr>
      <w:r w:rsidRPr="00314CE1">
        <w:rPr>
          <w:lang w:val="es-419"/>
        </w:rPr>
        <w:t xml:space="preserve">La interfaz tras el registro exitoso del tipo de </w:t>
      </w:r>
      <w:r>
        <w:rPr>
          <w:lang w:val="es-419"/>
        </w:rPr>
        <w:t>vacaciones</w:t>
      </w:r>
      <w:r w:rsidRPr="00314CE1">
        <w:rPr>
          <w:lang w:val="es-419"/>
        </w:rPr>
        <w:t xml:space="preserve"> se logra visualizar en la interfaz.</w:t>
      </w:r>
    </w:p>
    <w:p w14:paraId="0C51051F" w14:textId="77777777" w:rsidR="00F46474" w:rsidRPr="00E539E7" w:rsidRDefault="00F46474" w:rsidP="00F46474">
      <w:pPr>
        <w:pStyle w:val="Prrafodelista"/>
        <w:rPr>
          <w:lang w:val="es-419"/>
        </w:rPr>
      </w:pPr>
    </w:p>
    <w:p w14:paraId="1B3E34E8" w14:textId="208D2CC1" w:rsidR="00F46474" w:rsidRPr="00E539E7" w:rsidRDefault="00F46474" w:rsidP="00F46474">
      <w:pPr>
        <w:rPr>
          <w:lang w:val="es-419"/>
        </w:rPr>
      </w:pPr>
      <w:r w:rsidRPr="00E539E7">
        <w:rPr>
          <w:lang w:val="es-419"/>
        </w:rPr>
        <w:t>En la figura 7.1</w:t>
      </w:r>
      <w:r w:rsidR="008C28A7">
        <w:rPr>
          <w:lang w:val="es-419"/>
        </w:rPr>
        <w:t>5</w:t>
      </w:r>
      <w:r w:rsidRPr="00E539E7">
        <w:rPr>
          <w:lang w:val="es-419"/>
        </w:rPr>
        <w:t xml:space="preserve"> </w:t>
      </w:r>
      <w:r w:rsidRPr="00E539E7">
        <w:t>muestra el módulo de Tipo de Vacaciones, donde se registra un nuevo tipo con la descripción “prueba” en estado Activo. En la parte superior se observa el formulario de registro y la lista inicial de vacaciones existentes (Pérdida, Fallecimiento, Progresivas y Legales). Tras registrar el nuevo tipo, la tabla se actualiza y aparece el registro “prueba” junto con los demás</w:t>
      </w:r>
      <w:r>
        <w:t>.</w:t>
      </w:r>
    </w:p>
    <w:p w14:paraId="3C805610" w14:textId="77777777" w:rsidR="00F46474" w:rsidRPr="003207E6" w:rsidRDefault="00F46474" w:rsidP="00F46474">
      <w:pPr>
        <w:rPr>
          <w:lang w:val="es-419"/>
        </w:rPr>
      </w:pPr>
    </w:p>
    <w:p w14:paraId="22727CFB" w14:textId="20A912EA" w:rsidR="00F46474" w:rsidRPr="008C5944" w:rsidRDefault="00F46474" w:rsidP="00F46474">
      <w:pPr>
        <w:pStyle w:val="Descripcin"/>
      </w:pPr>
      <w:bookmarkStart w:id="1310" w:name="_Toc210409358"/>
      <w:bookmarkStart w:id="1311" w:name="_Toc210410138"/>
      <w:bookmarkStart w:id="1312" w:name="_Toc213786999"/>
      <w:bookmarkStart w:id="1313" w:name="_Toc213787413"/>
      <w:r>
        <w:t xml:space="preserve">Figura </w:t>
      </w:r>
      <w:fldSimple w:instr=" STYLEREF 1 \s ">
        <w:r w:rsidR="008F7228">
          <w:rPr>
            <w:noProof/>
          </w:rPr>
          <w:t>7</w:t>
        </w:r>
      </w:fldSimple>
      <w:r w:rsidR="008F7228">
        <w:t>.</w:t>
      </w:r>
      <w:fldSimple w:instr=" SEQ Figura \* ARABIC \s 1 ">
        <w:r w:rsidR="008F7228">
          <w:rPr>
            <w:noProof/>
          </w:rPr>
          <w:t>15</w:t>
        </w:r>
      </w:fldSimple>
      <w:r>
        <w:t xml:space="preserve"> “Captura de pantalla de prueba 1-2-3 caso de uso N°1.14”</w:t>
      </w:r>
      <w:bookmarkEnd w:id="1310"/>
      <w:bookmarkEnd w:id="1311"/>
      <w:bookmarkEnd w:id="1312"/>
      <w:bookmarkEnd w:id="1313"/>
    </w:p>
    <w:p w14:paraId="1D316282" w14:textId="77777777" w:rsidR="00F46474" w:rsidRDefault="00F46474" w:rsidP="00F46474"/>
    <w:p w14:paraId="0A9CC6FC" w14:textId="77777777" w:rsidR="00F46474" w:rsidRDefault="00F46474" w:rsidP="00F46474">
      <w:pPr>
        <w:pStyle w:val="Sinespaciado"/>
      </w:pPr>
      <w:r w:rsidRPr="006F6AEF">
        <w:rPr>
          <w:noProof/>
        </w:rPr>
        <w:lastRenderedPageBreak/>
        <w:drawing>
          <wp:inline distT="0" distB="0" distL="0" distR="0" wp14:anchorId="2ECE70BE" wp14:editId="40C7F2FA">
            <wp:extent cx="5934903" cy="5249008"/>
            <wp:effectExtent l="0" t="0" r="8890" b="8890"/>
            <wp:docPr id="181472805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28054" name="Imagen 1" descr="Captura de pantalla de computadora&#10;&#10;El contenido generado por IA puede ser incorrecto."/>
                    <pic:cNvPicPr/>
                  </pic:nvPicPr>
                  <pic:blipFill>
                    <a:blip r:embed="rId178"/>
                    <a:stretch>
                      <a:fillRect/>
                    </a:stretch>
                  </pic:blipFill>
                  <pic:spPr>
                    <a:xfrm>
                      <a:off x="0" y="0"/>
                      <a:ext cx="5934903" cy="5249008"/>
                    </a:xfrm>
                    <a:prstGeom prst="rect">
                      <a:avLst/>
                    </a:prstGeom>
                  </pic:spPr>
                </pic:pic>
              </a:graphicData>
            </a:graphic>
          </wp:inline>
        </w:drawing>
      </w:r>
    </w:p>
    <w:p w14:paraId="3B8A560A" w14:textId="77777777" w:rsidR="00F46474" w:rsidRDefault="00F46474" w:rsidP="00F46474">
      <w:pPr>
        <w:pStyle w:val="Sinespaciado"/>
      </w:pPr>
    </w:p>
    <w:p w14:paraId="451382B7" w14:textId="77777777" w:rsidR="00F46474" w:rsidRDefault="00F46474" w:rsidP="00F46474">
      <w:r>
        <w:t>Fuente: Captura realizada al sistema web EugCOM</w:t>
      </w:r>
    </w:p>
    <w:p w14:paraId="188A9274" w14:textId="77777777" w:rsidR="00F46474" w:rsidRPr="00E539E7" w:rsidRDefault="00F46474" w:rsidP="00F46474">
      <w:pPr>
        <w:spacing w:line="278" w:lineRule="auto"/>
        <w:ind w:firstLine="0"/>
        <w:jc w:val="left"/>
      </w:pPr>
      <w:r>
        <w:br w:type="page"/>
      </w:r>
    </w:p>
    <w:p w14:paraId="17213C2B" w14:textId="77777777" w:rsidR="00F46474" w:rsidRDefault="00F46474" w:rsidP="00F46474">
      <w:pPr>
        <w:pStyle w:val="Ttulo2"/>
      </w:pPr>
      <w:bookmarkStart w:id="1314" w:name="_Toc213787157"/>
      <w:r>
        <w:lastRenderedPageBreak/>
        <w:t>Prueba Unitaria CU N°1.15</w:t>
      </w:r>
      <w:bookmarkEnd w:id="1314"/>
    </w:p>
    <w:p w14:paraId="710DF0CB" w14:textId="77777777" w:rsidR="00F46474" w:rsidRDefault="00F46474" w:rsidP="00F46474"/>
    <w:p w14:paraId="3EDB9E46" w14:textId="44EA6D9C" w:rsidR="00F46474" w:rsidRPr="00627D3D" w:rsidRDefault="00F46474" w:rsidP="00F46474">
      <w:r w:rsidRPr="00627D3D">
        <w:t xml:space="preserve">En la </w:t>
      </w:r>
      <w:r w:rsidRPr="00627D3D">
        <w:rPr>
          <w:i/>
        </w:rPr>
        <w:t xml:space="preserve">Tabla </w:t>
      </w:r>
      <w:r>
        <w:rPr>
          <w:i/>
        </w:rPr>
        <w:t>7.1</w:t>
      </w:r>
      <w:r w:rsidR="008C28A7">
        <w:rPr>
          <w:i/>
        </w:rPr>
        <w:t>6</w:t>
      </w:r>
      <w:r>
        <w:rPr>
          <w:i/>
        </w:rPr>
        <w:t xml:space="preserve"> </w:t>
      </w:r>
      <w:r w:rsidRPr="00627D3D">
        <w:t>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0A53A718" w14:textId="77777777" w:rsidR="00F46474" w:rsidRPr="00627D3D" w:rsidRDefault="00F46474" w:rsidP="00F46474">
      <w:pPr>
        <w:spacing w:line="278" w:lineRule="auto"/>
        <w:ind w:firstLine="0"/>
        <w:jc w:val="left"/>
      </w:pPr>
    </w:p>
    <w:p w14:paraId="463DF805" w14:textId="7E9A33E0" w:rsidR="00F46474" w:rsidRPr="00627D3D" w:rsidRDefault="00F46474" w:rsidP="00F46474">
      <w:pPr>
        <w:pStyle w:val="Descripcin"/>
      </w:pPr>
      <w:bookmarkStart w:id="1315" w:name="_Toc209985094"/>
      <w:bookmarkStart w:id="1316" w:name="_Toc210409359"/>
      <w:bookmarkStart w:id="1317" w:name="_Toc210410139"/>
      <w:bookmarkStart w:id="1318" w:name="_Toc213787000"/>
      <w:bookmarkStart w:id="1319" w:name="_Toc213787414"/>
      <w:r>
        <w:t xml:space="preserve">Tabla </w:t>
      </w:r>
      <w:fldSimple w:instr=" STYLEREF 1 \s ">
        <w:r w:rsidR="008F7228">
          <w:rPr>
            <w:noProof/>
          </w:rPr>
          <w:t>7</w:t>
        </w:r>
      </w:fldSimple>
      <w:r w:rsidR="008F7228">
        <w:t>.</w:t>
      </w:r>
      <w:fldSimple w:instr=" SEQ Tabla \* ARABIC \s 1 ">
        <w:r w:rsidR="008F7228">
          <w:rPr>
            <w:noProof/>
          </w:rPr>
          <w:t>16</w:t>
        </w:r>
      </w:fldSimple>
      <w:r>
        <w:t xml:space="preserve"> </w:t>
      </w:r>
      <w:r w:rsidRPr="00627D3D">
        <w:t>Caso de uso N °1.15, cambiando el estado de tipos de vacaciones</w:t>
      </w:r>
      <w:bookmarkEnd w:id="1315"/>
      <w:bookmarkEnd w:id="1316"/>
      <w:bookmarkEnd w:id="1317"/>
      <w:bookmarkEnd w:id="1318"/>
      <w:bookmarkEnd w:id="1319"/>
    </w:p>
    <w:p w14:paraId="5260A96A" w14:textId="77777777" w:rsidR="00F46474" w:rsidRPr="00627D3D" w:rsidRDefault="00F46474" w:rsidP="00F46474">
      <w:pPr>
        <w:pStyle w:val="Sinespaciado"/>
      </w:pPr>
      <w:r w:rsidRPr="00627D3D">
        <w:rPr>
          <w:noProof/>
        </w:rPr>
        <w:drawing>
          <wp:inline distT="0" distB="0" distL="0" distR="0" wp14:anchorId="51C14560" wp14:editId="7E8F4492">
            <wp:extent cx="4327184" cy="3547242"/>
            <wp:effectExtent l="0" t="0" r="0" b="0"/>
            <wp:docPr id="1098377782"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32231" cy="3551380"/>
                    </a:xfrm>
                    <a:prstGeom prst="rect">
                      <a:avLst/>
                    </a:prstGeom>
                    <a:noFill/>
                    <a:ln>
                      <a:noFill/>
                    </a:ln>
                  </pic:spPr>
                </pic:pic>
              </a:graphicData>
            </a:graphic>
          </wp:inline>
        </w:drawing>
      </w:r>
    </w:p>
    <w:p w14:paraId="615019ED" w14:textId="77777777" w:rsidR="00F46474" w:rsidRPr="00627D3D" w:rsidRDefault="00F46474" w:rsidP="00F46474">
      <w:pPr>
        <w:spacing w:line="278" w:lineRule="auto"/>
        <w:ind w:firstLine="0"/>
        <w:jc w:val="left"/>
      </w:pPr>
    </w:p>
    <w:p w14:paraId="58FF91CE" w14:textId="77777777" w:rsidR="00F46474" w:rsidRDefault="00F46474" w:rsidP="00F46474">
      <w:r w:rsidRPr="00627D3D">
        <w:t>Fuente: Elaborado por el estudiante de acuerdo con el proyecto</w:t>
      </w:r>
      <w:r>
        <w:tab/>
      </w:r>
    </w:p>
    <w:p w14:paraId="5F897D93" w14:textId="77777777" w:rsidR="00F46474" w:rsidRDefault="00F46474" w:rsidP="00F46474"/>
    <w:p w14:paraId="38A36644" w14:textId="77777777" w:rsidR="00F46474" w:rsidRDefault="00F46474" w:rsidP="00F46474">
      <w:r w:rsidRPr="008C5944">
        <w:t>Casos de prueba:</w:t>
      </w:r>
      <w:r>
        <w:t xml:space="preserve"> </w:t>
      </w:r>
    </w:p>
    <w:p w14:paraId="6F970DD3" w14:textId="77777777" w:rsidR="00F46474" w:rsidRDefault="00F46474" w:rsidP="00F46474"/>
    <w:p w14:paraId="10FA50AA" w14:textId="77777777" w:rsidR="00F46474" w:rsidRDefault="00F46474" w:rsidP="00F46474">
      <w:pPr>
        <w:numPr>
          <w:ilvl w:val="0"/>
          <w:numId w:val="239"/>
        </w:numPr>
        <w:tabs>
          <w:tab w:val="num" w:pos="720"/>
        </w:tabs>
        <w:rPr>
          <w:lang w:val="es-419"/>
        </w:rPr>
      </w:pPr>
      <w:r w:rsidRPr="00AD5449">
        <w:rPr>
          <w:lang w:val="es-419"/>
        </w:rPr>
        <w:lastRenderedPageBreak/>
        <w:t>Verificar la existencia de la opción para cambiar estado en el listado de tipos de vacaciones</w:t>
      </w:r>
      <w:r>
        <w:rPr>
          <w:lang w:val="es-419"/>
        </w:rPr>
        <w:t>.</w:t>
      </w:r>
    </w:p>
    <w:p w14:paraId="6DF54AB8" w14:textId="77777777" w:rsidR="00F46474" w:rsidRPr="00AD5449" w:rsidRDefault="00F46474" w:rsidP="00F46474">
      <w:pPr>
        <w:ind w:firstLine="0"/>
        <w:rPr>
          <w:lang w:val="es-419"/>
        </w:rPr>
      </w:pPr>
    </w:p>
    <w:p w14:paraId="76406130" w14:textId="77777777" w:rsidR="00F46474" w:rsidRDefault="00F46474" w:rsidP="00F46474">
      <w:pPr>
        <w:numPr>
          <w:ilvl w:val="0"/>
          <w:numId w:val="239"/>
        </w:numPr>
        <w:tabs>
          <w:tab w:val="num" w:pos="720"/>
        </w:tabs>
        <w:rPr>
          <w:lang w:val="es-419"/>
        </w:rPr>
      </w:pPr>
      <w:r w:rsidRPr="00AD5449">
        <w:rPr>
          <w:lang w:val="es-419"/>
        </w:rPr>
        <w:t>Verificar la funcionalidad de activación/desactivación de tipos de vacaciones</w:t>
      </w:r>
      <w:r>
        <w:rPr>
          <w:lang w:val="es-419"/>
        </w:rPr>
        <w:t>.</w:t>
      </w:r>
    </w:p>
    <w:p w14:paraId="1EDD6174" w14:textId="77777777" w:rsidR="00F46474" w:rsidRPr="00AD5449" w:rsidRDefault="00F46474" w:rsidP="00F46474">
      <w:pPr>
        <w:ind w:firstLine="0"/>
        <w:rPr>
          <w:lang w:val="es-419"/>
        </w:rPr>
      </w:pPr>
    </w:p>
    <w:p w14:paraId="2DF07216" w14:textId="77777777" w:rsidR="00F46474" w:rsidRDefault="00F46474" w:rsidP="00F46474">
      <w:pPr>
        <w:numPr>
          <w:ilvl w:val="0"/>
          <w:numId w:val="239"/>
        </w:numPr>
        <w:tabs>
          <w:tab w:val="num" w:pos="720"/>
        </w:tabs>
        <w:rPr>
          <w:lang w:val="es-419"/>
        </w:rPr>
      </w:pPr>
      <w:r w:rsidRPr="00AD5449">
        <w:rPr>
          <w:lang w:val="es-419"/>
        </w:rPr>
        <w:t>Verificar la actualización visual del estado en la interfaz</w:t>
      </w:r>
      <w:r>
        <w:rPr>
          <w:lang w:val="es-419"/>
        </w:rPr>
        <w:t>.</w:t>
      </w:r>
    </w:p>
    <w:p w14:paraId="7C5592C0" w14:textId="77777777" w:rsidR="00F46474" w:rsidRPr="00AD5449" w:rsidRDefault="00F46474" w:rsidP="00F46474">
      <w:pPr>
        <w:ind w:firstLine="0"/>
        <w:rPr>
          <w:lang w:val="es-419"/>
        </w:rPr>
      </w:pPr>
    </w:p>
    <w:p w14:paraId="79EBCB01" w14:textId="77777777" w:rsidR="00F46474" w:rsidRDefault="00F46474" w:rsidP="00F46474">
      <w:pPr>
        <w:ind w:left="720" w:firstLine="0"/>
      </w:pPr>
      <w:r w:rsidRPr="008C5944">
        <w:t>Resultados Esperados:</w:t>
      </w:r>
    </w:p>
    <w:p w14:paraId="65D7DDEC" w14:textId="77777777" w:rsidR="00F46474" w:rsidRDefault="00F46474" w:rsidP="00F46474">
      <w:pPr>
        <w:ind w:left="720" w:firstLine="0"/>
      </w:pPr>
    </w:p>
    <w:p w14:paraId="25698A9E" w14:textId="77777777" w:rsidR="00F46474" w:rsidRDefault="00F46474" w:rsidP="00F46474">
      <w:pPr>
        <w:numPr>
          <w:ilvl w:val="0"/>
          <w:numId w:val="240"/>
        </w:numPr>
        <w:tabs>
          <w:tab w:val="num" w:pos="720"/>
        </w:tabs>
        <w:rPr>
          <w:lang w:val="es-419"/>
        </w:rPr>
      </w:pPr>
      <w:r w:rsidRPr="00AD5449">
        <w:rPr>
          <w:lang w:val="es-419"/>
        </w:rPr>
        <w:t>El botón o enlace "Cambiar Estado" es visible junto a cada tipo de vacaciones en el listado</w:t>
      </w:r>
      <w:r>
        <w:rPr>
          <w:lang w:val="es-419"/>
        </w:rPr>
        <w:t>.</w:t>
      </w:r>
    </w:p>
    <w:p w14:paraId="5CF787BE" w14:textId="77777777" w:rsidR="00F46474" w:rsidRPr="00AD5449" w:rsidRDefault="00F46474" w:rsidP="00F46474">
      <w:pPr>
        <w:rPr>
          <w:lang w:val="es-419"/>
        </w:rPr>
      </w:pPr>
    </w:p>
    <w:p w14:paraId="1F1F74A5" w14:textId="77777777" w:rsidR="00F46474" w:rsidRDefault="00F46474" w:rsidP="00F46474">
      <w:pPr>
        <w:numPr>
          <w:ilvl w:val="0"/>
          <w:numId w:val="240"/>
        </w:numPr>
        <w:tabs>
          <w:tab w:val="num" w:pos="720"/>
        </w:tabs>
        <w:rPr>
          <w:lang w:val="es-419"/>
        </w:rPr>
      </w:pPr>
      <w:r w:rsidRPr="00AD5449">
        <w:rPr>
          <w:lang w:val="es-419"/>
        </w:rPr>
        <w:t>Al hacer clic en "Cambiar Estado", el sistema modifica correctamente el estado del tipo de vacaciones (activo/inactivo)</w:t>
      </w:r>
      <w:r>
        <w:rPr>
          <w:lang w:val="es-419"/>
        </w:rPr>
        <w:t>.</w:t>
      </w:r>
    </w:p>
    <w:p w14:paraId="14CA91A5" w14:textId="77777777" w:rsidR="00F46474" w:rsidRPr="00AD5449" w:rsidRDefault="00F46474" w:rsidP="00F46474">
      <w:pPr>
        <w:ind w:firstLine="0"/>
        <w:rPr>
          <w:lang w:val="es-419"/>
        </w:rPr>
      </w:pPr>
    </w:p>
    <w:p w14:paraId="3A422728" w14:textId="77777777" w:rsidR="00F46474" w:rsidRDefault="00F46474" w:rsidP="00F46474">
      <w:pPr>
        <w:numPr>
          <w:ilvl w:val="0"/>
          <w:numId w:val="240"/>
        </w:numPr>
        <w:tabs>
          <w:tab w:val="num" w:pos="720"/>
        </w:tabs>
        <w:rPr>
          <w:lang w:val="es-419"/>
        </w:rPr>
      </w:pPr>
      <w:r w:rsidRPr="00AD5449">
        <w:rPr>
          <w:lang w:val="es-419"/>
        </w:rPr>
        <w:t>El cambio de estado se refleja visualmente en el listado de tipos de vacaciones inmediatamente</w:t>
      </w:r>
      <w:r>
        <w:rPr>
          <w:lang w:val="es-419"/>
        </w:rPr>
        <w:t>.</w:t>
      </w:r>
    </w:p>
    <w:p w14:paraId="16E4F68F" w14:textId="77777777" w:rsidR="00F46474" w:rsidRPr="00AD5449" w:rsidRDefault="00F46474" w:rsidP="00F46474">
      <w:pPr>
        <w:ind w:firstLine="0"/>
        <w:rPr>
          <w:lang w:val="es-419"/>
        </w:rPr>
      </w:pPr>
    </w:p>
    <w:p w14:paraId="68D39B4C" w14:textId="77777777" w:rsidR="00F46474" w:rsidRDefault="00F46474" w:rsidP="00F46474">
      <w:pPr>
        <w:ind w:left="720" w:firstLine="0"/>
      </w:pPr>
      <w:r w:rsidRPr="008C5944">
        <w:t>Resultados obtenidos</w:t>
      </w:r>
      <w:r>
        <w:t>:</w:t>
      </w:r>
    </w:p>
    <w:p w14:paraId="18F99A2A" w14:textId="77777777" w:rsidR="00F46474" w:rsidRDefault="00F46474" w:rsidP="00F46474">
      <w:pPr>
        <w:ind w:left="720" w:firstLine="0"/>
      </w:pPr>
    </w:p>
    <w:p w14:paraId="3A9BF1C9" w14:textId="77777777" w:rsidR="00F46474" w:rsidRDefault="00F46474" w:rsidP="00F46474">
      <w:pPr>
        <w:numPr>
          <w:ilvl w:val="0"/>
          <w:numId w:val="241"/>
        </w:numPr>
        <w:tabs>
          <w:tab w:val="num" w:pos="720"/>
        </w:tabs>
        <w:rPr>
          <w:lang w:val="es-419"/>
        </w:rPr>
      </w:pPr>
      <w:r w:rsidRPr="00AD5449">
        <w:rPr>
          <w:lang w:val="es-419"/>
        </w:rPr>
        <w:t>La opción de cambio de estado está disponible para cada tipo de vacaciones en el listado</w:t>
      </w:r>
      <w:r>
        <w:rPr>
          <w:lang w:val="es-419"/>
        </w:rPr>
        <w:t>.</w:t>
      </w:r>
    </w:p>
    <w:p w14:paraId="0B976C29" w14:textId="77777777" w:rsidR="00F46474" w:rsidRPr="00AD5449" w:rsidRDefault="00F46474" w:rsidP="00F46474">
      <w:pPr>
        <w:ind w:left="1440" w:firstLine="0"/>
        <w:rPr>
          <w:lang w:val="es-419"/>
        </w:rPr>
      </w:pPr>
    </w:p>
    <w:p w14:paraId="4B1D26F4" w14:textId="77777777" w:rsidR="00F46474" w:rsidRDefault="00F46474" w:rsidP="00F46474">
      <w:pPr>
        <w:numPr>
          <w:ilvl w:val="0"/>
          <w:numId w:val="241"/>
        </w:numPr>
        <w:tabs>
          <w:tab w:val="num" w:pos="720"/>
        </w:tabs>
        <w:rPr>
          <w:lang w:val="es-419"/>
        </w:rPr>
      </w:pPr>
      <w:r w:rsidRPr="00AD5449">
        <w:rPr>
          <w:lang w:val="es-419"/>
        </w:rPr>
        <w:lastRenderedPageBreak/>
        <w:t>La funcionalidad de activación/desactivación funciona correctamente y actualiza la base de datos</w:t>
      </w:r>
      <w:r>
        <w:rPr>
          <w:lang w:val="es-419"/>
        </w:rPr>
        <w:t>.</w:t>
      </w:r>
    </w:p>
    <w:p w14:paraId="386C321D" w14:textId="77777777" w:rsidR="00F46474" w:rsidRPr="00AD5449" w:rsidRDefault="00F46474" w:rsidP="00F46474">
      <w:pPr>
        <w:ind w:firstLine="0"/>
        <w:rPr>
          <w:lang w:val="es-419"/>
        </w:rPr>
      </w:pPr>
    </w:p>
    <w:p w14:paraId="29CB435A" w14:textId="77777777" w:rsidR="00F46474" w:rsidRDefault="00F46474" w:rsidP="00F46474">
      <w:pPr>
        <w:numPr>
          <w:ilvl w:val="0"/>
          <w:numId w:val="241"/>
        </w:numPr>
        <w:tabs>
          <w:tab w:val="num" w:pos="720"/>
        </w:tabs>
        <w:rPr>
          <w:lang w:val="es-419"/>
        </w:rPr>
      </w:pPr>
      <w:r w:rsidRPr="00AD5449">
        <w:rPr>
          <w:lang w:val="es-419"/>
        </w:rPr>
        <w:t>El estado visual del tipo de vacaciones se actualiza correctamente en la interfaz tras el cambio</w:t>
      </w:r>
      <w:r>
        <w:rPr>
          <w:lang w:val="es-419"/>
        </w:rPr>
        <w:t>.</w:t>
      </w:r>
    </w:p>
    <w:p w14:paraId="75E38BBD" w14:textId="77777777" w:rsidR="00F46474" w:rsidRDefault="00F46474" w:rsidP="00F46474">
      <w:pPr>
        <w:ind w:firstLine="0"/>
        <w:rPr>
          <w:lang w:val="es-419"/>
        </w:rPr>
      </w:pPr>
    </w:p>
    <w:p w14:paraId="3574CCC5" w14:textId="7709305A" w:rsidR="00F46474" w:rsidRDefault="00F46474" w:rsidP="00F46474">
      <w:r w:rsidRPr="00E539E7">
        <w:rPr>
          <w:lang w:val="es-419"/>
        </w:rPr>
        <w:t>En la figura 7.1</w:t>
      </w:r>
      <w:r w:rsidR="008C28A7">
        <w:rPr>
          <w:lang w:val="es-419"/>
        </w:rPr>
        <w:t>6</w:t>
      </w:r>
      <w:r w:rsidRPr="00E539E7">
        <w:rPr>
          <w:lang w:val="es-419"/>
        </w:rPr>
        <w:t xml:space="preserve"> </w:t>
      </w:r>
      <w:r w:rsidRPr="00E539E7">
        <w:t>imagen muestra el proceso de cambio de estado en el módulo de Tipo de Vacaciones. Inicialmente, el tipo de vacaciones “prueba” aparece en estado Activo dentro de la tabla. Al seleccionar la opción Cambiar Estado, el sistema abre una ventana de confirmación para validar la acción. Tras hacer clic en Modificar Estado, el registro se actualiza y el tipo de vacaciones “prueba” pasa a estado Inactivo</w:t>
      </w:r>
    </w:p>
    <w:p w14:paraId="5CE065D3" w14:textId="77777777" w:rsidR="00F46474" w:rsidRPr="00E539E7" w:rsidRDefault="00F46474" w:rsidP="00F46474">
      <w:pPr>
        <w:rPr>
          <w:lang w:val="es-419"/>
        </w:rPr>
      </w:pPr>
    </w:p>
    <w:p w14:paraId="27AF3BB3" w14:textId="633363D8" w:rsidR="00F46474" w:rsidRPr="008C5944" w:rsidRDefault="00F46474" w:rsidP="00F46474">
      <w:pPr>
        <w:pStyle w:val="Descripcin"/>
      </w:pPr>
      <w:bookmarkStart w:id="1320" w:name="_Toc210409360"/>
      <w:bookmarkStart w:id="1321" w:name="_Toc210410140"/>
      <w:bookmarkStart w:id="1322" w:name="_Toc213787001"/>
      <w:bookmarkStart w:id="1323" w:name="_Toc213787415"/>
      <w:r>
        <w:t xml:space="preserve">Figura </w:t>
      </w:r>
      <w:fldSimple w:instr=" STYLEREF 1 \s ">
        <w:r w:rsidR="008F7228">
          <w:rPr>
            <w:noProof/>
          </w:rPr>
          <w:t>7</w:t>
        </w:r>
      </w:fldSimple>
      <w:r w:rsidR="008F7228">
        <w:t>.</w:t>
      </w:r>
      <w:fldSimple w:instr=" SEQ Figura \* ARABIC \s 1 ">
        <w:r w:rsidR="008F7228">
          <w:rPr>
            <w:noProof/>
          </w:rPr>
          <w:t>16</w:t>
        </w:r>
      </w:fldSimple>
      <w:r>
        <w:t xml:space="preserve"> “Captura de pantalla de prueba 1-2-3 caso de uso N°1.15”</w:t>
      </w:r>
      <w:bookmarkEnd w:id="1320"/>
      <w:bookmarkEnd w:id="1321"/>
      <w:bookmarkEnd w:id="1322"/>
      <w:bookmarkEnd w:id="1323"/>
    </w:p>
    <w:p w14:paraId="08921906" w14:textId="77777777" w:rsidR="00F46474" w:rsidRDefault="00F46474" w:rsidP="00F46474"/>
    <w:p w14:paraId="67D6AA3C" w14:textId="77777777" w:rsidR="00F46474" w:rsidRDefault="00F46474" w:rsidP="00F46474">
      <w:pPr>
        <w:pStyle w:val="Sinespaciado"/>
      </w:pPr>
      <w:r w:rsidRPr="00E539E7">
        <w:rPr>
          <w:noProof/>
        </w:rPr>
        <w:drawing>
          <wp:inline distT="0" distB="0" distL="0" distR="0" wp14:anchorId="594686EE" wp14:editId="01B335E7">
            <wp:extent cx="5114261" cy="3159160"/>
            <wp:effectExtent l="0" t="0" r="0" b="3175"/>
            <wp:docPr id="211166383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63839" name="Imagen 1" descr="Interfaz de usuario gráfica, Aplicación, Teams&#10;&#10;El contenido generado por IA puede ser incorrecto."/>
                    <pic:cNvPicPr/>
                  </pic:nvPicPr>
                  <pic:blipFill>
                    <a:blip r:embed="rId179"/>
                    <a:stretch>
                      <a:fillRect/>
                    </a:stretch>
                  </pic:blipFill>
                  <pic:spPr>
                    <a:xfrm>
                      <a:off x="0" y="0"/>
                      <a:ext cx="5128273" cy="3167815"/>
                    </a:xfrm>
                    <a:prstGeom prst="rect">
                      <a:avLst/>
                    </a:prstGeom>
                  </pic:spPr>
                </pic:pic>
              </a:graphicData>
            </a:graphic>
          </wp:inline>
        </w:drawing>
      </w:r>
    </w:p>
    <w:p w14:paraId="314D9C56" w14:textId="77777777" w:rsidR="00F46474" w:rsidRDefault="00F46474" w:rsidP="00F46474">
      <w:pPr>
        <w:pStyle w:val="Sinespaciado"/>
      </w:pPr>
    </w:p>
    <w:p w14:paraId="09734F3C" w14:textId="77777777" w:rsidR="00F46474" w:rsidRDefault="00F46474" w:rsidP="00F46474">
      <w:r>
        <w:t>Fuente: Captura realizada al sistema web EugCOM</w:t>
      </w:r>
    </w:p>
    <w:p w14:paraId="48AB6C9C" w14:textId="3CE7FC6F" w:rsidR="007C2CCA" w:rsidRDefault="007C2CCA" w:rsidP="007C2CCA">
      <w:pPr>
        <w:pStyle w:val="Ttulo2"/>
      </w:pPr>
      <w:bookmarkStart w:id="1324" w:name="_Toc201199543"/>
      <w:bookmarkStart w:id="1325" w:name="_Toc213787158"/>
      <w:r>
        <w:lastRenderedPageBreak/>
        <w:t xml:space="preserve">Prueba Unitaria CU </w:t>
      </w:r>
      <w:r w:rsidRPr="0D84D775">
        <w:t>N°1.16</w:t>
      </w:r>
      <w:bookmarkEnd w:id="1324"/>
      <w:bookmarkEnd w:id="1325"/>
    </w:p>
    <w:p w14:paraId="73728139" w14:textId="77777777" w:rsidR="007C2CCA" w:rsidRDefault="007C2CCA" w:rsidP="007C2CCA">
      <w:pPr>
        <w:rPr>
          <w:b/>
          <w:bCs/>
        </w:rPr>
      </w:pPr>
    </w:p>
    <w:p w14:paraId="0AD45EC6" w14:textId="77777777" w:rsidR="007C2CCA" w:rsidRDefault="007C2CCA" w:rsidP="007C2CCA">
      <w:r>
        <w:t>Se presenta el caso de uso N°1.16 para realizar los casos de prueba correspondientes.</w:t>
      </w:r>
    </w:p>
    <w:p w14:paraId="1044772C" w14:textId="77777777" w:rsidR="007C2CCA" w:rsidRDefault="007C2CCA" w:rsidP="007C2CCA">
      <w:pPr>
        <w:rPr>
          <w:b/>
          <w:bCs/>
        </w:rPr>
      </w:pPr>
    </w:p>
    <w:p w14:paraId="2D9C9107" w14:textId="34D55BE6" w:rsidR="007C2CCA" w:rsidRDefault="007C2CCA" w:rsidP="007C2CCA">
      <w:bookmarkStart w:id="1326" w:name="_Hlk201196220"/>
      <w:r>
        <w:t xml:space="preserve">En la </w:t>
      </w:r>
      <w:r>
        <w:rPr>
          <w:i/>
        </w:rPr>
        <w:t>Tabla 7.</w:t>
      </w:r>
      <w:r w:rsidR="008C28A7">
        <w:rPr>
          <w:i/>
        </w:rPr>
        <w:t>17</w:t>
      </w:r>
      <w:r>
        <w:t xml:space="preserve"> se puede visualizar el Caso de uso N°1.16, se enfoca en ingresar a una pestaña llamada sucursal dentro tablas maestras del menú desplegable, donde sucursal muestra una lista de la cantidad de sucursales registradas en el sistema.</w:t>
      </w:r>
    </w:p>
    <w:bookmarkEnd w:id="1326"/>
    <w:p w14:paraId="6A747C4D" w14:textId="77777777" w:rsidR="007C2CCA" w:rsidRDefault="007C2CCA" w:rsidP="007C2CCA">
      <w:pPr>
        <w:rPr>
          <w:b/>
          <w:bCs/>
        </w:rPr>
      </w:pPr>
    </w:p>
    <w:p w14:paraId="11D1901C" w14:textId="52E651EF" w:rsidR="007C2CCA" w:rsidRDefault="007C2CCA" w:rsidP="007C2CCA">
      <w:pPr>
        <w:pStyle w:val="Descripcin"/>
        <w:keepNext/>
      </w:pPr>
      <w:bookmarkStart w:id="1327" w:name="_Toc201199633"/>
      <w:bookmarkStart w:id="1328" w:name="_Toc201199722"/>
      <w:bookmarkStart w:id="1329" w:name="_Toc213787002"/>
      <w:bookmarkStart w:id="1330" w:name="_Toc213787416"/>
      <w:r>
        <w:t xml:space="preserve">Tabla </w:t>
      </w:r>
      <w:fldSimple w:instr=" STYLEREF 1 \s ">
        <w:r w:rsidR="008F7228">
          <w:rPr>
            <w:noProof/>
          </w:rPr>
          <w:t>7</w:t>
        </w:r>
      </w:fldSimple>
      <w:r w:rsidR="008F7228">
        <w:t>.</w:t>
      </w:r>
      <w:fldSimple w:instr=" SEQ Tabla \* ARABIC \s 1 ">
        <w:r w:rsidR="008F7228">
          <w:rPr>
            <w:noProof/>
          </w:rPr>
          <w:t>17</w:t>
        </w:r>
      </w:fldSimple>
      <w:r>
        <w:t xml:space="preserve"> </w:t>
      </w:r>
      <w:r w:rsidRPr="00CE1E05">
        <w:t>CU N°1.1</w:t>
      </w:r>
      <w:r>
        <w:t>6</w:t>
      </w:r>
      <w:r w:rsidRPr="00CE1E05">
        <w:t xml:space="preserve"> para prueba,” Visualizando l</w:t>
      </w:r>
      <w:r>
        <w:t>a pestaña sucursal</w:t>
      </w:r>
      <w:r w:rsidRPr="00CE1E05">
        <w:t>”</w:t>
      </w:r>
      <w:bookmarkEnd w:id="1327"/>
      <w:bookmarkEnd w:id="1328"/>
      <w:bookmarkEnd w:id="1329"/>
      <w:bookmarkEnd w:id="1330"/>
    </w:p>
    <w:p w14:paraId="2F92387F" w14:textId="77777777" w:rsidR="007C2CCA" w:rsidRDefault="007C2CCA" w:rsidP="007C2CCA">
      <w:pPr>
        <w:pStyle w:val="Sinespaciado"/>
      </w:pPr>
      <w:r>
        <w:rPr>
          <w:noProof/>
        </w:rPr>
        <w:drawing>
          <wp:inline distT="0" distB="0" distL="0" distR="0" wp14:anchorId="2AFEF353" wp14:editId="11C97E1D">
            <wp:extent cx="4858732" cy="3260785"/>
            <wp:effectExtent l="0" t="0" r="0" b="0"/>
            <wp:docPr id="10588101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10141" name="Imagen 1" descr="Tabla&#10;&#10;El contenido generado por IA puede ser incorrecto."/>
                    <pic:cNvPicPr/>
                  </pic:nvPicPr>
                  <pic:blipFill>
                    <a:blip r:embed="rId35"/>
                    <a:stretch>
                      <a:fillRect/>
                    </a:stretch>
                  </pic:blipFill>
                  <pic:spPr>
                    <a:xfrm>
                      <a:off x="0" y="0"/>
                      <a:ext cx="4882328" cy="3276621"/>
                    </a:xfrm>
                    <a:prstGeom prst="rect">
                      <a:avLst/>
                    </a:prstGeom>
                  </pic:spPr>
                </pic:pic>
              </a:graphicData>
            </a:graphic>
          </wp:inline>
        </w:drawing>
      </w:r>
    </w:p>
    <w:p w14:paraId="178E2E11" w14:textId="77777777" w:rsidR="007C2CCA" w:rsidRDefault="007C2CCA" w:rsidP="007C2CCA">
      <w:pPr>
        <w:pStyle w:val="Sinespaciado"/>
      </w:pPr>
    </w:p>
    <w:p w14:paraId="4489F20E" w14:textId="77777777" w:rsidR="007C2CCA" w:rsidRDefault="007C2CCA" w:rsidP="007C2CCA">
      <w:r>
        <w:t>Fuente: Elaborado por el estudiante de acuerdo con el proyecto</w:t>
      </w:r>
    </w:p>
    <w:p w14:paraId="7B17DF8B" w14:textId="77777777" w:rsidR="007C2CCA" w:rsidRDefault="007C2CCA" w:rsidP="007C2CCA">
      <w:pPr>
        <w:pStyle w:val="Sinespaciado"/>
      </w:pPr>
    </w:p>
    <w:p w14:paraId="5DE7DD3E" w14:textId="77777777" w:rsidR="007C2CCA" w:rsidRDefault="007C2CCA" w:rsidP="007C2CCA">
      <w:pPr>
        <w:pStyle w:val="Sinespaciado"/>
      </w:pPr>
    </w:p>
    <w:p w14:paraId="231F7635" w14:textId="77777777" w:rsidR="007C2CCA" w:rsidRDefault="007C2CCA" w:rsidP="007C2CCA">
      <w:r>
        <w:t>Casos de prueba:</w:t>
      </w:r>
    </w:p>
    <w:p w14:paraId="09068B33" w14:textId="77777777" w:rsidR="007C2CCA" w:rsidRDefault="007C2CCA" w:rsidP="007C2CCA"/>
    <w:p w14:paraId="5B16E2FE" w14:textId="77777777" w:rsidR="007C2CCA" w:rsidRDefault="007C2CCA" w:rsidP="007C2CCA">
      <w:pPr>
        <w:pStyle w:val="Prrafodelista"/>
        <w:numPr>
          <w:ilvl w:val="0"/>
          <w:numId w:val="41"/>
        </w:numPr>
      </w:pPr>
      <w:r>
        <w:t>Verificar la existencia de la opción de sucursal en el menú desplegable</w:t>
      </w:r>
    </w:p>
    <w:p w14:paraId="180EFE59" w14:textId="77777777" w:rsidR="007C2CCA" w:rsidRDefault="007C2CCA" w:rsidP="007C2CCA"/>
    <w:p w14:paraId="1240482B" w14:textId="77777777" w:rsidR="007C2CCA" w:rsidRDefault="007C2CCA" w:rsidP="007C2CCA">
      <w:pPr>
        <w:pStyle w:val="Prrafodelista"/>
        <w:numPr>
          <w:ilvl w:val="0"/>
          <w:numId w:val="41"/>
        </w:numPr>
      </w:pPr>
      <w:r>
        <w:t>Verificar la redirección a la interfaz de “Sucursal”.</w:t>
      </w:r>
    </w:p>
    <w:p w14:paraId="471D5710" w14:textId="77777777" w:rsidR="007C2CCA" w:rsidRDefault="007C2CCA" w:rsidP="007C2CCA">
      <w:pPr>
        <w:ind w:firstLine="0"/>
      </w:pPr>
    </w:p>
    <w:p w14:paraId="4BA1D88E" w14:textId="77777777" w:rsidR="007C2CCA" w:rsidRDefault="007C2CCA" w:rsidP="007C2CCA">
      <w:pPr>
        <w:pStyle w:val="Prrafodelista"/>
        <w:numPr>
          <w:ilvl w:val="0"/>
          <w:numId w:val="41"/>
        </w:numPr>
      </w:pPr>
      <w:r>
        <w:t>Verificar la correcta carga de la interfaz del sistema de visualización de las sucursales</w:t>
      </w:r>
    </w:p>
    <w:p w14:paraId="1AFD8DF7" w14:textId="77777777" w:rsidR="007C2CCA" w:rsidRDefault="007C2CCA" w:rsidP="007C2CCA"/>
    <w:p w14:paraId="0C3BF00F" w14:textId="77777777" w:rsidR="007C2CCA" w:rsidRDefault="007C2CCA" w:rsidP="007C2CCA">
      <w:r>
        <w:t>Resultados Esperados:</w:t>
      </w:r>
    </w:p>
    <w:p w14:paraId="7275332F" w14:textId="77777777" w:rsidR="007C2CCA" w:rsidRDefault="007C2CCA" w:rsidP="007C2CCA"/>
    <w:p w14:paraId="153973B5" w14:textId="77777777" w:rsidR="007C2CCA" w:rsidRDefault="007C2CCA" w:rsidP="007C2CCA">
      <w:pPr>
        <w:pStyle w:val="Prrafodelista"/>
        <w:numPr>
          <w:ilvl w:val="0"/>
          <w:numId w:val="42"/>
        </w:numPr>
      </w:pPr>
      <w:r>
        <w:t>El enlace o pestaña “Sucursal” para acceder a la interfaz es visible en el menú desplegable para usuarios.</w:t>
      </w:r>
    </w:p>
    <w:p w14:paraId="5818B44E" w14:textId="77777777" w:rsidR="007C2CCA" w:rsidRDefault="007C2CCA" w:rsidP="007C2CCA"/>
    <w:p w14:paraId="46C9EE1A" w14:textId="77777777" w:rsidR="007C2CCA" w:rsidRDefault="007C2CCA" w:rsidP="007C2CCA">
      <w:pPr>
        <w:pStyle w:val="Prrafodelista"/>
        <w:numPr>
          <w:ilvl w:val="0"/>
          <w:numId w:val="42"/>
        </w:numPr>
      </w:pPr>
      <w:r>
        <w:t>Al hacer clic en el enlace “Sucursal”, el sistema redirige correctamente a la interfaz del sistema con las Sucursales de la empresa.</w:t>
      </w:r>
    </w:p>
    <w:p w14:paraId="4BC02626" w14:textId="77777777" w:rsidR="007C2CCA" w:rsidRDefault="007C2CCA" w:rsidP="007C2CCA">
      <w:pPr>
        <w:ind w:firstLine="0"/>
      </w:pPr>
    </w:p>
    <w:p w14:paraId="25845D51" w14:textId="77777777" w:rsidR="007C2CCA" w:rsidRDefault="007C2CCA" w:rsidP="007C2CCA">
      <w:pPr>
        <w:pStyle w:val="Prrafodelista"/>
        <w:numPr>
          <w:ilvl w:val="0"/>
          <w:numId w:val="42"/>
        </w:numPr>
      </w:pPr>
      <w:r>
        <w:t>La interfaz del sistema de Sucursal carga correctamente, mostrando las distintas sucursales pertenecientes a la empresa.</w:t>
      </w:r>
    </w:p>
    <w:p w14:paraId="61FCBA46" w14:textId="77777777" w:rsidR="007C2CCA" w:rsidRDefault="007C2CCA" w:rsidP="007C2CCA">
      <w:pPr>
        <w:pStyle w:val="Prrafodelista"/>
        <w:ind w:left="1440" w:firstLine="0"/>
      </w:pPr>
    </w:p>
    <w:p w14:paraId="37830511" w14:textId="77777777" w:rsidR="007C2CCA" w:rsidRDefault="007C2CCA" w:rsidP="007C2CCA">
      <w:r>
        <w:t>Resultados obtenidos</w:t>
      </w:r>
    </w:p>
    <w:p w14:paraId="38663DC2" w14:textId="77777777" w:rsidR="007C2CCA" w:rsidRDefault="007C2CCA" w:rsidP="007C2CCA"/>
    <w:p w14:paraId="455C1A7C" w14:textId="77777777" w:rsidR="007C2CCA" w:rsidRDefault="007C2CCA" w:rsidP="007C2CCA">
      <w:pPr>
        <w:pStyle w:val="Prrafodelista"/>
        <w:numPr>
          <w:ilvl w:val="0"/>
          <w:numId w:val="43"/>
        </w:numPr>
      </w:pPr>
      <w:r>
        <w:t>El enlace es visible en el menú desplegable para usuarios con los permisos adecuados.</w:t>
      </w:r>
    </w:p>
    <w:p w14:paraId="7970ED2C" w14:textId="77777777" w:rsidR="007C2CCA" w:rsidRDefault="007C2CCA" w:rsidP="007C2CCA"/>
    <w:p w14:paraId="7C47A0ED" w14:textId="77777777" w:rsidR="007C2CCA" w:rsidRDefault="007C2CCA" w:rsidP="007C2CCA">
      <w:pPr>
        <w:pStyle w:val="Prrafodelista"/>
        <w:numPr>
          <w:ilvl w:val="0"/>
          <w:numId w:val="43"/>
        </w:numPr>
      </w:pPr>
      <w:r>
        <w:t>El sistema redirige correctamente a la interfaz de las Sucursal tras hacer clic en el enlace “Sucursales”.</w:t>
      </w:r>
    </w:p>
    <w:p w14:paraId="62F58C52" w14:textId="77777777" w:rsidR="007C2CCA" w:rsidRDefault="007C2CCA" w:rsidP="007C2CCA"/>
    <w:p w14:paraId="0115191C" w14:textId="77777777" w:rsidR="007C2CCA" w:rsidRDefault="007C2CCA" w:rsidP="007C2CCA">
      <w:pPr>
        <w:pStyle w:val="Prrafodelista"/>
        <w:numPr>
          <w:ilvl w:val="0"/>
          <w:numId w:val="43"/>
        </w:numPr>
      </w:pPr>
      <w:r>
        <w:t>La interfaz tras el redireccionamiento se muestra completamente y carga el listado de las Sucursal.</w:t>
      </w:r>
    </w:p>
    <w:p w14:paraId="2170E931" w14:textId="77777777" w:rsidR="007C2CCA" w:rsidRDefault="007C2CCA" w:rsidP="007C2CCA">
      <w:pPr>
        <w:pStyle w:val="Prrafodelista"/>
      </w:pPr>
    </w:p>
    <w:p w14:paraId="03AEC21D" w14:textId="582B9EDF" w:rsidR="007C2CCA" w:rsidRDefault="007C2CCA" w:rsidP="007C2CCA">
      <w:r w:rsidRPr="00AF0C9D">
        <w:t xml:space="preserve">La Figura </w:t>
      </w:r>
      <w:r>
        <w:t>7</w:t>
      </w:r>
      <w:r w:rsidRPr="00AF0C9D">
        <w:t>.</w:t>
      </w:r>
      <w:r w:rsidR="008C28A7">
        <w:t>17</w:t>
      </w:r>
      <w:r w:rsidRPr="00AF0C9D">
        <w:t xml:space="preserve"> ilustra los resultados obtenidos durante la ejecución de los casos de prueba propuestos para la funcionalidad de "Sucursal", correspondiente al Caso de Uso N°1.16.</w:t>
      </w:r>
    </w:p>
    <w:p w14:paraId="6259922F" w14:textId="77777777" w:rsidR="007C2CCA" w:rsidRPr="00AF0C9D" w:rsidRDefault="007C2CCA" w:rsidP="007C2CCA"/>
    <w:p w14:paraId="214A0DC0" w14:textId="77777777" w:rsidR="007C2CCA" w:rsidRPr="00AF0C9D" w:rsidRDefault="007C2CCA" w:rsidP="007C2CCA">
      <w:r w:rsidRPr="00AF0C9D">
        <w:t>En la interfaz de usuario, se observa la correcta visualización y disponibilidad del enlace "Sucursal" dentro del menú desplegable, cumpliendo con la expectativa para usuarios con los permisos adecuados. Tras la interacción con este enlace, se verificó una redirección exitosa a la interfaz de sucursales. Finalmente, la interfaz de destino cargó completamente y sin errores, presentando un listado íntegro de las sucursales registradas. Esto confirma la correcta implementación y el funcionamiento esperado de la funcionalidad de visualización de sucursales.</w:t>
      </w:r>
    </w:p>
    <w:p w14:paraId="30FE3380" w14:textId="77777777" w:rsidR="007C2CCA" w:rsidRDefault="007C2CCA" w:rsidP="007C2CCA"/>
    <w:p w14:paraId="230A8A8C" w14:textId="76B65174" w:rsidR="007C2CCA" w:rsidRDefault="007C2CCA" w:rsidP="007C2CCA">
      <w:pPr>
        <w:pStyle w:val="Descripcin"/>
        <w:keepNext/>
      </w:pPr>
      <w:bookmarkStart w:id="1331" w:name="_Toc200854228"/>
      <w:bookmarkStart w:id="1332" w:name="_Toc201172447"/>
      <w:bookmarkStart w:id="1333" w:name="_Toc201199634"/>
      <w:bookmarkStart w:id="1334" w:name="_Toc201199723"/>
      <w:bookmarkStart w:id="1335" w:name="_Toc213787003"/>
      <w:bookmarkStart w:id="1336" w:name="_Toc213787417"/>
      <w:r>
        <w:t xml:space="preserve">Figura </w:t>
      </w:r>
      <w:fldSimple w:instr=" STYLEREF 1 \s ">
        <w:r w:rsidR="008F7228">
          <w:rPr>
            <w:noProof/>
          </w:rPr>
          <w:t>7</w:t>
        </w:r>
      </w:fldSimple>
      <w:r w:rsidR="008F7228">
        <w:t>.</w:t>
      </w:r>
      <w:fldSimple w:instr=" SEQ Figura \* ARABIC \s 1 ">
        <w:r w:rsidR="008F7228">
          <w:rPr>
            <w:noProof/>
          </w:rPr>
          <w:t>17</w:t>
        </w:r>
      </w:fldSimple>
      <w:r>
        <w:t xml:space="preserve"> “Captura de pantalla de prueba 1-2-3 caso de uso N°1.16</w:t>
      </w:r>
      <w:bookmarkEnd w:id="1331"/>
      <w:bookmarkEnd w:id="1332"/>
      <w:bookmarkEnd w:id="1333"/>
      <w:bookmarkEnd w:id="1334"/>
      <w:bookmarkEnd w:id="1335"/>
      <w:bookmarkEnd w:id="1336"/>
    </w:p>
    <w:p w14:paraId="6671D68D" w14:textId="77777777" w:rsidR="007C2CCA" w:rsidRDefault="007C2CCA" w:rsidP="007C2CCA">
      <w:pPr>
        <w:ind w:firstLine="0"/>
      </w:pPr>
      <w:r>
        <w:rPr>
          <w:noProof/>
        </w:rPr>
        <mc:AlternateContent>
          <mc:Choice Requires="wpg">
            <w:drawing>
              <wp:inline distT="0" distB="0" distL="0" distR="0" wp14:anchorId="79F7D288" wp14:editId="3354ADDC">
                <wp:extent cx="5628290" cy="3090041"/>
                <wp:effectExtent l="0" t="0" r="0" b="0"/>
                <wp:docPr id="1089922556" name="Grupo 1"/>
                <wp:cNvGraphicFramePr/>
                <a:graphic xmlns:a="http://schemas.openxmlformats.org/drawingml/2006/main">
                  <a:graphicData uri="http://schemas.microsoft.com/office/word/2010/wordprocessingGroup">
                    <wpg:wgp>
                      <wpg:cNvGrpSpPr/>
                      <wpg:grpSpPr>
                        <a:xfrm>
                          <a:off x="0" y="0"/>
                          <a:ext cx="5628290" cy="3090041"/>
                          <a:chOff x="0" y="0"/>
                          <a:chExt cx="5981065" cy="3314700"/>
                        </a:xfrm>
                      </wpg:grpSpPr>
                      <pic:pic xmlns:pic="http://schemas.openxmlformats.org/drawingml/2006/picture">
                        <pic:nvPicPr>
                          <pic:cNvPr id="1974106700" name="Imagen 1974106700"/>
                          <pic:cNvPicPr>
                            <a:picLocks noChangeAspect="1"/>
                          </pic:cNvPicPr>
                        </pic:nvPicPr>
                        <pic:blipFill>
                          <a:blip r:embed="rId180"/>
                          <a:stretch>
                            <a:fillRect/>
                          </a:stretch>
                        </pic:blipFill>
                        <pic:spPr>
                          <a:xfrm>
                            <a:off x="0" y="0"/>
                            <a:ext cx="5981065" cy="3314700"/>
                          </a:xfrm>
                          <a:prstGeom prst="rect">
                            <a:avLst/>
                          </a:prstGeom>
                        </pic:spPr>
                      </pic:pic>
                      <wps:wsp>
                        <wps:cNvPr id="1184924622" name="Rectángulo 1184924622"/>
                        <wps:cNvSpPr/>
                        <wps:spPr>
                          <a:xfrm>
                            <a:off x="33452" y="1504219"/>
                            <a:ext cx="406977" cy="14720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57646826" name="Rectángulo 1757646826"/>
                        <wps:cNvSpPr/>
                        <wps:spPr>
                          <a:xfrm>
                            <a:off x="1124498" y="932719"/>
                            <a:ext cx="2407227" cy="3203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58681952" name="Rectángulo 258681952"/>
                        <wps:cNvSpPr/>
                        <wps:spPr>
                          <a:xfrm>
                            <a:off x="497703" y="129268"/>
                            <a:ext cx="664029" cy="870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AC44DE1" id="Grupo 1" o:spid="_x0000_s1026" style="width:443.15pt;height:243.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">
                <v:shape id="Imagen 197410670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">
                  <v:imagedata r:id="rId181" o:title=""/>
                </v:shape>
                <v:rect id="Rectángulo 1184924622" o:spid="_x0000_s1028" style="position:absolute;left:334;top:15042;width:4070;height:1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" filled="f" strokecolor="red" strokeweight="1pt"/>
                <v:rect id="Rectángulo 1757646826" o:spid="_x0000_s1029" style="position:absolute;left:11244;top:9327;width:24073;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" filled="f" strokecolor="red" strokeweight="1pt"/>
                <v:rect id="Rectángulo 258681952" o:spid="_x0000_s1030" style="position:absolute;left:4977;top:1292;width:6640;height: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" filled="f" strokecolor="red" strokeweight="1pt"/>
                <w10:anchorlock/>
              </v:group>
            </w:pict>
          </mc:Fallback>
        </mc:AlternateContent>
      </w:r>
    </w:p>
    <w:p w14:paraId="3840DA2E" w14:textId="77777777" w:rsidR="007C2CCA" w:rsidRDefault="007C2CCA" w:rsidP="007C2CCA">
      <w:r>
        <w:t>Fuente: Captura realizada al sistema web EugCOM</w:t>
      </w:r>
    </w:p>
    <w:p w14:paraId="08E4B2C9" w14:textId="77777777" w:rsidR="007C2CCA" w:rsidRPr="00E539E7" w:rsidRDefault="007C2CCA" w:rsidP="00F46474"/>
    <w:p w14:paraId="27B368EC" w14:textId="77777777" w:rsidR="00F46474" w:rsidRDefault="00F46474" w:rsidP="00F46474">
      <w:pPr>
        <w:pStyle w:val="Ttulo2"/>
      </w:pPr>
      <w:bookmarkStart w:id="1337" w:name="_Toc213787159"/>
      <w:r>
        <w:t>Prueba Unitaria CU N°1.17</w:t>
      </w:r>
      <w:bookmarkEnd w:id="1337"/>
    </w:p>
    <w:p w14:paraId="28CCDB16" w14:textId="77777777" w:rsidR="00F46474" w:rsidRDefault="00F46474" w:rsidP="00F46474"/>
    <w:p w14:paraId="55FD9B0E" w14:textId="6A110113" w:rsidR="00F46474" w:rsidRPr="006C0843" w:rsidRDefault="00F46474" w:rsidP="00F46474">
      <w:r w:rsidRPr="006C0843">
        <w:t xml:space="preserve">En la </w:t>
      </w:r>
      <w:r w:rsidRPr="006C0843">
        <w:rPr>
          <w:i/>
        </w:rPr>
        <w:t xml:space="preserve">Tabla </w:t>
      </w:r>
      <w:r>
        <w:rPr>
          <w:i/>
        </w:rPr>
        <w:t>7.1</w:t>
      </w:r>
      <w:r w:rsidR="008C28A7">
        <w:rPr>
          <w:i/>
        </w:rPr>
        <w:t>8</w:t>
      </w:r>
      <w:r>
        <w:rPr>
          <w:i/>
        </w:rPr>
        <w:t xml:space="preserve"> se</w:t>
      </w:r>
      <w:r w:rsidRPr="006C0843">
        <w:t xml:space="preserve"> puede visualizar el Caso de uso N°1.17, este caso de uso es simplemente para crear las características de las sucursales, mediante un formulario.</w:t>
      </w:r>
    </w:p>
    <w:p w14:paraId="7D324D89" w14:textId="77777777" w:rsidR="00F46474" w:rsidRPr="006C0843" w:rsidRDefault="00F46474" w:rsidP="00F46474">
      <w:pPr>
        <w:spacing w:line="278" w:lineRule="auto"/>
        <w:ind w:firstLine="0"/>
        <w:jc w:val="left"/>
      </w:pPr>
    </w:p>
    <w:p w14:paraId="0DD57EBA" w14:textId="42EB0774" w:rsidR="00F46474" w:rsidRPr="006C0843" w:rsidRDefault="00F46474" w:rsidP="00F46474">
      <w:pPr>
        <w:pStyle w:val="Descripcin"/>
      </w:pPr>
      <w:bookmarkStart w:id="1338" w:name="_Toc209985095"/>
      <w:bookmarkStart w:id="1339" w:name="_Toc210409361"/>
      <w:bookmarkStart w:id="1340" w:name="_Toc210410141"/>
      <w:bookmarkStart w:id="1341" w:name="_Toc213787004"/>
      <w:bookmarkStart w:id="1342" w:name="_Toc213787418"/>
      <w:r>
        <w:t xml:space="preserve">Tabla </w:t>
      </w:r>
      <w:fldSimple w:instr=" STYLEREF 1 \s ">
        <w:r w:rsidR="008F7228">
          <w:rPr>
            <w:noProof/>
          </w:rPr>
          <w:t>7</w:t>
        </w:r>
      </w:fldSimple>
      <w:r w:rsidR="008F7228">
        <w:t>.</w:t>
      </w:r>
      <w:fldSimple w:instr=" SEQ Tabla \* ARABIC \s 1 ">
        <w:r w:rsidR="008F7228">
          <w:rPr>
            <w:noProof/>
          </w:rPr>
          <w:t>18</w:t>
        </w:r>
      </w:fldSimple>
      <w:r>
        <w:t xml:space="preserve"> </w:t>
      </w:r>
      <w:r w:rsidRPr="006C0843">
        <w:t>Caso de uso N °1.17, Creando una sucursal</w:t>
      </w:r>
      <w:bookmarkEnd w:id="1338"/>
      <w:bookmarkEnd w:id="1339"/>
      <w:bookmarkEnd w:id="1340"/>
      <w:bookmarkEnd w:id="1341"/>
      <w:bookmarkEnd w:id="1342"/>
    </w:p>
    <w:p w14:paraId="526B6615" w14:textId="77777777" w:rsidR="00F46474" w:rsidRPr="006C0843" w:rsidRDefault="00F46474" w:rsidP="00F46474">
      <w:pPr>
        <w:pStyle w:val="Sinespaciado"/>
      </w:pPr>
      <w:r w:rsidRPr="006C0843">
        <w:rPr>
          <w:noProof/>
        </w:rPr>
        <w:drawing>
          <wp:inline distT="0" distB="0" distL="0" distR="0" wp14:anchorId="53277F70" wp14:editId="2D50BF16">
            <wp:extent cx="4855780" cy="3724969"/>
            <wp:effectExtent l="0" t="0" r="2540" b="8890"/>
            <wp:docPr id="1829531662"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62470" cy="3730101"/>
                    </a:xfrm>
                    <a:prstGeom prst="rect">
                      <a:avLst/>
                    </a:prstGeom>
                    <a:noFill/>
                    <a:ln>
                      <a:noFill/>
                    </a:ln>
                  </pic:spPr>
                </pic:pic>
              </a:graphicData>
            </a:graphic>
          </wp:inline>
        </w:drawing>
      </w:r>
    </w:p>
    <w:p w14:paraId="7D381C86" w14:textId="77777777" w:rsidR="00F46474" w:rsidRPr="006C0843" w:rsidRDefault="00F46474" w:rsidP="00F46474">
      <w:pPr>
        <w:spacing w:line="278" w:lineRule="auto"/>
        <w:ind w:firstLine="0"/>
        <w:jc w:val="left"/>
      </w:pPr>
    </w:p>
    <w:p w14:paraId="6CAB4C45" w14:textId="77777777" w:rsidR="00F46474" w:rsidRDefault="00F46474" w:rsidP="00F46474">
      <w:r w:rsidRPr="006C0843">
        <w:t>Fuente: Elaborado por el estudiante de acuerdo con el proyecto</w:t>
      </w:r>
    </w:p>
    <w:p w14:paraId="0299DC32" w14:textId="77777777" w:rsidR="00F46474" w:rsidRDefault="00F46474" w:rsidP="00F46474"/>
    <w:p w14:paraId="63A117A5" w14:textId="77777777" w:rsidR="00F46474" w:rsidRDefault="00F46474" w:rsidP="00F46474">
      <w:r w:rsidRPr="008C5944">
        <w:t>Casos de prueba:</w:t>
      </w:r>
    </w:p>
    <w:p w14:paraId="3614F899" w14:textId="77777777" w:rsidR="00F46474" w:rsidRDefault="00F46474" w:rsidP="00F46474"/>
    <w:p w14:paraId="5D91E663" w14:textId="77777777" w:rsidR="00F46474" w:rsidRPr="005B4DA7" w:rsidRDefault="00F46474" w:rsidP="00F46474">
      <w:pPr>
        <w:pStyle w:val="Prrafodelista"/>
        <w:numPr>
          <w:ilvl w:val="0"/>
          <w:numId w:val="362"/>
        </w:numPr>
        <w:rPr>
          <w:lang w:val="es-419"/>
        </w:rPr>
      </w:pPr>
      <w:r w:rsidRPr="005B4DA7">
        <w:rPr>
          <w:lang w:val="es-419"/>
        </w:rPr>
        <w:t xml:space="preserve">Verificar la existencia del formulario de </w:t>
      </w:r>
      <w:r>
        <w:rPr>
          <w:lang w:val="es-419"/>
        </w:rPr>
        <w:t>sucursal</w:t>
      </w:r>
      <w:r w:rsidRPr="005B4DA7">
        <w:rPr>
          <w:lang w:val="es-419"/>
        </w:rPr>
        <w:t xml:space="preserve"> </w:t>
      </w:r>
    </w:p>
    <w:p w14:paraId="414057E1" w14:textId="77777777" w:rsidR="00F46474" w:rsidRPr="003207E6" w:rsidRDefault="00F46474" w:rsidP="00F46474">
      <w:pPr>
        <w:rPr>
          <w:lang w:val="es-419"/>
        </w:rPr>
      </w:pPr>
    </w:p>
    <w:p w14:paraId="5C782C80" w14:textId="77777777" w:rsidR="00F46474" w:rsidRPr="005B4DA7" w:rsidRDefault="00F46474" w:rsidP="00F46474">
      <w:pPr>
        <w:pStyle w:val="Prrafodelista"/>
        <w:numPr>
          <w:ilvl w:val="0"/>
          <w:numId w:val="362"/>
        </w:numPr>
        <w:rPr>
          <w:lang w:val="es-419"/>
        </w:rPr>
      </w:pPr>
      <w:r w:rsidRPr="005B4DA7">
        <w:rPr>
          <w:lang w:val="es-419"/>
        </w:rPr>
        <w:t xml:space="preserve">Verificar el ingreso de datos por parte del usuario en el formulario de " </w:t>
      </w:r>
      <w:r>
        <w:rPr>
          <w:lang w:val="es-419"/>
        </w:rPr>
        <w:t>sucursal</w:t>
      </w:r>
      <w:r w:rsidRPr="005B4DA7">
        <w:rPr>
          <w:lang w:val="es-419"/>
        </w:rPr>
        <w:t xml:space="preserve"> ".</w:t>
      </w:r>
    </w:p>
    <w:p w14:paraId="09501B92" w14:textId="77777777" w:rsidR="00F46474" w:rsidRPr="003207E6" w:rsidRDefault="00F46474" w:rsidP="00F46474">
      <w:pPr>
        <w:ind w:firstLine="0"/>
        <w:rPr>
          <w:lang w:val="es-419"/>
        </w:rPr>
      </w:pPr>
    </w:p>
    <w:p w14:paraId="613E672F" w14:textId="77777777" w:rsidR="00F46474" w:rsidRPr="005B4DA7" w:rsidRDefault="00F46474" w:rsidP="00F46474">
      <w:pPr>
        <w:pStyle w:val="Prrafodelista"/>
        <w:numPr>
          <w:ilvl w:val="0"/>
          <w:numId w:val="362"/>
        </w:numPr>
        <w:rPr>
          <w:lang w:val="es-419"/>
        </w:rPr>
      </w:pPr>
      <w:r w:rsidRPr="005B4DA7">
        <w:rPr>
          <w:lang w:val="es-419"/>
        </w:rPr>
        <w:t xml:space="preserve">Verificar el registro ingresado en la interfaz del sistema de gestión de </w:t>
      </w:r>
      <w:r>
        <w:rPr>
          <w:lang w:val="es-419"/>
        </w:rPr>
        <w:t>sucursal</w:t>
      </w:r>
    </w:p>
    <w:p w14:paraId="32096A4A" w14:textId="77777777" w:rsidR="00F46474" w:rsidRPr="00314CE1" w:rsidRDefault="00F46474" w:rsidP="00F46474">
      <w:pPr>
        <w:ind w:firstLine="0"/>
        <w:rPr>
          <w:lang w:val="es-419"/>
        </w:rPr>
      </w:pPr>
    </w:p>
    <w:p w14:paraId="2E3F6829" w14:textId="77777777" w:rsidR="00F46474" w:rsidRDefault="00F46474" w:rsidP="00F46474">
      <w:pPr>
        <w:ind w:left="720" w:firstLine="0"/>
      </w:pPr>
      <w:r w:rsidRPr="008C5944">
        <w:t>Resultados Esperados:</w:t>
      </w:r>
    </w:p>
    <w:p w14:paraId="518BA71D" w14:textId="77777777" w:rsidR="00F46474" w:rsidRDefault="00F46474" w:rsidP="00F46474">
      <w:pPr>
        <w:ind w:left="720" w:firstLine="0"/>
      </w:pPr>
    </w:p>
    <w:p w14:paraId="7596E28B" w14:textId="77777777" w:rsidR="00F46474" w:rsidRPr="005B4DA7" w:rsidRDefault="00F46474" w:rsidP="00F46474">
      <w:pPr>
        <w:pStyle w:val="Prrafodelista"/>
        <w:numPr>
          <w:ilvl w:val="0"/>
          <w:numId w:val="363"/>
        </w:numPr>
        <w:rPr>
          <w:lang w:val="es-419"/>
        </w:rPr>
      </w:pPr>
      <w:r w:rsidRPr="005B4DA7">
        <w:rPr>
          <w:lang w:val="es-419"/>
        </w:rPr>
        <w:t xml:space="preserve">En la pestaña " </w:t>
      </w:r>
      <w:r>
        <w:rPr>
          <w:lang w:val="es-419"/>
        </w:rPr>
        <w:t>sucursal</w:t>
      </w:r>
      <w:r w:rsidRPr="005B4DA7">
        <w:rPr>
          <w:lang w:val="es-419"/>
        </w:rPr>
        <w:t xml:space="preserve"> " se visualiza correctamente el formulario para la creación de este.</w:t>
      </w:r>
    </w:p>
    <w:p w14:paraId="387DD4A0" w14:textId="77777777" w:rsidR="00F46474" w:rsidRPr="00A35524" w:rsidRDefault="00F46474" w:rsidP="00F46474">
      <w:pPr>
        <w:rPr>
          <w:lang w:val="es-419"/>
        </w:rPr>
      </w:pPr>
    </w:p>
    <w:p w14:paraId="4E52C7C7" w14:textId="77777777" w:rsidR="00F46474" w:rsidRPr="005B4DA7" w:rsidRDefault="00F46474" w:rsidP="00F46474">
      <w:pPr>
        <w:pStyle w:val="Prrafodelista"/>
        <w:numPr>
          <w:ilvl w:val="0"/>
          <w:numId w:val="363"/>
        </w:numPr>
        <w:rPr>
          <w:lang w:val="es-419"/>
        </w:rPr>
      </w:pPr>
      <w:r w:rsidRPr="005B4DA7">
        <w:rPr>
          <w:lang w:val="es-419"/>
        </w:rPr>
        <w:t xml:space="preserve">Se permite ingresar información en los campos del formulario de </w:t>
      </w:r>
      <w:r>
        <w:rPr>
          <w:lang w:val="es-419"/>
        </w:rPr>
        <w:t>sucursal</w:t>
      </w:r>
      <w:r w:rsidRPr="005B4DA7">
        <w:rPr>
          <w:lang w:val="es-419"/>
        </w:rPr>
        <w:t>, reflejando en pantalla la información ingresada.</w:t>
      </w:r>
    </w:p>
    <w:p w14:paraId="58C70C56" w14:textId="77777777" w:rsidR="00F46474" w:rsidRPr="00A35524" w:rsidRDefault="00F46474" w:rsidP="00F46474">
      <w:pPr>
        <w:ind w:firstLine="0"/>
        <w:rPr>
          <w:lang w:val="es-419"/>
        </w:rPr>
      </w:pPr>
    </w:p>
    <w:p w14:paraId="6731206C" w14:textId="77777777" w:rsidR="00F46474" w:rsidRPr="005B4DA7" w:rsidRDefault="00F46474" w:rsidP="00F46474">
      <w:pPr>
        <w:pStyle w:val="Prrafodelista"/>
        <w:numPr>
          <w:ilvl w:val="0"/>
          <w:numId w:val="363"/>
        </w:numPr>
        <w:rPr>
          <w:lang w:val="es-419"/>
        </w:rPr>
      </w:pPr>
      <w:r w:rsidRPr="005B4DA7">
        <w:rPr>
          <w:lang w:val="es-419"/>
        </w:rPr>
        <w:t xml:space="preserve">La interfaz del sistema de </w:t>
      </w:r>
      <w:r>
        <w:rPr>
          <w:lang w:val="es-419"/>
        </w:rPr>
        <w:t>sucursal</w:t>
      </w:r>
      <w:r w:rsidRPr="005B4DA7">
        <w:rPr>
          <w:lang w:val="es-419"/>
        </w:rPr>
        <w:t xml:space="preserve"> registra correctamente la nueva creación de una nueva sucursal, reflejándolo en la misma interfaz.</w:t>
      </w:r>
    </w:p>
    <w:p w14:paraId="62B5BFA0" w14:textId="77777777" w:rsidR="00F46474" w:rsidRPr="008C5944" w:rsidRDefault="00F46474" w:rsidP="00F46474">
      <w:pPr>
        <w:ind w:firstLine="0"/>
      </w:pPr>
    </w:p>
    <w:p w14:paraId="718548A5" w14:textId="77777777" w:rsidR="00F46474" w:rsidRDefault="00F46474" w:rsidP="00F46474">
      <w:pPr>
        <w:ind w:left="720" w:firstLine="0"/>
      </w:pPr>
      <w:r w:rsidRPr="008C5944">
        <w:t>Resultados obtenidos</w:t>
      </w:r>
      <w:r>
        <w:t>:</w:t>
      </w:r>
    </w:p>
    <w:p w14:paraId="2140D4E2" w14:textId="77777777" w:rsidR="00F46474" w:rsidRDefault="00F46474" w:rsidP="00F46474">
      <w:pPr>
        <w:rPr>
          <w:lang w:val="es-419"/>
        </w:rPr>
      </w:pPr>
    </w:p>
    <w:p w14:paraId="4F33AE27" w14:textId="77777777" w:rsidR="00F46474" w:rsidRPr="005B4DA7" w:rsidRDefault="00F46474" w:rsidP="00F46474">
      <w:pPr>
        <w:pStyle w:val="Prrafodelista"/>
        <w:numPr>
          <w:ilvl w:val="0"/>
          <w:numId w:val="364"/>
        </w:numPr>
        <w:rPr>
          <w:lang w:val="es-419"/>
        </w:rPr>
      </w:pPr>
      <w:r w:rsidRPr="005B4DA7">
        <w:rPr>
          <w:lang w:val="es-419"/>
        </w:rPr>
        <w:t xml:space="preserve">En la pestaña de </w:t>
      </w:r>
      <w:r>
        <w:rPr>
          <w:lang w:val="es-419"/>
        </w:rPr>
        <w:t>sucursal</w:t>
      </w:r>
      <w:r w:rsidRPr="005B4DA7">
        <w:rPr>
          <w:lang w:val="es-419"/>
        </w:rPr>
        <w:t xml:space="preserve"> se visualiza correctamente el formulario.</w:t>
      </w:r>
    </w:p>
    <w:p w14:paraId="0CACF606" w14:textId="77777777" w:rsidR="00F46474" w:rsidRPr="00A35524" w:rsidRDefault="00F46474" w:rsidP="00F46474">
      <w:pPr>
        <w:ind w:firstLine="0"/>
        <w:rPr>
          <w:lang w:val="es-419"/>
        </w:rPr>
      </w:pPr>
    </w:p>
    <w:p w14:paraId="6266EE36" w14:textId="77777777" w:rsidR="00F46474" w:rsidRPr="005B4DA7" w:rsidRDefault="00F46474" w:rsidP="00F46474">
      <w:pPr>
        <w:pStyle w:val="Prrafodelista"/>
        <w:numPr>
          <w:ilvl w:val="0"/>
          <w:numId w:val="364"/>
        </w:numPr>
        <w:rPr>
          <w:lang w:val="es-419"/>
        </w:rPr>
      </w:pPr>
      <w:r w:rsidRPr="005B4DA7">
        <w:rPr>
          <w:lang w:val="es-419"/>
        </w:rPr>
        <w:t xml:space="preserve">El sistema permite ingresar información en los campos del formulario de </w:t>
      </w:r>
      <w:r>
        <w:rPr>
          <w:lang w:val="es-419"/>
        </w:rPr>
        <w:t>sucursal</w:t>
      </w:r>
      <w:r w:rsidRPr="005B4DA7">
        <w:rPr>
          <w:lang w:val="es-419"/>
        </w:rPr>
        <w:t>, reflejándolo en pantalla correctamente</w:t>
      </w:r>
    </w:p>
    <w:p w14:paraId="21CD8A00" w14:textId="77777777" w:rsidR="00F46474" w:rsidRPr="00A35524" w:rsidRDefault="00F46474" w:rsidP="00F46474">
      <w:pPr>
        <w:ind w:firstLine="0"/>
        <w:rPr>
          <w:lang w:val="es-419"/>
        </w:rPr>
      </w:pPr>
    </w:p>
    <w:p w14:paraId="6533E98E" w14:textId="77777777" w:rsidR="00F46474" w:rsidRDefault="00F46474" w:rsidP="00F46474">
      <w:pPr>
        <w:pStyle w:val="Prrafodelista"/>
        <w:numPr>
          <w:ilvl w:val="0"/>
          <w:numId w:val="364"/>
        </w:numPr>
        <w:rPr>
          <w:lang w:val="es-419"/>
        </w:rPr>
      </w:pPr>
      <w:r w:rsidRPr="005B4DA7">
        <w:rPr>
          <w:lang w:val="es-419"/>
        </w:rPr>
        <w:lastRenderedPageBreak/>
        <w:t>La interfaz tras el registro exitoso de la sucursal se logra visualizar en la interfaz.</w:t>
      </w:r>
    </w:p>
    <w:p w14:paraId="1393D856" w14:textId="77777777" w:rsidR="00F46474" w:rsidRPr="00E539E7" w:rsidRDefault="00F46474" w:rsidP="00F46474">
      <w:pPr>
        <w:pStyle w:val="Prrafodelista"/>
        <w:rPr>
          <w:lang w:val="es-419"/>
        </w:rPr>
      </w:pPr>
    </w:p>
    <w:p w14:paraId="29DF165D" w14:textId="03032A39" w:rsidR="00F46474" w:rsidRPr="00E539E7" w:rsidRDefault="00F46474" w:rsidP="00F46474">
      <w:pPr>
        <w:rPr>
          <w:lang w:val="es-419"/>
        </w:rPr>
      </w:pPr>
      <w:r w:rsidRPr="00E539E7">
        <w:rPr>
          <w:lang w:val="es-419"/>
        </w:rPr>
        <w:t>En la figura 7.1</w:t>
      </w:r>
      <w:r w:rsidR="008C28A7">
        <w:rPr>
          <w:lang w:val="es-419"/>
        </w:rPr>
        <w:t>8</w:t>
      </w:r>
      <w:r w:rsidRPr="00E539E7">
        <w:rPr>
          <w:lang w:val="es-419"/>
        </w:rPr>
        <w:t xml:space="preserve"> </w:t>
      </w:r>
      <w:r w:rsidRPr="00E539E7">
        <w:t>muestra el módulo de Sucursal, donde se registra una nueva sucursal con los datos: Nombre: prueba, Dirección: 1234, Comuna: Santiago, Tipo: Matriz y estado Activo. En la parte superior se observa el formulario de ingreso y la tabla inicial con dos sucursales registradas. Tras hacer clic en Registrar, el sistema confirma el registro exitoso y actualiza la tabla, mostrando ahora tres sucursales: las dos existentes y la nueva “prueba”</w:t>
      </w:r>
    </w:p>
    <w:p w14:paraId="6E69AD52" w14:textId="77777777" w:rsidR="00F46474" w:rsidRPr="00AD5449" w:rsidRDefault="00F46474" w:rsidP="00F46474">
      <w:pPr>
        <w:rPr>
          <w:lang w:val="es-419"/>
        </w:rPr>
      </w:pPr>
    </w:p>
    <w:p w14:paraId="672B2430" w14:textId="5B35C0E2" w:rsidR="00F46474" w:rsidRPr="008C5944" w:rsidRDefault="00F46474" w:rsidP="00F46474">
      <w:pPr>
        <w:pStyle w:val="Descripcin"/>
      </w:pPr>
      <w:bookmarkStart w:id="1343" w:name="_Toc210409362"/>
      <w:bookmarkStart w:id="1344" w:name="_Toc210410142"/>
      <w:bookmarkStart w:id="1345" w:name="_Toc213787005"/>
      <w:bookmarkStart w:id="1346" w:name="_Toc213787419"/>
      <w:r>
        <w:t xml:space="preserve">Figura </w:t>
      </w:r>
      <w:fldSimple w:instr=" STYLEREF 1 \s ">
        <w:r w:rsidR="008F7228">
          <w:rPr>
            <w:noProof/>
          </w:rPr>
          <w:t>7</w:t>
        </w:r>
      </w:fldSimple>
      <w:r w:rsidR="008F7228">
        <w:t>.</w:t>
      </w:r>
      <w:fldSimple w:instr=" SEQ Figura \* ARABIC \s 1 ">
        <w:r w:rsidR="008F7228">
          <w:rPr>
            <w:noProof/>
          </w:rPr>
          <w:t>18</w:t>
        </w:r>
      </w:fldSimple>
      <w:r>
        <w:t xml:space="preserve"> “Captura de pantalla de prueba 1-2-3 caso de uso N°1.17”</w:t>
      </w:r>
      <w:bookmarkEnd w:id="1343"/>
      <w:bookmarkEnd w:id="1344"/>
      <w:bookmarkEnd w:id="1345"/>
      <w:bookmarkEnd w:id="1346"/>
    </w:p>
    <w:p w14:paraId="7D1839F3" w14:textId="77777777" w:rsidR="00F46474" w:rsidRDefault="00F46474" w:rsidP="00F46474"/>
    <w:p w14:paraId="25740A6D" w14:textId="77777777" w:rsidR="00F46474" w:rsidRDefault="00F46474" w:rsidP="00F46474">
      <w:pPr>
        <w:pStyle w:val="Sinespaciado"/>
      </w:pPr>
      <w:r w:rsidRPr="003E29BC">
        <w:rPr>
          <w:noProof/>
        </w:rPr>
        <w:drawing>
          <wp:inline distT="0" distB="0" distL="0" distR="0" wp14:anchorId="0DBF7FD8" wp14:editId="06983493">
            <wp:extent cx="5971540" cy="4798695"/>
            <wp:effectExtent l="0" t="0" r="0" b="1905"/>
            <wp:docPr id="35530140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01402" name="Imagen 1" descr="Captura de pantalla de computadora&#10;&#10;El contenido generado por IA puede ser incorrecto."/>
                    <pic:cNvPicPr/>
                  </pic:nvPicPr>
                  <pic:blipFill>
                    <a:blip r:embed="rId182"/>
                    <a:stretch>
                      <a:fillRect/>
                    </a:stretch>
                  </pic:blipFill>
                  <pic:spPr>
                    <a:xfrm>
                      <a:off x="0" y="0"/>
                      <a:ext cx="5971540" cy="4798695"/>
                    </a:xfrm>
                    <a:prstGeom prst="rect">
                      <a:avLst/>
                    </a:prstGeom>
                  </pic:spPr>
                </pic:pic>
              </a:graphicData>
            </a:graphic>
          </wp:inline>
        </w:drawing>
      </w:r>
    </w:p>
    <w:p w14:paraId="6FC0C7D8" w14:textId="77777777" w:rsidR="00F46474" w:rsidRDefault="00F46474" w:rsidP="00F46474"/>
    <w:p w14:paraId="51BF97EA" w14:textId="77777777" w:rsidR="00F46474" w:rsidRPr="00E539E7" w:rsidRDefault="00F46474" w:rsidP="00F46474">
      <w:r>
        <w:lastRenderedPageBreak/>
        <w:t>Fuente: Captura realizada al sistema web EugCOM</w:t>
      </w:r>
    </w:p>
    <w:p w14:paraId="3E33BBF5" w14:textId="77777777" w:rsidR="00F46474" w:rsidRDefault="00F46474" w:rsidP="00F46474">
      <w:pPr>
        <w:pStyle w:val="Ttulo2"/>
      </w:pPr>
      <w:bookmarkStart w:id="1347" w:name="_Toc213787160"/>
      <w:r>
        <w:t>Prueba Unitaria CU N°1.18</w:t>
      </w:r>
      <w:bookmarkEnd w:id="1347"/>
    </w:p>
    <w:p w14:paraId="61BE7893" w14:textId="77777777" w:rsidR="00F46474" w:rsidRDefault="00F46474" w:rsidP="00F46474">
      <w:r>
        <w:t xml:space="preserve"> </w:t>
      </w:r>
    </w:p>
    <w:p w14:paraId="63247FAF" w14:textId="5DAF6086" w:rsidR="00F46474" w:rsidRDefault="00F46474" w:rsidP="00F46474">
      <w:r w:rsidRPr="00627D3D">
        <w:t xml:space="preserve">En la </w:t>
      </w:r>
      <w:r w:rsidRPr="00627D3D">
        <w:rPr>
          <w:i/>
        </w:rPr>
        <w:t xml:space="preserve">Tabla </w:t>
      </w:r>
      <w:r>
        <w:rPr>
          <w:i/>
        </w:rPr>
        <w:t>7.1</w:t>
      </w:r>
      <w:r w:rsidR="008C28A7">
        <w:rPr>
          <w:i/>
        </w:rPr>
        <w:t>9</w:t>
      </w:r>
      <w:r>
        <w:t xml:space="preserve"> </w:t>
      </w:r>
      <w:r w:rsidRPr="00627D3D">
        <w:t>se puede visualizar el Caso de uso N°1.18, Se crea un botón para activar o desactivar una sucursal en específico, mostrando un cambio de estado de esta.</w:t>
      </w:r>
    </w:p>
    <w:p w14:paraId="0A434614" w14:textId="77777777" w:rsidR="00F46474" w:rsidRPr="00627D3D" w:rsidRDefault="00F46474" w:rsidP="00F46474"/>
    <w:p w14:paraId="51E41726" w14:textId="57A0C74B" w:rsidR="00F46474" w:rsidRPr="00627D3D" w:rsidRDefault="00F46474" w:rsidP="00F46474">
      <w:pPr>
        <w:pStyle w:val="Descripcin"/>
      </w:pPr>
      <w:bookmarkStart w:id="1348" w:name="_Toc209985096"/>
      <w:bookmarkStart w:id="1349" w:name="_Toc210409363"/>
      <w:bookmarkStart w:id="1350" w:name="_Toc210410143"/>
      <w:bookmarkStart w:id="1351" w:name="_Toc213787006"/>
      <w:bookmarkStart w:id="1352" w:name="_Toc213787420"/>
      <w:r>
        <w:t xml:space="preserve">Tabla </w:t>
      </w:r>
      <w:fldSimple w:instr=" STYLEREF 1 \s ">
        <w:r w:rsidR="008F7228">
          <w:rPr>
            <w:noProof/>
          </w:rPr>
          <w:t>7</w:t>
        </w:r>
      </w:fldSimple>
      <w:r w:rsidR="008F7228">
        <w:t>.</w:t>
      </w:r>
      <w:fldSimple w:instr=" SEQ Tabla \* ARABIC \s 1 ">
        <w:r w:rsidR="008F7228">
          <w:rPr>
            <w:noProof/>
          </w:rPr>
          <w:t>19</w:t>
        </w:r>
      </w:fldSimple>
      <w:r>
        <w:t xml:space="preserve"> </w:t>
      </w:r>
      <w:r w:rsidRPr="00627D3D">
        <w:t>Caso de uso N °1.18, cambiando el estado de una sucursal</w:t>
      </w:r>
      <w:bookmarkEnd w:id="1348"/>
      <w:bookmarkEnd w:id="1349"/>
      <w:bookmarkEnd w:id="1350"/>
      <w:bookmarkEnd w:id="1351"/>
      <w:bookmarkEnd w:id="1352"/>
    </w:p>
    <w:p w14:paraId="3658FB40" w14:textId="77777777" w:rsidR="00F46474" w:rsidRPr="00627D3D" w:rsidRDefault="00F46474" w:rsidP="00F46474">
      <w:pPr>
        <w:pStyle w:val="Sinespaciado"/>
      </w:pPr>
      <w:r w:rsidRPr="00627D3D">
        <w:rPr>
          <w:noProof/>
        </w:rPr>
        <w:drawing>
          <wp:inline distT="0" distB="0" distL="0" distR="0" wp14:anchorId="18259A3C" wp14:editId="759AB76D">
            <wp:extent cx="4419075" cy="3326524"/>
            <wp:effectExtent l="0" t="0" r="635" b="7620"/>
            <wp:docPr id="24650981"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24775" cy="3330815"/>
                    </a:xfrm>
                    <a:prstGeom prst="rect">
                      <a:avLst/>
                    </a:prstGeom>
                    <a:noFill/>
                    <a:ln>
                      <a:noFill/>
                    </a:ln>
                  </pic:spPr>
                </pic:pic>
              </a:graphicData>
            </a:graphic>
          </wp:inline>
        </w:drawing>
      </w:r>
    </w:p>
    <w:p w14:paraId="0EAB960D" w14:textId="77777777" w:rsidR="00F46474" w:rsidRPr="00627D3D" w:rsidRDefault="00F46474" w:rsidP="00F46474">
      <w:pPr>
        <w:tabs>
          <w:tab w:val="left" w:pos="7125"/>
        </w:tabs>
        <w:spacing w:line="278" w:lineRule="auto"/>
        <w:ind w:firstLine="0"/>
        <w:jc w:val="left"/>
      </w:pPr>
    </w:p>
    <w:p w14:paraId="67A8355B" w14:textId="77777777" w:rsidR="00F46474" w:rsidRDefault="00F46474" w:rsidP="00F46474">
      <w:r w:rsidRPr="00627D3D">
        <w:t>Fuente: Elaborado por el estudiante de acuerdo con el proyecto</w:t>
      </w:r>
    </w:p>
    <w:p w14:paraId="3B13CC96" w14:textId="77777777" w:rsidR="00F46474" w:rsidRDefault="00F46474" w:rsidP="00F46474"/>
    <w:p w14:paraId="019C58E2" w14:textId="77777777" w:rsidR="00F46474" w:rsidRDefault="00F46474" w:rsidP="00F46474">
      <w:r w:rsidRPr="008C5944">
        <w:t>Casos de prueba:</w:t>
      </w:r>
    </w:p>
    <w:p w14:paraId="660A8707" w14:textId="77777777" w:rsidR="00F46474" w:rsidRDefault="00F46474" w:rsidP="00F46474"/>
    <w:p w14:paraId="3CEB08D6" w14:textId="77777777" w:rsidR="00F46474" w:rsidRDefault="00F46474" w:rsidP="00F46474">
      <w:pPr>
        <w:numPr>
          <w:ilvl w:val="0"/>
          <w:numId w:val="245"/>
        </w:numPr>
        <w:tabs>
          <w:tab w:val="num" w:pos="720"/>
        </w:tabs>
        <w:rPr>
          <w:lang w:val="es-419"/>
        </w:rPr>
      </w:pPr>
      <w:r w:rsidRPr="00AD5449">
        <w:rPr>
          <w:lang w:val="es-419"/>
        </w:rPr>
        <w:t>Verificar la existencia de la opción para cambiar estado en el listado de sucursales</w:t>
      </w:r>
      <w:r>
        <w:rPr>
          <w:lang w:val="es-419"/>
        </w:rPr>
        <w:t>.</w:t>
      </w:r>
    </w:p>
    <w:p w14:paraId="1FBED143" w14:textId="77777777" w:rsidR="00F46474" w:rsidRPr="00AD5449" w:rsidRDefault="00F46474" w:rsidP="00F46474">
      <w:pPr>
        <w:rPr>
          <w:lang w:val="es-419"/>
        </w:rPr>
      </w:pPr>
    </w:p>
    <w:p w14:paraId="766EB0CF" w14:textId="77777777" w:rsidR="00F46474" w:rsidRDefault="00F46474" w:rsidP="00F46474">
      <w:pPr>
        <w:numPr>
          <w:ilvl w:val="0"/>
          <w:numId w:val="245"/>
        </w:numPr>
        <w:tabs>
          <w:tab w:val="num" w:pos="720"/>
        </w:tabs>
        <w:rPr>
          <w:lang w:val="es-419"/>
        </w:rPr>
      </w:pPr>
      <w:r w:rsidRPr="00AD5449">
        <w:rPr>
          <w:lang w:val="es-419"/>
        </w:rPr>
        <w:t>Verificar la funcionalidad de activación/desactivación de sucursales</w:t>
      </w:r>
      <w:r>
        <w:rPr>
          <w:lang w:val="es-419"/>
        </w:rPr>
        <w:t>.</w:t>
      </w:r>
    </w:p>
    <w:p w14:paraId="0F81DB41" w14:textId="77777777" w:rsidR="00F46474" w:rsidRPr="00AD5449" w:rsidRDefault="00F46474" w:rsidP="00F46474">
      <w:pPr>
        <w:ind w:firstLine="0"/>
        <w:rPr>
          <w:lang w:val="es-419"/>
        </w:rPr>
      </w:pPr>
    </w:p>
    <w:p w14:paraId="03C50F61" w14:textId="77777777" w:rsidR="00F46474" w:rsidRDefault="00F46474" w:rsidP="00F46474">
      <w:pPr>
        <w:numPr>
          <w:ilvl w:val="0"/>
          <w:numId w:val="245"/>
        </w:numPr>
        <w:tabs>
          <w:tab w:val="num" w:pos="720"/>
        </w:tabs>
        <w:rPr>
          <w:lang w:val="es-419"/>
        </w:rPr>
      </w:pPr>
      <w:r w:rsidRPr="00AD5449">
        <w:rPr>
          <w:lang w:val="es-419"/>
        </w:rPr>
        <w:t>Verificar la actualización visual del estado en la interfaz</w:t>
      </w:r>
      <w:r>
        <w:rPr>
          <w:lang w:val="es-419"/>
        </w:rPr>
        <w:t>.</w:t>
      </w:r>
    </w:p>
    <w:p w14:paraId="39EBA9A5" w14:textId="77777777" w:rsidR="00F46474" w:rsidRPr="00AD5449" w:rsidRDefault="00F46474" w:rsidP="00F46474">
      <w:pPr>
        <w:ind w:firstLine="0"/>
        <w:rPr>
          <w:lang w:val="es-419"/>
        </w:rPr>
      </w:pPr>
    </w:p>
    <w:p w14:paraId="20D7FBA1" w14:textId="77777777" w:rsidR="00F46474" w:rsidRDefault="00F46474" w:rsidP="00F46474">
      <w:pPr>
        <w:ind w:left="720" w:firstLine="0"/>
      </w:pPr>
      <w:r w:rsidRPr="008C5944">
        <w:t>Resultados Esperados:</w:t>
      </w:r>
    </w:p>
    <w:p w14:paraId="18DD1D6B" w14:textId="77777777" w:rsidR="00F46474" w:rsidRDefault="00F46474" w:rsidP="00F46474">
      <w:pPr>
        <w:ind w:left="720" w:firstLine="0"/>
      </w:pPr>
    </w:p>
    <w:p w14:paraId="75BE41BF" w14:textId="77777777" w:rsidR="00F46474" w:rsidRDefault="00F46474" w:rsidP="00F46474">
      <w:pPr>
        <w:numPr>
          <w:ilvl w:val="0"/>
          <w:numId w:val="246"/>
        </w:numPr>
        <w:tabs>
          <w:tab w:val="num" w:pos="720"/>
        </w:tabs>
        <w:rPr>
          <w:lang w:val="es-419"/>
        </w:rPr>
      </w:pPr>
      <w:r w:rsidRPr="00AD5449">
        <w:rPr>
          <w:lang w:val="es-419"/>
        </w:rPr>
        <w:t>El botón o enlace "Cambiar Estado" es visible junto a cada sucursal en el listado</w:t>
      </w:r>
      <w:r>
        <w:rPr>
          <w:lang w:val="es-419"/>
        </w:rPr>
        <w:t>.</w:t>
      </w:r>
    </w:p>
    <w:p w14:paraId="1EED3F37" w14:textId="77777777" w:rsidR="00F46474" w:rsidRPr="00AD5449" w:rsidRDefault="00F46474" w:rsidP="00F46474">
      <w:pPr>
        <w:rPr>
          <w:lang w:val="es-419"/>
        </w:rPr>
      </w:pPr>
    </w:p>
    <w:p w14:paraId="0E9EDA27" w14:textId="77777777" w:rsidR="00F46474" w:rsidRDefault="00F46474" w:rsidP="00F46474">
      <w:pPr>
        <w:numPr>
          <w:ilvl w:val="0"/>
          <w:numId w:val="246"/>
        </w:numPr>
        <w:tabs>
          <w:tab w:val="num" w:pos="720"/>
        </w:tabs>
        <w:rPr>
          <w:lang w:val="es-419"/>
        </w:rPr>
      </w:pPr>
      <w:r w:rsidRPr="00AD5449">
        <w:rPr>
          <w:lang w:val="es-419"/>
        </w:rPr>
        <w:t>Al hacer clic en "Cambiar Estado", el sistema modifica correctamente el estado de la sucursal (activo/inactivo)</w:t>
      </w:r>
      <w:r>
        <w:rPr>
          <w:lang w:val="es-419"/>
        </w:rPr>
        <w:t>.</w:t>
      </w:r>
    </w:p>
    <w:p w14:paraId="7F23D458" w14:textId="77777777" w:rsidR="00F46474" w:rsidRPr="00AD5449" w:rsidRDefault="00F46474" w:rsidP="00F46474">
      <w:pPr>
        <w:ind w:firstLine="0"/>
        <w:rPr>
          <w:lang w:val="es-419"/>
        </w:rPr>
      </w:pPr>
    </w:p>
    <w:p w14:paraId="1C962D6E" w14:textId="77777777" w:rsidR="00F46474" w:rsidRDefault="00F46474" w:rsidP="00F46474">
      <w:pPr>
        <w:numPr>
          <w:ilvl w:val="0"/>
          <w:numId w:val="246"/>
        </w:numPr>
        <w:tabs>
          <w:tab w:val="num" w:pos="720"/>
        </w:tabs>
        <w:rPr>
          <w:lang w:val="es-419"/>
        </w:rPr>
      </w:pPr>
      <w:r w:rsidRPr="00AD5449">
        <w:rPr>
          <w:lang w:val="es-419"/>
        </w:rPr>
        <w:t>El cambio de estado se refleja visualmente en el listado de sucursales inmediatamente</w:t>
      </w:r>
      <w:r>
        <w:rPr>
          <w:lang w:val="es-419"/>
        </w:rPr>
        <w:t>.</w:t>
      </w:r>
    </w:p>
    <w:p w14:paraId="4859995F" w14:textId="77777777" w:rsidR="00F46474" w:rsidRPr="00AD5449" w:rsidRDefault="00F46474" w:rsidP="00F46474">
      <w:pPr>
        <w:ind w:firstLine="0"/>
        <w:rPr>
          <w:lang w:val="es-419"/>
        </w:rPr>
      </w:pPr>
    </w:p>
    <w:p w14:paraId="305DA522" w14:textId="77777777" w:rsidR="00F46474" w:rsidRDefault="00F46474" w:rsidP="00F46474">
      <w:pPr>
        <w:ind w:left="720" w:firstLine="0"/>
      </w:pPr>
      <w:r w:rsidRPr="008C5944">
        <w:t>Resultados obtenidos</w:t>
      </w:r>
      <w:r>
        <w:t>:</w:t>
      </w:r>
    </w:p>
    <w:p w14:paraId="1394D81B" w14:textId="77777777" w:rsidR="00F46474" w:rsidRDefault="00F46474" w:rsidP="00F46474">
      <w:pPr>
        <w:ind w:left="720" w:firstLine="0"/>
      </w:pPr>
    </w:p>
    <w:p w14:paraId="5033339D" w14:textId="77777777" w:rsidR="00F46474" w:rsidRDefault="00F46474" w:rsidP="00F46474">
      <w:pPr>
        <w:numPr>
          <w:ilvl w:val="0"/>
          <w:numId w:val="247"/>
        </w:numPr>
        <w:tabs>
          <w:tab w:val="num" w:pos="720"/>
        </w:tabs>
        <w:rPr>
          <w:lang w:val="es-419"/>
        </w:rPr>
      </w:pPr>
      <w:r w:rsidRPr="00AD5449">
        <w:rPr>
          <w:lang w:val="es-419"/>
        </w:rPr>
        <w:t>La opción de cambio de estado está disponible para cada sucursal en el listado</w:t>
      </w:r>
      <w:r>
        <w:rPr>
          <w:lang w:val="es-419"/>
        </w:rPr>
        <w:t>.</w:t>
      </w:r>
    </w:p>
    <w:p w14:paraId="574FE387" w14:textId="77777777" w:rsidR="00F46474" w:rsidRPr="00AD5449" w:rsidRDefault="00F46474" w:rsidP="00F46474">
      <w:pPr>
        <w:ind w:left="1440" w:firstLine="0"/>
        <w:rPr>
          <w:lang w:val="es-419"/>
        </w:rPr>
      </w:pPr>
    </w:p>
    <w:p w14:paraId="2ED8958D" w14:textId="77777777" w:rsidR="00F46474" w:rsidRDefault="00F46474" w:rsidP="00F46474">
      <w:pPr>
        <w:numPr>
          <w:ilvl w:val="0"/>
          <w:numId w:val="247"/>
        </w:numPr>
        <w:tabs>
          <w:tab w:val="num" w:pos="720"/>
        </w:tabs>
        <w:rPr>
          <w:lang w:val="es-419"/>
        </w:rPr>
      </w:pPr>
      <w:r w:rsidRPr="00AD5449">
        <w:rPr>
          <w:lang w:val="es-419"/>
        </w:rPr>
        <w:t>La funcionalidad de activación/desactivación funciona correctamente y actualiza la base de datos</w:t>
      </w:r>
      <w:r>
        <w:rPr>
          <w:lang w:val="es-419"/>
        </w:rPr>
        <w:t>.</w:t>
      </w:r>
    </w:p>
    <w:p w14:paraId="45EDFE17" w14:textId="77777777" w:rsidR="00F46474" w:rsidRPr="00AD5449" w:rsidRDefault="00F46474" w:rsidP="00F46474">
      <w:pPr>
        <w:ind w:firstLine="0"/>
        <w:rPr>
          <w:lang w:val="es-419"/>
        </w:rPr>
      </w:pPr>
    </w:p>
    <w:p w14:paraId="56399737" w14:textId="77777777" w:rsidR="00F46474" w:rsidRDefault="00F46474" w:rsidP="00F46474">
      <w:pPr>
        <w:numPr>
          <w:ilvl w:val="0"/>
          <w:numId w:val="247"/>
        </w:numPr>
        <w:tabs>
          <w:tab w:val="num" w:pos="720"/>
        </w:tabs>
        <w:rPr>
          <w:lang w:val="es-419"/>
        </w:rPr>
      </w:pPr>
      <w:r w:rsidRPr="00AD5449">
        <w:rPr>
          <w:lang w:val="es-419"/>
        </w:rPr>
        <w:lastRenderedPageBreak/>
        <w:t>El estado visual de la sucursal se actualiza correctamente en la interfaz tras el cambio</w:t>
      </w:r>
      <w:r>
        <w:rPr>
          <w:lang w:val="es-419"/>
        </w:rPr>
        <w:t>.</w:t>
      </w:r>
    </w:p>
    <w:p w14:paraId="7A6AF12B" w14:textId="23B6AEA7" w:rsidR="00F46474" w:rsidRDefault="00F46474" w:rsidP="00F46474">
      <w:r w:rsidRPr="00E539E7">
        <w:rPr>
          <w:lang w:val="es-419"/>
        </w:rPr>
        <w:t>En la figura 7.1</w:t>
      </w:r>
      <w:r w:rsidR="008C28A7">
        <w:rPr>
          <w:lang w:val="es-419"/>
        </w:rPr>
        <w:t>9</w:t>
      </w:r>
      <w:r w:rsidRPr="00E539E7">
        <w:rPr>
          <w:lang w:val="es-419"/>
        </w:rPr>
        <w:t xml:space="preserve"> </w:t>
      </w:r>
      <w:r w:rsidRPr="00E539E7">
        <w:t>muestra el proceso de cambio de estado en el módulo de Sucursal. Inicialmente, la sucursal “prueba” aparece registrada con estado Activo en la tabla. Al seleccionar la opción Cambiar Estado, el sistema despliega una ventana de confirmación preguntando si se desea modificar el estado. Tras confirmar con el botón Modificar Estado, el registro se actualiza y la sucursal “prueba” pasa a estado Inactivo</w:t>
      </w:r>
    </w:p>
    <w:p w14:paraId="73B2F6CE" w14:textId="77777777" w:rsidR="00F46474" w:rsidRPr="00E539E7" w:rsidRDefault="00F46474" w:rsidP="00F46474">
      <w:pPr>
        <w:rPr>
          <w:lang w:val="es-419"/>
        </w:rPr>
      </w:pPr>
    </w:p>
    <w:p w14:paraId="33B3242A" w14:textId="45869BA3" w:rsidR="00F46474" w:rsidRPr="008C5944" w:rsidRDefault="00F46474" w:rsidP="00F46474">
      <w:pPr>
        <w:pStyle w:val="Descripcin"/>
      </w:pPr>
      <w:bookmarkStart w:id="1353" w:name="_Toc210409364"/>
      <w:bookmarkStart w:id="1354" w:name="_Toc210410144"/>
      <w:bookmarkStart w:id="1355" w:name="_Toc213787007"/>
      <w:bookmarkStart w:id="1356" w:name="_Toc213787421"/>
      <w:r>
        <w:t xml:space="preserve">Figura </w:t>
      </w:r>
      <w:fldSimple w:instr=" STYLEREF 1 \s ">
        <w:r w:rsidR="008F7228">
          <w:rPr>
            <w:noProof/>
          </w:rPr>
          <w:t>7</w:t>
        </w:r>
      </w:fldSimple>
      <w:r w:rsidR="008F7228">
        <w:t>.</w:t>
      </w:r>
      <w:fldSimple w:instr=" SEQ Figura \* ARABIC \s 1 ">
        <w:r w:rsidR="008F7228">
          <w:rPr>
            <w:noProof/>
          </w:rPr>
          <w:t>19</w:t>
        </w:r>
      </w:fldSimple>
      <w:r>
        <w:t xml:space="preserve"> “Captura de pantalla de prueba 1-2-3 caso de uso N°1.18”</w:t>
      </w:r>
      <w:bookmarkEnd w:id="1353"/>
      <w:bookmarkEnd w:id="1354"/>
      <w:bookmarkEnd w:id="1355"/>
      <w:bookmarkEnd w:id="1356"/>
    </w:p>
    <w:p w14:paraId="7A7F2550" w14:textId="77777777" w:rsidR="00F46474" w:rsidRDefault="00F46474" w:rsidP="00F46474"/>
    <w:p w14:paraId="7AC767E5" w14:textId="77777777" w:rsidR="00F46474" w:rsidRDefault="00F46474" w:rsidP="00F46474">
      <w:pPr>
        <w:pStyle w:val="Sinespaciado"/>
      </w:pPr>
      <w:r w:rsidRPr="00E539E7">
        <w:rPr>
          <w:noProof/>
        </w:rPr>
        <w:drawing>
          <wp:inline distT="0" distB="0" distL="0" distR="0" wp14:anchorId="4B7BC350" wp14:editId="6600B17F">
            <wp:extent cx="5971540" cy="2124075"/>
            <wp:effectExtent l="0" t="0" r="0" b="9525"/>
            <wp:docPr id="819706922"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06922" name="Imagen 1" descr="Una captura de pantalla de una red social&#10;&#10;El contenido generado por IA puede ser incorrecto."/>
                    <pic:cNvPicPr/>
                  </pic:nvPicPr>
                  <pic:blipFill>
                    <a:blip r:embed="rId183"/>
                    <a:stretch>
                      <a:fillRect/>
                    </a:stretch>
                  </pic:blipFill>
                  <pic:spPr>
                    <a:xfrm>
                      <a:off x="0" y="0"/>
                      <a:ext cx="5971540" cy="2124075"/>
                    </a:xfrm>
                    <a:prstGeom prst="rect">
                      <a:avLst/>
                    </a:prstGeom>
                  </pic:spPr>
                </pic:pic>
              </a:graphicData>
            </a:graphic>
          </wp:inline>
        </w:drawing>
      </w:r>
    </w:p>
    <w:p w14:paraId="4EE9A384" w14:textId="77777777" w:rsidR="00F46474" w:rsidRDefault="00F46474" w:rsidP="00F46474">
      <w:pPr>
        <w:pStyle w:val="Sinespaciado"/>
      </w:pPr>
    </w:p>
    <w:p w14:paraId="7432EB5F" w14:textId="77777777" w:rsidR="00F46474" w:rsidRDefault="00F46474" w:rsidP="00F46474">
      <w:r>
        <w:t>Fuente: Captura realizada al sistema web EugCOM</w:t>
      </w:r>
    </w:p>
    <w:p w14:paraId="607C9558" w14:textId="77777777" w:rsidR="00F46474" w:rsidRPr="004B79BA" w:rsidRDefault="00F46474" w:rsidP="00F46474"/>
    <w:p w14:paraId="5285BCDC" w14:textId="77777777" w:rsidR="00F46474" w:rsidRDefault="00F46474" w:rsidP="00F46474">
      <w:pPr>
        <w:spacing w:line="278" w:lineRule="auto"/>
        <w:ind w:firstLine="0"/>
        <w:jc w:val="left"/>
      </w:pPr>
    </w:p>
    <w:p w14:paraId="6FAB2C38" w14:textId="19450DFF" w:rsidR="00F46474" w:rsidRDefault="00F46474" w:rsidP="00F46474">
      <w:pPr>
        <w:pStyle w:val="Ttulo2"/>
      </w:pPr>
      <w:bookmarkStart w:id="1357" w:name="_Toc201199544"/>
      <w:bookmarkStart w:id="1358" w:name="_Toc213787161"/>
      <w:r>
        <w:t xml:space="preserve">Prueba Unitaria CU </w:t>
      </w:r>
      <w:r w:rsidRPr="0D84D775">
        <w:t>N°1.19</w:t>
      </w:r>
      <w:bookmarkEnd w:id="1357"/>
      <w:bookmarkEnd w:id="1358"/>
    </w:p>
    <w:p w14:paraId="14CC5A8E" w14:textId="77777777" w:rsidR="00F46474" w:rsidRDefault="00F46474" w:rsidP="00F46474"/>
    <w:p w14:paraId="7EBAB6F3" w14:textId="77777777" w:rsidR="00F46474" w:rsidRDefault="00F46474" w:rsidP="00F46474">
      <w:r>
        <w:t>Se presenta el caso de uso N°1.19 para realizar los casos de prueba correspondientes.</w:t>
      </w:r>
    </w:p>
    <w:p w14:paraId="5C097F69" w14:textId="77777777" w:rsidR="00F46474" w:rsidRDefault="00F46474" w:rsidP="00F46474"/>
    <w:p w14:paraId="7369D827" w14:textId="47C38DB9" w:rsidR="00F46474" w:rsidRDefault="00F46474" w:rsidP="00F46474">
      <w:pPr>
        <w:rPr>
          <w:noProof/>
        </w:rPr>
      </w:pPr>
      <w:r>
        <w:lastRenderedPageBreak/>
        <w:t xml:space="preserve">En la </w:t>
      </w:r>
      <w:r>
        <w:rPr>
          <w:i/>
        </w:rPr>
        <w:t>Tabla 7.</w:t>
      </w:r>
      <w:r w:rsidR="008C28A7">
        <w:rPr>
          <w:i/>
        </w:rPr>
        <w:t>20</w:t>
      </w:r>
      <w:r>
        <w:rPr>
          <w:i/>
        </w:rPr>
        <w:t xml:space="preserve"> </w:t>
      </w:r>
      <w:r>
        <w:t>se puede visualizar el Caso de uso N°1.19, este caso de uso se enfoca en la visualización de la pestaña del centro de costo de tablas maestras del menú desplegable, donde se muestra la interfaz con una lista con los centros de costos.</w:t>
      </w:r>
      <w:r w:rsidRPr="00CD7D3C">
        <w:rPr>
          <w:noProof/>
        </w:rPr>
        <w:t xml:space="preserve"> </w:t>
      </w:r>
    </w:p>
    <w:p w14:paraId="3E96376B" w14:textId="77777777" w:rsidR="00F46474" w:rsidRPr="00BF65C0" w:rsidRDefault="00F46474" w:rsidP="00F46474">
      <w:pPr>
        <w:ind w:firstLine="0"/>
      </w:pPr>
    </w:p>
    <w:p w14:paraId="23D8E967" w14:textId="3714AF09" w:rsidR="00F46474" w:rsidRDefault="00F46474" w:rsidP="00F46474">
      <w:pPr>
        <w:pStyle w:val="Descripcin"/>
        <w:keepNext/>
      </w:pPr>
      <w:bookmarkStart w:id="1359" w:name="_Toc201199635"/>
      <w:bookmarkStart w:id="1360" w:name="_Toc201199724"/>
      <w:bookmarkStart w:id="1361" w:name="_Toc213787008"/>
      <w:bookmarkStart w:id="1362" w:name="_Toc213787422"/>
      <w:r>
        <w:t xml:space="preserve">Tabla </w:t>
      </w:r>
      <w:fldSimple w:instr=" STYLEREF 1 \s ">
        <w:r w:rsidR="008F7228">
          <w:rPr>
            <w:noProof/>
          </w:rPr>
          <w:t>7</w:t>
        </w:r>
      </w:fldSimple>
      <w:r w:rsidR="008F7228">
        <w:t>.</w:t>
      </w:r>
      <w:fldSimple w:instr=" SEQ Tabla \* ARABIC \s 1 ">
        <w:r w:rsidR="008F7228">
          <w:rPr>
            <w:noProof/>
          </w:rPr>
          <w:t>20</w:t>
        </w:r>
      </w:fldSimple>
      <w:r>
        <w:t xml:space="preserve"> </w:t>
      </w:r>
      <w:r w:rsidRPr="00CE1E05">
        <w:t>CU N°1.1</w:t>
      </w:r>
      <w:r>
        <w:t>9</w:t>
      </w:r>
      <w:r w:rsidRPr="00CE1E05">
        <w:t xml:space="preserve"> para prueba,”</w:t>
      </w:r>
      <w:r>
        <w:t xml:space="preserve"> Ingresando a la pestaña centro de costo”</w:t>
      </w:r>
      <w:bookmarkEnd w:id="1359"/>
      <w:bookmarkEnd w:id="1360"/>
      <w:bookmarkEnd w:id="1361"/>
      <w:bookmarkEnd w:id="1362"/>
    </w:p>
    <w:p w14:paraId="537ECC9D" w14:textId="77777777" w:rsidR="00F46474" w:rsidRDefault="00F46474" w:rsidP="00F46474">
      <w:pPr>
        <w:pStyle w:val="Sinespaciado"/>
      </w:pPr>
      <w:r>
        <w:rPr>
          <w:noProof/>
        </w:rPr>
        <w:drawing>
          <wp:inline distT="0" distB="0" distL="0" distR="0" wp14:anchorId="6438C9C8" wp14:editId="71A1E55B">
            <wp:extent cx="4362327" cy="3105509"/>
            <wp:effectExtent l="0" t="0" r="635" b="0"/>
            <wp:docPr id="81962661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6619" name="Imagen 1" descr="Tabla&#10;&#10;El contenido generado por IA puede ser incorrecto."/>
                    <pic:cNvPicPr/>
                  </pic:nvPicPr>
                  <pic:blipFill>
                    <a:blip r:embed="rId38"/>
                    <a:stretch>
                      <a:fillRect/>
                    </a:stretch>
                  </pic:blipFill>
                  <pic:spPr>
                    <a:xfrm>
                      <a:off x="0" y="0"/>
                      <a:ext cx="4368765" cy="3110092"/>
                    </a:xfrm>
                    <a:prstGeom prst="rect">
                      <a:avLst/>
                    </a:prstGeom>
                  </pic:spPr>
                </pic:pic>
              </a:graphicData>
            </a:graphic>
          </wp:inline>
        </w:drawing>
      </w:r>
    </w:p>
    <w:p w14:paraId="427C85B7" w14:textId="77777777" w:rsidR="00F46474" w:rsidRDefault="00F46474" w:rsidP="00F46474">
      <w:pPr>
        <w:pStyle w:val="Sinespaciado"/>
      </w:pPr>
    </w:p>
    <w:p w14:paraId="3E229FC9" w14:textId="77777777" w:rsidR="00F46474" w:rsidRDefault="00F46474" w:rsidP="00F46474">
      <w:r>
        <w:t>Fuente: Elaborado por el estudiante de acuerdo con el proyecto</w:t>
      </w:r>
    </w:p>
    <w:p w14:paraId="5158C7D9" w14:textId="77777777" w:rsidR="00F46474" w:rsidRDefault="00F46474" w:rsidP="00F46474">
      <w:pPr>
        <w:pStyle w:val="Sinespaciado"/>
      </w:pPr>
    </w:p>
    <w:p w14:paraId="55F7A3E7" w14:textId="77777777" w:rsidR="00F46474" w:rsidRDefault="00F46474" w:rsidP="00F46474">
      <w:r>
        <w:t>Casos de prueba:</w:t>
      </w:r>
    </w:p>
    <w:p w14:paraId="1857A71E" w14:textId="77777777" w:rsidR="00F46474" w:rsidRDefault="00F46474" w:rsidP="00F46474"/>
    <w:p w14:paraId="75B2E756" w14:textId="77777777" w:rsidR="00F46474" w:rsidRDefault="00F46474" w:rsidP="00F46474">
      <w:pPr>
        <w:pStyle w:val="Prrafodelista"/>
        <w:numPr>
          <w:ilvl w:val="0"/>
          <w:numId w:val="2"/>
        </w:numPr>
      </w:pPr>
      <w:r>
        <w:t>Verificar la existencia de la opción de Centros de Costo en el menú desplegable</w:t>
      </w:r>
    </w:p>
    <w:p w14:paraId="6B61CC58" w14:textId="77777777" w:rsidR="00F46474" w:rsidRDefault="00F46474" w:rsidP="00F46474"/>
    <w:p w14:paraId="21E940C9" w14:textId="77777777" w:rsidR="00F46474" w:rsidRDefault="00F46474" w:rsidP="00F46474">
      <w:pPr>
        <w:pStyle w:val="Prrafodelista"/>
        <w:numPr>
          <w:ilvl w:val="0"/>
          <w:numId w:val="2"/>
        </w:numPr>
      </w:pPr>
      <w:r>
        <w:t>Verificar la redirección a la interfaz de “Centros de Costo”.</w:t>
      </w:r>
    </w:p>
    <w:p w14:paraId="0C671964" w14:textId="77777777" w:rsidR="00F46474" w:rsidRDefault="00F46474" w:rsidP="00F46474"/>
    <w:p w14:paraId="6A45D7E9" w14:textId="77777777" w:rsidR="00F46474" w:rsidRDefault="00F46474" w:rsidP="00F46474">
      <w:pPr>
        <w:pStyle w:val="Prrafodelista"/>
        <w:numPr>
          <w:ilvl w:val="0"/>
          <w:numId w:val="2"/>
        </w:numPr>
      </w:pPr>
      <w:r>
        <w:t>Verificar la correcta carga de la interfaz del sistema de visualización de los Centros de Costo</w:t>
      </w:r>
    </w:p>
    <w:p w14:paraId="1478E388" w14:textId="77777777" w:rsidR="00F46474" w:rsidRDefault="00F46474" w:rsidP="00F46474"/>
    <w:p w14:paraId="7CBDA2BB" w14:textId="77777777" w:rsidR="00F46474" w:rsidRDefault="00F46474" w:rsidP="00F46474">
      <w:r>
        <w:t>Resultados Esperados:</w:t>
      </w:r>
    </w:p>
    <w:p w14:paraId="1218E755" w14:textId="77777777" w:rsidR="00F46474" w:rsidRDefault="00F46474" w:rsidP="00F46474"/>
    <w:p w14:paraId="606F640B" w14:textId="77777777" w:rsidR="00F46474" w:rsidRDefault="00F46474" w:rsidP="00F46474">
      <w:pPr>
        <w:pStyle w:val="Prrafodelista"/>
        <w:numPr>
          <w:ilvl w:val="0"/>
          <w:numId w:val="3"/>
        </w:numPr>
      </w:pPr>
      <w:r>
        <w:t>El enlace o pestaña “Centros de Costo” para acceder a la interfaz es visible en el menú desplegable para usuarios.</w:t>
      </w:r>
    </w:p>
    <w:p w14:paraId="2C5DF4BB" w14:textId="77777777" w:rsidR="00F46474" w:rsidRDefault="00F46474" w:rsidP="00F46474"/>
    <w:p w14:paraId="2B8271A4" w14:textId="77777777" w:rsidR="00F46474" w:rsidRDefault="00F46474" w:rsidP="00F46474">
      <w:pPr>
        <w:pStyle w:val="Prrafodelista"/>
        <w:numPr>
          <w:ilvl w:val="0"/>
          <w:numId w:val="3"/>
        </w:numPr>
      </w:pPr>
      <w:r>
        <w:t>Al hacer clic en el enlace “Centros de Costo”, el sistema redirige correctamente a la interfaz del sistema con los Centros de Costo de la empresa.</w:t>
      </w:r>
    </w:p>
    <w:p w14:paraId="464E73E6" w14:textId="77777777" w:rsidR="00F46474" w:rsidRDefault="00F46474" w:rsidP="00F46474"/>
    <w:p w14:paraId="4AC117CB" w14:textId="77777777" w:rsidR="00F46474" w:rsidRDefault="00F46474" w:rsidP="00F46474">
      <w:pPr>
        <w:pStyle w:val="Prrafodelista"/>
        <w:numPr>
          <w:ilvl w:val="0"/>
          <w:numId w:val="3"/>
        </w:numPr>
      </w:pPr>
      <w:r>
        <w:t>La interfaz del sistema de Centros de Costo carga correctamente, mostrando los distintos centros de costo que genera la empresa.</w:t>
      </w:r>
    </w:p>
    <w:p w14:paraId="6CBAAD65" w14:textId="77777777" w:rsidR="00F46474" w:rsidRDefault="00F46474" w:rsidP="00F46474">
      <w:r>
        <w:t>Resultados obtenidos</w:t>
      </w:r>
    </w:p>
    <w:p w14:paraId="509AF60C" w14:textId="77777777" w:rsidR="00F46474" w:rsidRDefault="00F46474" w:rsidP="00F46474"/>
    <w:p w14:paraId="63DE1C06" w14:textId="77777777" w:rsidR="00F46474" w:rsidRDefault="00F46474" w:rsidP="00F46474">
      <w:pPr>
        <w:pStyle w:val="Prrafodelista"/>
        <w:numPr>
          <w:ilvl w:val="0"/>
          <w:numId w:val="4"/>
        </w:numPr>
      </w:pPr>
      <w:r>
        <w:t>El enlace es visible en el menú desplegable para usuarios con los permisos adecuados.</w:t>
      </w:r>
    </w:p>
    <w:p w14:paraId="5AE60112" w14:textId="77777777" w:rsidR="00F46474" w:rsidRDefault="00F46474" w:rsidP="00F46474"/>
    <w:p w14:paraId="44C40926" w14:textId="77777777" w:rsidR="00F46474" w:rsidRDefault="00F46474" w:rsidP="00F46474">
      <w:pPr>
        <w:pStyle w:val="Prrafodelista"/>
        <w:numPr>
          <w:ilvl w:val="0"/>
          <w:numId w:val="4"/>
        </w:numPr>
      </w:pPr>
      <w:r>
        <w:t>El sistema redirige correctamente a la interfaz de las Centros de Costo tras hacer clic en el enlace “Centros de Costo”.</w:t>
      </w:r>
    </w:p>
    <w:p w14:paraId="2F9FC914" w14:textId="77777777" w:rsidR="00F46474" w:rsidRDefault="00F46474" w:rsidP="00F46474"/>
    <w:p w14:paraId="1FF1C8AD" w14:textId="77777777" w:rsidR="00F46474" w:rsidRDefault="00F46474" w:rsidP="00F46474">
      <w:pPr>
        <w:pStyle w:val="Prrafodelista"/>
        <w:numPr>
          <w:ilvl w:val="0"/>
          <w:numId w:val="4"/>
        </w:numPr>
      </w:pPr>
      <w:r>
        <w:t>La interfaz tras el redireccionamiento se muestra completamente y carga el listado de los Centros de Costo.</w:t>
      </w:r>
    </w:p>
    <w:p w14:paraId="19AC6878" w14:textId="77777777" w:rsidR="00F46474" w:rsidRDefault="00F46474" w:rsidP="00F46474">
      <w:pPr>
        <w:pStyle w:val="Prrafodelista"/>
        <w:ind w:left="1800" w:firstLine="0"/>
      </w:pPr>
    </w:p>
    <w:p w14:paraId="06309259" w14:textId="77777777" w:rsidR="00F46474" w:rsidRDefault="00F46474" w:rsidP="00F46474">
      <w:r w:rsidRPr="008E3311">
        <w:t xml:space="preserve">La Figura </w:t>
      </w:r>
      <w:r>
        <w:t>7</w:t>
      </w:r>
      <w:r w:rsidRPr="008E3311">
        <w:t>.7 ilustra los resultados obtenidos durante la ejecución de los casos de prueba propuestos para la funcionalidad de "Centros de Costo", correspondiente al Caso de Uso N°1.19.</w:t>
      </w:r>
    </w:p>
    <w:p w14:paraId="106B1024" w14:textId="77777777" w:rsidR="00F46474" w:rsidRPr="008E3311" w:rsidRDefault="00F46474" w:rsidP="00F46474"/>
    <w:p w14:paraId="7656E434" w14:textId="46EC06FC" w:rsidR="00F46474" w:rsidRPr="008E3311" w:rsidRDefault="00F46474" w:rsidP="00F46474">
      <w:r w:rsidRPr="008E3311">
        <w:t xml:space="preserve">En </w:t>
      </w:r>
      <w:r w:rsidR="008C28A7">
        <w:t>la figura 7.20</w:t>
      </w:r>
      <w:r w:rsidRPr="008E3311">
        <w:t>, se observa la correcta visualización y disponibilidad del enlace "Centro de Costo" dentro del menú desplegable, cumpliendo con la expectativa para usuarios con los permisos adecuados. Tras la interacción con este enlace, se verificó una redirección exitosa a la interfaz de centros de costo. Finalmente, la interfaz de destino cargó completamente y sin errores, presentando un listado íntegro de los centros de costo registrados. Esto confirma la correcta implementación y el funcionamiento esperado de la funcionalidad de visualización de centros de costo.</w:t>
      </w:r>
    </w:p>
    <w:p w14:paraId="7E7DA8C1" w14:textId="77777777" w:rsidR="00F46474" w:rsidRDefault="00F46474" w:rsidP="00F46474"/>
    <w:p w14:paraId="35BFFCB5" w14:textId="2EEE7563" w:rsidR="00F46474" w:rsidRDefault="00F46474" w:rsidP="00F46474">
      <w:pPr>
        <w:pStyle w:val="Descripcin"/>
        <w:keepNext/>
      </w:pPr>
      <w:bookmarkStart w:id="1363" w:name="_Toc213787009"/>
      <w:bookmarkStart w:id="1364" w:name="_Toc213787423"/>
      <w:r>
        <w:t xml:space="preserve">Figura </w:t>
      </w:r>
      <w:fldSimple w:instr=" STYLEREF 1 \s ">
        <w:r w:rsidR="008F7228">
          <w:rPr>
            <w:noProof/>
          </w:rPr>
          <w:t>7</w:t>
        </w:r>
      </w:fldSimple>
      <w:r w:rsidR="008F7228">
        <w:t>.</w:t>
      </w:r>
      <w:fldSimple w:instr=" SEQ Figura \* ARABIC \s 1 ">
        <w:r w:rsidR="008F7228">
          <w:rPr>
            <w:noProof/>
          </w:rPr>
          <w:t>20</w:t>
        </w:r>
      </w:fldSimple>
      <w:r>
        <w:t xml:space="preserve"> “Captura de pantalla de prueba 1-2-3 caso de uso N°1.19”</w:t>
      </w:r>
      <w:bookmarkEnd w:id="1363"/>
      <w:bookmarkEnd w:id="1364"/>
    </w:p>
    <w:p w14:paraId="214E8AB1" w14:textId="77777777" w:rsidR="00F46474" w:rsidRDefault="00F46474" w:rsidP="00F46474">
      <w:pPr>
        <w:ind w:firstLine="0"/>
      </w:pPr>
      <w:r>
        <w:rPr>
          <w:noProof/>
        </w:rPr>
        <mc:AlternateContent>
          <mc:Choice Requires="wpg">
            <w:drawing>
              <wp:inline distT="0" distB="0" distL="0" distR="0" wp14:anchorId="6AE8BCE2" wp14:editId="7DA3086F">
                <wp:extent cx="5707118" cy="2885090"/>
                <wp:effectExtent l="0" t="0" r="8255" b="0"/>
                <wp:docPr id="1031209192" name="Grupo 1"/>
                <wp:cNvGraphicFramePr/>
                <a:graphic xmlns:a="http://schemas.openxmlformats.org/drawingml/2006/main">
                  <a:graphicData uri="http://schemas.microsoft.com/office/word/2010/wordprocessingGroup">
                    <wpg:wgp>
                      <wpg:cNvGrpSpPr/>
                      <wpg:grpSpPr>
                        <a:xfrm>
                          <a:off x="0" y="0"/>
                          <a:ext cx="5707118" cy="2885090"/>
                          <a:chOff x="0" y="0"/>
                          <a:chExt cx="5929630" cy="3286125"/>
                        </a:xfrm>
                      </wpg:grpSpPr>
                      <pic:pic xmlns:pic="http://schemas.openxmlformats.org/drawingml/2006/picture">
                        <pic:nvPicPr>
                          <pic:cNvPr id="938521563" name="Imagen 938521563"/>
                          <pic:cNvPicPr>
                            <a:picLocks noChangeAspect="1"/>
                          </pic:cNvPicPr>
                        </pic:nvPicPr>
                        <pic:blipFill>
                          <a:blip r:embed="rId184"/>
                          <a:stretch>
                            <a:fillRect/>
                          </a:stretch>
                        </pic:blipFill>
                        <pic:spPr>
                          <a:xfrm>
                            <a:off x="0" y="0"/>
                            <a:ext cx="5929630" cy="3286125"/>
                          </a:xfrm>
                          <a:prstGeom prst="rect">
                            <a:avLst/>
                          </a:prstGeom>
                        </pic:spPr>
                      </pic:pic>
                      <wps:wsp>
                        <wps:cNvPr id="1145903680" name="Rectángulo 1145903680"/>
                        <wps:cNvSpPr/>
                        <wps:spPr>
                          <a:xfrm>
                            <a:off x="1322705" y="940117"/>
                            <a:ext cx="1234440" cy="6172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24433776" name="Rectángulo 524433776"/>
                        <wps:cNvSpPr/>
                        <wps:spPr>
                          <a:xfrm>
                            <a:off x="507365" y="147637"/>
                            <a:ext cx="78486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70975567" name="Rectángulo 1070975567"/>
                        <wps:cNvSpPr/>
                        <wps:spPr>
                          <a:xfrm>
                            <a:off x="65405" y="894397"/>
                            <a:ext cx="533400" cy="990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5F256539" id="Grupo 1" o:spid="_x0000_s1026" style="width:449.4pt;height:227.15pt;mso-position-horizontal-relative:char;mso-position-vertical-relative:line" coordsize="59296,32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">
                <v:shape id="Imagen 938521563" o:spid="_x0000_s1027" type="#_x0000_t75" style="position:absolute;width:59296;height:32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">
                  <v:imagedata r:id="rId185" o:title=""/>
                </v:shape>
                <v:rect id="Rectángulo 1145903680" o:spid="_x0000_s1028" style="position:absolute;left:13227;top:9401;width:12344;height:6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" filled="f" strokecolor="red" strokeweight="1pt"/>
                <v:rect id="Rectángulo 524433776" o:spid="_x0000_s1029" style="position:absolute;left:5073;top:1476;width:7849;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" filled="f" strokecolor="red" strokeweight="1pt"/>
                <v:rect id="Rectángulo 1070975567" o:spid="_x0000_s1030" style="position:absolute;left:654;top:8943;width:5334;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" filled="f" strokecolor="red" strokeweight="1pt"/>
                <w10:anchorlock/>
              </v:group>
            </w:pict>
          </mc:Fallback>
        </mc:AlternateContent>
      </w:r>
    </w:p>
    <w:p w14:paraId="5D2B6118" w14:textId="77777777" w:rsidR="00F46474" w:rsidRDefault="00F46474" w:rsidP="00F46474">
      <w:r>
        <w:t>Fuente: Captura realizada al sistema web EugCOM</w:t>
      </w:r>
    </w:p>
    <w:p w14:paraId="267A384C" w14:textId="77777777" w:rsidR="00F46474" w:rsidRPr="004B79BA" w:rsidRDefault="00F46474" w:rsidP="00F46474">
      <w:pPr>
        <w:spacing w:line="278" w:lineRule="auto"/>
        <w:ind w:firstLine="0"/>
        <w:jc w:val="left"/>
        <w:rPr>
          <w:rFonts w:eastAsiaTheme="majorEastAsia" w:cstheme="majorBidi"/>
          <w:szCs w:val="32"/>
        </w:rPr>
      </w:pPr>
      <w:r>
        <w:br w:type="page"/>
      </w:r>
    </w:p>
    <w:p w14:paraId="39CE8198" w14:textId="77777777" w:rsidR="00F46474" w:rsidRDefault="00F46474" w:rsidP="00F46474">
      <w:pPr>
        <w:pStyle w:val="Ttulo2"/>
      </w:pPr>
      <w:bookmarkStart w:id="1365" w:name="_Toc213787162"/>
      <w:r>
        <w:lastRenderedPageBreak/>
        <w:t>Prueba Unitaria CU N°1.20</w:t>
      </w:r>
      <w:bookmarkEnd w:id="1365"/>
    </w:p>
    <w:p w14:paraId="424E70B9" w14:textId="77777777" w:rsidR="00F46474" w:rsidRDefault="00F46474" w:rsidP="00F46474"/>
    <w:p w14:paraId="56472E24" w14:textId="5321515D" w:rsidR="00F46474" w:rsidRPr="006C0843" w:rsidRDefault="00F46474" w:rsidP="00F46474">
      <w:r w:rsidRPr="006C0843">
        <w:t xml:space="preserve">En la </w:t>
      </w:r>
      <w:r w:rsidRPr="006C0843">
        <w:rPr>
          <w:i/>
        </w:rPr>
        <w:t xml:space="preserve">Tabla </w:t>
      </w:r>
      <w:r>
        <w:rPr>
          <w:i/>
        </w:rPr>
        <w:t>7.</w:t>
      </w:r>
      <w:r w:rsidR="008C28A7">
        <w:rPr>
          <w:i/>
        </w:rPr>
        <w:t>21</w:t>
      </w:r>
      <w:r>
        <w:rPr>
          <w:i/>
        </w:rPr>
        <w:t xml:space="preserve"> </w:t>
      </w:r>
      <w:r w:rsidRPr="006C0843">
        <w:t>se puede visualizar el Caso de uso N°1.20, este apartado es para la creación de nuevos centros de costos, en caso de necesitar agregar un costo más se utiliza este caso de uso priorizar en un futuro los nuevos centros de los costos.</w:t>
      </w:r>
    </w:p>
    <w:p w14:paraId="03C1F91E" w14:textId="77777777" w:rsidR="00F46474" w:rsidRPr="006C0843" w:rsidRDefault="00F46474" w:rsidP="00F46474">
      <w:pPr>
        <w:spacing w:line="278" w:lineRule="auto"/>
        <w:ind w:firstLine="0"/>
        <w:jc w:val="left"/>
      </w:pPr>
    </w:p>
    <w:p w14:paraId="437EA5CD" w14:textId="6DE71654" w:rsidR="00F46474" w:rsidRPr="006C0843" w:rsidRDefault="00F46474" w:rsidP="00F46474">
      <w:pPr>
        <w:pStyle w:val="Descripcin"/>
      </w:pPr>
      <w:bookmarkStart w:id="1366" w:name="_Toc209985097"/>
      <w:bookmarkStart w:id="1367" w:name="_Toc210409365"/>
      <w:bookmarkStart w:id="1368" w:name="_Toc210410145"/>
      <w:bookmarkStart w:id="1369" w:name="_Toc213787010"/>
      <w:bookmarkStart w:id="1370" w:name="_Toc213787424"/>
      <w:r>
        <w:t xml:space="preserve">Tabla </w:t>
      </w:r>
      <w:fldSimple w:instr=" STYLEREF 1 \s ">
        <w:r w:rsidR="008F7228">
          <w:rPr>
            <w:noProof/>
          </w:rPr>
          <w:t>7</w:t>
        </w:r>
      </w:fldSimple>
      <w:r w:rsidR="008F7228">
        <w:t>.</w:t>
      </w:r>
      <w:fldSimple w:instr=" SEQ Tabla \* ARABIC \s 1 ">
        <w:r w:rsidR="008F7228">
          <w:rPr>
            <w:noProof/>
          </w:rPr>
          <w:t>21</w:t>
        </w:r>
      </w:fldSimple>
      <w:r>
        <w:t xml:space="preserve"> </w:t>
      </w:r>
      <w:r w:rsidRPr="006C0843">
        <w:t>Caso de uso N °1.20, Creando nuevo centro de costo</w:t>
      </w:r>
      <w:bookmarkEnd w:id="1366"/>
      <w:bookmarkEnd w:id="1367"/>
      <w:bookmarkEnd w:id="1368"/>
      <w:bookmarkEnd w:id="1369"/>
      <w:bookmarkEnd w:id="1370"/>
    </w:p>
    <w:p w14:paraId="6CAB8243" w14:textId="77777777" w:rsidR="00F46474" w:rsidRPr="006C0843" w:rsidRDefault="00F46474" w:rsidP="00F46474">
      <w:pPr>
        <w:pStyle w:val="Sinespaciado"/>
      </w:pPr>
      <w:r w:rsidRPr="006C0843">
        <w:rPr>
          <w:noProof/>
        </w:rPr>
        <w:drawing>
          <wp:inline distT="0" distB="0" distL="0" distR="0" wp14:anchorId="43A64262" wp14:editId="5C4D7CFF">
            <wp:extent cx="4689847" cy="3216166"/>
            <wp:effectExtent l="0" t="0" r="0" b="3810"/>
            <wp:docPr id="134104257"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97359" cy="3221318"/>
                    </a:xfrm>
                    <a:prstGeom prst="rect">
                      <a:avLst/>
                    </a:prstGeom>
                    <a:noFill/>
                    <a:ln>
                      <a:noFill/>
                    </a:ln>
                  </pic:spPr>
                </pic:pic>
              </a:graphicData>
            </a:graphic>
          </wp:inline>
        </w:drawing>
      </w:r>
    </w:p>
    <w:p w14:paraId="0AB1278C" w14:textId="77777777" w:rsidR="00F46474" w:rsidRPr="006C0843" w:rsidRDefault="00F46474" w:rsidP="00F46474">
      <w:pPr>
        <w:spacing w:line="278" w:lineRule="auto"/>
        <w:ind w:firstLine="0"/>
        <w:jc w:val="left"/>
      </w:pPr>
    </w:p>
    <w:p w14:paraId="4946EC38" w14:textId="77777777" w:rsidR="00F46474" w:rsidRDefault="00F46474" w:rsidP="00F46474">
      <w:r w:rsidRPr="006C0843">
        <w:t>Fuente: Elaborado por el estudiante de acuerdo con el proyecto</w:t>
      </w:r>
    </w:p>
    <w:p w14:paraId="40E0E953" w14:textId="77777777" w:rsidR="00F46474" w:rsidRDefault="00F46474" w:rsidP="00F46474"/>
    <w:p w14:paraId="0F63EBD9" w14:textId="77777777" w:rsidR="00F46474" w:rsidRDefault="00F46474" w:rsidP="00F46474">
      <w:r w:rsidRPr="008C5944">
        <w:t>Casos de prueba:</w:t>
      </w:r>
    </w:p>
    <w:p w14:paraId="075B9D61" w14:textId="77777777" w:rsidR="00F46474" w:rsidRDefault="00F46474" w:rsidP="00F46474"/>
    <w:p w14:paraId="60B158E5" w14:textId="77777777" w:rsidR="00F46474" w:rsidRPr="005B4DA7" w:rsidRDefault="00F46474" w:rsidP="00F46474">
      <w:pPr>
        <w:pStyle w:val="Prrafodelista"/>
        <w:numPr>
          <w:ilvl w:val="0"/>
          <w:numId w:val="365"/>
        </w:numPr>
        <w:rPr>
          <w:lang w:val="es-419"/>
        </w:rPr>
      </w:pPr>
      <w:r w:rsidRPr="005B4DA7">
        <w:rPr>
          <w:lang w:val="es-419"/>
        </w:rPr>
        <w:t xml:space="preserve">Verificar la existencia del formulario de centro de costo </w:t>
      </w:r>
    </w:p>
    <w:p w14:paraId="0EAC2E0C" w14:textId="77777777" w:rsidR="00F46474" w:rsidRPr="003207E6" w:rsidRDefault="00F46474" w:rsidP="00F46474">
      <w:pPr>
        <w:rPr>
          <w:lang w:val="es-419"/>
        </w:rPr>
      </w:pPr>
    </w:p>
    <w:p w14:paraId="7E6F4890" w14:textId="77777777" w:rsidR="00F46474" w:rsidRPr="005B4DA7" w:rsidRDefault="00F46474" w:rsidP="00F46474">
      <w:pPr>
        <w:pStyle w:val="Prrafodelista"/>
        <w:numPr>
          <w:ilvl w:val="0"/>
          <w:numId w:val="365"/>
        </w:numPr>
        <w:rPr>
          <w:lang w:val="es-419"/>
        </w:rPr>
      </w:pPr>
      <w:r w:rsidRPr="005B4DA7">
        <w:rPr>
          <w:lang w:val="es-419"/>
        </w:rPr>
        <w:lastRenderedPageBreak/>
        <w:t xml:space="preserve">Verificar el ingreso de datos por parte del usuario en el formulario de " </w:t>
      </w:r>
      <w:r>
        <w:rPr>
          <w:lang w:val="es-419"/>
        </w:rPr>
        <w:t>centro de costo</w:t>
      </w:r>
      <w:r w:rsidRPr="005B4DA7">
        <w:rPr>
          <w:lang w:val="es-419"/>
        </w:rPr>
        <w:t xml:space="preserve"> ".</w:t>
      </w:r>
    </w:p>
    <w:p w14:paraId="0E3FC416" w14:textId="77777777" w:rsidR="00F46474" w:rsidRPr="003207E6" w:rsidRDefault="00F46474" w:rsidP="00F46474">
      <w:pPr>
        <w:ind w:firstLine="0"/>
        <w:rPr>
          <w:lang w:val="es-419"/>
        </w:rPr>
      </w:pPr>
    </w:p>
    <w:p w14:paraId="3F523890" w14:textId="77777777" w:rsidR="00F46474" w:rsidRPr="005B4DA7" w:rsidRDefault="00F46474" w:rsidP="00F46474">
      <w:pPr>
        <w:pStyle w:val="Prrafodelista"/>
        <w:numPr>
          <w:ilvl w:val="0"/>
          <w:numId w:val="365"/>
        </w:numPr>
        <w:rPr>
          <w:lang w:val="es-419"/>
        </w:rPr>
      </w:pPr>
      <w:r w:rsidRPr="005B4DA7">
        <w:rPr>
          <w:lang w:val="es-419"/>
        </w:rPr>
        <w:t>Verificar el registro ingresado en la interfaz del sistema de gestión de centro de costo</w:t>
      </w:r>
    </w:p>
    <w:p w14:paraId="5050CB79" w14:textId="77777777" w:rsidR="00F46474" w:rsidRPr="00314CE1" w:rsidRDefault="00F46474" w:rsidP="00F46474">
      <w:pPr>
        <w:ind w:firstLine="0"/>
        <w:rPr>
          <w:lang w:val="es-419"/>
        </w:rPr>
      </w:pPr>
    </w:p>
    <w:p w14:paraId="469AAEA8" w14:textId="77777777" w:rsidR="00F46474" w:rsidRDefault="00F46474" w:rsidP="00F46474">
      <w:pPr>
        <w:ind w:left="720" w:firstLine="0"/>
      </w:pPr>
      <w:r w:rsidRPr="008C5944">
        <w:t>Resultados Esperados:</w:t>
      </w:r>
    </w:p>
    <w:p w14:paraId="372B4ABC" w14:textId="77777777" w:rsidR="00F46474" w:rsidRDefault="00F46474" w:rsidP="00F46474">
      <w:pPr>
        <w:ind w:left="720" w:firstLine="0"/>
      </w:pPr>
    </w:p>
    <w:p w14:paraId="12DED0C3" w14:textId="77777777" w:rsidR="00F46474" w:rsidRPr="005B4DA7" w:rsidRDefault="00F46474" w:rsidP="00F46474">
      <w:pPr>
        <w:pStyle w:val="Prrafodelista"/>
        <w:numPr>
          <w:ilvl w:val="0"/>
          <w:numId w:val="366"/>
        </w:numPr>
        <w:rPr>
          <w:lang w:val="es-419"/>
        </w:rPr>
      </w:pPr>
      <w:r w:rsidRPr="005B4DA7">
        <w:rPr>
          <w:lang w:val="es-419"/>
        </w:rPr>
        <w:t>En la pestaña " centro de costo " se visualiza correctamente el formulario para la creación de este.</w:t>
      </w:r>
    </w:p>
    <w:p w14:paraId="08FB80BD" w14:textId="77777777" w:rsidR="00F46474" w:rsidRPr="00A35524" w:rsidRDefault="00F46474" w:rsidP="00F46474">
      <w:pPr>
        <w:rPr>
          <w:lang w:val="es-419"/>
        </w:rPr>
      </w:pPr>
    </w:p>
    <w:p w14:paraId="33869978" w14:textId="77777777" w:rsidR="00F46474" w:rsidRPr="005B4DA7" w:rsidRDefault="00F46474" w:rsidP="00F46474">
      <w:pPr>
        <w:pStyle w:val="Prrafodelista"/>
        <w:numPr>
          <w:ilvl w:val="0"/>
          <w:numId w:val="366"/>
        </w:numPr>
        <w:rPr>
          <w:lang w:val="es-419"/>
        </w:rPr>
      </w:pPr>
      <w:r w:rsidRPr="005B4DA7">
        <w:rPr>
          <w:lang w:val="es-419"/>
        </w:rPr>
        <w:t xml:space="preserve">Se permite ingresar información en los campos del formulario de </w:t>
      </w:r>
      <w:r>
        <w:rPr>
          <w:lang w:val="es-419"/>
        </w:rPr>
        <w:t>centro de costo</w:t>
      </w:r>
      <w:r w:rsidRPr="005B4DA7">
        <w:rPr>
          <w:lang w:val="es-419"/>
        </w:rPr>
        <w:t>, reflejando en pantalla la información ingresada.</w:t>
      </w:r>
    </w:p>
    <w:p w14:paraId="4DBA5D05" w14:textId="77777777" w:rsidR="00F46474" w:rsidRPr="00A35524" w:rsidRDefault="00F46474" w:rsidP="00F46474">
      <w:pPr>
        <w:ind w:firstLine="0"/>
        <w:rPr>
          <w:lang w:val="es-419"/>
        </w:rPr>
      </w:pPr>
    </w:p>
    <w:p w14:paraId="018F6D26" w14:textId="77777777" w:rsidR="00F46474" w:rsidRPr="005B4DA7" w:rsidRDefault="00F46474" w:rsidP="00F46474">
      <w:pPr>
        <w:pStyle w:val="Prrafodelista"/>
        <w:numPr>
          <w:ilvl w:val="0"/>
          <w:numId w:val="366"/>
        </w:numPr>
        <w:rPr>
          <w:lang w:val="es-419"/>
        </w:rPr>
      </w:pPr>
      <w:r w:rsidRPr="005B4DA7">
        <w:rPr>
          <w:lang w:val="es-419"/>
        </w:rPr>
        <w:t xml:space="preserve">La interfaz del sistema de </w:t>
      </w:r>
      <w:r>
        <w:rPr>
          <w:lang w:val="es-419"/>
        </w:rPr>
        <w:t>centro de costo</w:t>
      </w:r>
      <w:r w:rsidRPr="005B4DA7">
        <w:rPr>
          <w:lang w:val="es-419"/>
        </w:rPr>
        <w:t xml:space="preserve"> registra correctamente la nueva creación de un nuev</w:t>
      </w:r>
      <w:r>
        <w:rPr>
          <w:lang w:val="es-419"/>
        </w:rPr>
        <w:t>o</w:t>
      </w:r>
      <w:r w:rsidRPr="005B4DA7">
        <w:rPr>
          <w:lang w:val="es-419"/>
        </w:rPr>
        <w:t xml:space="preserve"> </w:t>
      </w:r>
      <w:r>
        <w:rPr>
          <w:lang w:val="es-419"/>
        </w:rPr>
        <w:t>centro de costo</w:t>
      </w:r>
      <w:r w:rsidRPr="005B4DA7">
        <w:rPr>
          <w:lang w:val="es-419"/>
        </w:rPr>
        <w:t>, reflejándolo en la misma interfaz.</w:t>
      </w:r>
    </w:p>
    <w:p w14:paraId="765B0698" w14:textId="77777777" w:rsidR="00F46474" w:rsidRPr="008C5944" w:rsidRDefault="00F46474" w:rsidP="00F46474">
      <w:pPr>
        <w:ind w:firstLine="0"/>
      </w:pPr>
    </w:p>
    <w:p w14:paraId="1D18F37A" w14:textId="77777777" w:rsidR="00F46474" w:rsidRDefault="00F46474" w:rsidP="00F46474">
      <w:pPr>
        <w:ind w:left="720" w:firstLine="0"/>
      </w:pPr>
      <w:r w:rsidRPr="008C5944">
        <w:t>Resultados obtenidos</w:t>
      </w:r>
      <w:r>
        <w:t>:</w:t>
      </w:r>
    </w:p>
    <w:p w14:paraId="614150E2" w14:textId="77777777" w:rsidR="00F46474" w:rsidRDefault="00F46474" w:rsidP="00F46474">
      <w:pPr>
        <w:rPr>
          <w:lang w:val="es-419"/>
        </w:rPr>
      </w:pPr>
    </w:p>
    <w:p w14:paraId="21C8C578" w14:textId="77777777" w:rsidR="00F46474" w:rsidRPr="005B4DA7" w:rsidRDefault="00F46474" w:rsidP="00F46474">
      <w:pPr>
        <w:pStyle w:val="Prrafodelista"/>
        <w:numPr>
          <w:ilvl w:val="0"/>
          <w:numId w:val="367"/>
        </w:numPr>
        <w:rPr>
          <w:lang w:val="es-419"/>
        </w:rPr>
      </w:pPr>
      <w:r w:rsidRPr="005B4DA7">
        <w:rPr>
          <w:lang w:val="es-419"/>
        </w:rPr>
        <w:t>En la pestaña de centro de costo se visualiza correctamente el formulario.</w:t>
      </w:r>
    </w:p>
    <w:p w14:paraId="2E4C5E7E" w14:textId="77777777" w:rsidR="00F46474" w:rsidRPr="00A35524" w:rsidRDefault="00F46474" w:rsidP="00F46474">
      <w:pPr>
        <w:ind w:firstLine="0"/>
        <w:rPr>
          <w:lang w:val="es-419"/>
        </w:rPr>
      </w:pPr>
    </w:p>
    <w:p w14:paraId="42D1CFB4" w14:textId="77777777" w:rsidR="00F46474" w:rsidRPr="005B4DA7" w:rsidRDefault="00F46474" w:rsidP="00F46474">
      <w:pPr>
        <w:pStyle w:val="Prrafodelista"/>
        <w:numPr>
          <w:ilvl w:val="0"/>
          <w:numId w:val="367"/>
        </w:numPr>
        <w:rPr>
          <w:lang w:val="es-419"/>
        </w:rPr>
      </w:pPr>
      <w:r w:rsidRPr="005B4DA7">
        <w:rPr>
          <w:lang w:val="es-419"/>
        </w:rPr>
        <w:t xml:space="preserve">El sistema permite ingresar información en los campos del formulario de </w:t>
      </w:r>
      <w:r>
        <w:rPr>
          <w:lang w:val="es-419"/>
        </w:rPr>
        <w:t>centro de costo</w:t>
      </w:r>
      <w:r w:rsidRPr="005B4DA7">
        <w:rPr>
          <w:lang w:val="es-419"/>
        </w:rPr>
        <w:t>, reflejándolo en pantalla correctamente</w:t>
      </w:r>
    </w:p>
    <w:p w14:paraId="061A149F" w14:textId="77777777" w:rsidR="00F46474" w:rsidRPr="00A35524" w:rsidRDefault="00F46474" w:rsidP="00F46474">
      <w:pPr>
        <w:ind w:firstLine="0"/>
        <w:rPr>
          <w:lang w:val="es-419"/>
        </w:rPr>
      </w:pPr>
    </w:p>
    <w:p w14:paraId="3195BE47" w14:textId="77777777" w:rsidR="00F46474" w:rsidRDefault="00F46474" w:rsidP="00F46474">
      <w:pPr>
        <w:pStyle w:val="Prrafodelista"/>
        <w:numPr>
          <w:ilvl w:val="0"/>
          <w:numId w:val="367"/>
        </w:numPr>
        <w:rPr>
          <w:lang w:val="es-419"/>
        </w:rPr>
      </w:pPr>
      <w:r w:rsidRPr="005B4DA7">
        <w:rPr>
          <w:lang w:val="es-419"/>
        </w:rPr>
        <w:lastRenderedPageBreak/>
        <w:t>La interfaz tras el registro exitoso de</w:t>
      </w:r>
      <w:r>
        <w:rPr>
          <w:lang w:val="es-419"/>
        </w:rPr>
        <w:t>l</w:t>
      </w:r>
      <w:r w:rsidRPr="005B4DA7">
        <w:rPr>
          <w:lang w:val="es-419"/>
        </w:rPr>
        <w:t xml:space="preserve"> </w:t>
      </w:r>
      <w:r>
        <w:rPr>
          <w:lang w:val="es-419"/>
        </w:rPr>
        <w:t>centro de costo</w:t>
      </w:r>
      <w:r w:rsidRPr="005B4DA7">
        <w:rPr>
          <w:lang w:val="es-419"/>
        </w:rPr>
        <w:t xml:space="preserve"> se logra visualizar en la interfaz.</w:t>
      </w:r>
    </w:p>
    <w:p w14:paraId="58B16B34" w14:textId="77777777" w:rsidR="00F46474" w:rsidRPr="00E539E7" w:rsidRDefault="00F46474" w:rsidP="00F46474">
      <w:pPr>
        <w:pStyle w:val="Prrafodelista"/>
        <w:rPr>
          <w:lang w:val="es-419"/>
        </w:rPr>
      </w:pPr>
    </w:p>
    <w:p w14:paraId="296A99AF" w14:textId="79795DC6" w:rsidR="00F46474" w:rsidRDefault="00F46474" w:rsidP="00F46474">
      <w:r w:rsidRPr="00E539E7">
        <w:rPr>
          <w:lang w:val="es-419"/>
        </w:rPr>
        <w:t>En la figura 7.</w:t>
      </w:r>
      <w:r w:rsidR="008C28A7">
        <w:rPr>
          <w:lang w:val="es-419"/>
        </w:rPr>
        <w:t>21</w:t>
      </w:r>
      <w:r w:rsidRPr="00E539E7">
        <w:rPr>
          <w:lang w:val="es-419"/>
        </w:rPr>
        <w:t xml:space="preserve"> </w:t>
      </w:r>
      <w:r w:rsidRPr="00E539E7">
        <w:t>muestra el módulo de Centro de Costo, donde se registra un nuevo centro con la descripción “Prueba” en estado Activo. En la parte superior se observa el formulario de ingreso y la tabla inicial con un solo registro (“Economía”). Tras hacer clic en Registrar, el sistema confirma el registro con un mensaje de éxito y actualiza la tabla, que ahora incluye dos centros de costo: Economía y Prueba</w:t>
      </w:r>
    </w:p>
    <w:p w14:paraId="7996A8B6" w14:textId="77777777" w:rsidR="00F46474" w:rsidRPr="00E539E7" w:rsidRDefault="00F46474" w:rsidP="00F46474">
      <w:pPr>
        <w:rPr>
          <w:lang w:val="es-419"/>
        </w:rPr>
      </w:pPr>
    </w:p>
    <w:p w14:paraId="23D33BAA" w14:textId="48DBE6C8" w:rsidR="00F46474" w:rsidRDefault="00F46474" w:rsidP="00F46474">
      <w:pPr>
        <w:pStyle w:val="Descripcin"/>
      </w:pPr>
      <w:bookmarkStart w:id="1371" w:name="_Toc210409366"/>
      <w:bookmarkStart w:id="1372" w:name="_Toc210410146"/>
      <w:bookmarkStart w:id="1373" w:name="_Toc213787011"/>
      <w:bookmarkStart w:id="1374" w:name="_Toc213787425"/>
      <w:r>
        <w:t xml:space="preserve">Figura </w:t>
      </w:r>
      <w:fldSimple w:instr=" STYLEREF 1 \s ">
        <w:r w:rsidR="008F7228">
          <w:rPr>
            <w:noProof/>
          </w:rPr>
          <w:t>7</w:t>
        </w:r>
      </w:fldSimple>
      <w:r w:rsidR="008F7228">
        <w:t>.</w:t>
      </w:r>
      <w:fldSimple w:instr=" SEQ Figura \* ARABIC \s 1 ">
        <w:r w:rsidR="008F7228">
          <w:rPr>
            <w:noProof/>
          </w:rPr>
          <w:t>21</w:t>
        </w:r>
      </w:fldSimple>
      <w:r>
        <w:t xml:space="preserve"> “Captura de pantalla de prueba 1-2-3 caso de uso N°1.20”</w:t>
      </w:r>
      <w:bookmarkEnd w:id="1371"/>
      <w:bookmarkEnd w:id="1372"/>
      <w:bookmarkEnd w:id="1373"/>
      <w:bookmarkEnd w:id="1374"/>
    </w:p>
    <w:p w14:paraId="79A4B1CF" w14:textId="77777777" w:rsidR="00F46474" w:rsidRDefault="00F46474" w:rsidP="00F46474">
      <w:pPr>
        <w:pStyle w:val="Sinespaciado"/>
      </w:pPr>
      <w:r w:rsidRPr="00E539E7">
        <w:rPr>
          <w:noProof/>
        </w:rPr>
        <w:drawing>
          <wp:inline distT="0" distB="0" distL="0" distR="0" wp14:anchorId="23C122D9" wp14:editId="43629B00">
            <wp:extent cx="5971540" cy="3469005"/>
            <wp:effectExtent l="0" t="0" r="0" b="0"/>
            <wp:docPr id="679440195"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40195" name="Imagen 1" descr="Una captura de pantalla de una red social&#10;&#10;El contenido generado por IA puede ser incorrecto."/>
                    <pic:cNvPicPr/>
                  </pic:nvPicPr>
                  <pic:blipFill>
                    <a:blip r:embed="rId186"/>
                    <a:stretch>
                      <a:fillRect/>
                    </a:stretch>
                  </pic:blipFill>
                  <pic:spPr>
                    <a:xfrm>
                      <a:off x="0" y="0"/>
                      <a:ext cx="5971540" cy="3469005"/>
                    </a:xfrm>
                    <a:prstGeom prst="rect">
                      <a:avLst/>
                    </a:prstGeom>
                  </pic:spPr>
                </pic:pic>
              </a:graphicData>
            </a:graphic>
          </wp:inline>
        </w:drawing>
      </w:r>
    </w:p>
    <w:p w14:paraId="3E465639" w14:textId="77777777" w:rsidR="00F46474" w:rsidRDefault="00F46474" w:rsidP="00F46474">
      <w:pPr>
        <w:ind w:firstLine="0"/>
      </w:pPr>
    </w:p>
    <w:p w14:paraId="2B66A4A5" w14:textId="77777777" w:rsidR="00F46474" w:rsidRDefault="00F46474" w:rsidP="00F46474">
      <w:r>
        <w:t>Fuente: Captura realizada al sistema web EugCOM</w:t>
      </w:r>
    </w:p>
    <w:p w14:paraId="1BC722EA" w14:textId="77777777" w:rsidR="00F46474" w:rsidRPr="004B79BA" w:rsidRDefault="00F46474" w:rsidP="00F46474"/>
    <w:p w14:paraId="41931DBC" w14:textId="77777777" w:rsidR="00F46474" w:rsidRPr="004B79BA" w:rsidRDefault="00F46474" w:rsidP="00F46474">
      <w:pPr>
        <w:spacing w:line="278" w:lineRule="auto"/>
        <w:ind w:firstLine="0"/>
        <w:jc w:val="left"/>
        <w:rPr>
          <w:rFonts w:eastAsiaTheme="majorEastAsia" w:cstheme="majorBidi"/>
          <w:szCs w:val="32"/>
        </w:rPr>
      </w:pPr>
      <w:r>
        <w:br w:type="page"/>
      </w:r>
    </w:p>
    <w:p w14:paraId="43E88E03" w14:textId="77777777" w:rsidR="00F46474" w:rsidRDefault="00F46474" w:rsidP="00F46474">
      <w:pPr>
        <w:pStyle w:val="Ttulo2"/>
      </w:pPr>
      <w:bookmarkStart w:id="1375" w:name="_Toc213787163"/>
      <w:r>
        <w:lastRenderedPageBreak/>
        <w:t>Prueba Unitaria CU</w:t>
      </w:r>
      <w:r w:rsidRPr="0060115B">
        <w:t xml:space="preserve"> </w:t>
      </w:r>
      <w:r>
        <w:t>N°1.21</w:t>
      </w:r>
      <w:bookmarkEnd w:id="1375"/>
    </w:p>
    <w:p w14:paraId="4B9CE554" w14:textId="77777777" w:rsidR="00F46474" w:rsidRDefault="00F46474" w:rsidP="00F46474"/>
    <w:p w14:paraId="5D1691FE" w14:textId="4845D253" w:rsidR="00F46474" w:rsidRPr="00627D3D" w:rsidRDefault="00F46474" w:rsidP="00F46474">
      <w:r w:rsidRPr="00627D3D">
        <w:t xml:space="preserve">En la </w:t>
      </w:r>
      <w:r w:rsidRPr="00627D3D">
        <w:rPr>
          <w:i/>
        </w:rPr>
        <w:t xml:space="preserve">Tabla </w:t>
      </w:r>
      <w:r>
        <w:rPr>
          <w:i/>
        </w:rPr>
        <w:t>7.</w:t>
      </w:r>
      <w:r w:rsidR="008C28A7">
        <w:rPr>
          <w:i/>
        </w:rPr>
        <w:t>22</w:t>
      </w:r>
      <w:r>
        <w:rPr>
          <w:i/>
        </w:rPr>
        <w:t xml:space="preserve"> </w:t>
      </w:r>
      <w:r w:rsidRPr="00627D3D">
        <w:t>se puede visualizar el Caso de uso N°1.21, una vez ya creado los centros de los costos se procede a crear una casilla para desactivarlo o activarlo, en caso deje de haber cumplido con los costos o se debe reincorporar a la contabilidad de los costos.</w:t>
      </w:r>
    </w:p>
    <w:p w14:paraId="45EBAC3E" w14:textId="77777777" w:rsidR="00F46474" w:rsidRPr="00627D3D" w:rsidRDefault="00F46474" w:rsidP="00F46474">
      <w:pPr>
        <w:tabs>
          <w:tab w:val="left" w:pos="7125"/>
        </w:tabs>
        <w:spacing w:line="278" w:lineRule="auto"/>
        <w:ind w:firstLine="0"/>
        <w:jc w:val="left"/>
      </w:pPr>
    </w:p>
    <w:p w14:paraId="7D3BA0BC" w14:textId="7997B7FB" w:rsidR="00F46474" w:rsidRPr="00627D3D" w:rsidRDefault="00F46474" w:rsidP="00F46474">
      <w:pPr>
        <w:pStyle w:val="Descripcin"/>
      </w:pPr>
      <w:bookmarkStart w:id="1376" w:name="_Toc209985098"/>
      <w:bookmarkStart w:id="1377" w:name="_Toc210409367"/>
      <w:bookmarkStart w:id="1378" w:name="_Toc210410147"/>
      <w:bookmarkStart w:id="1379" w:name="_Toc213787012"/>
      <w:bookmarkStart w:id="1380" w:name="_Toc213787426"/>
      <w:r>
        <w:t xml:space="preserve">Tabla </w:t>
      </w:r>
      <w:fldSimple w:instr=" STYLEREF 1 \s ">
        <w:r w:rsidR="008F7228">
          <w:rPr>
            <w:noProof/>
          </w:rPr>
          <w:t>7</w:t>
        </w:r>
      </w:fldSimple>
      <w:r w:rsidR="008F7228">
        <w:t>.</w:t>
      </w:r>
      <w:fldSimple w:instr=" SEQ Tabla \* ARABIC \s 1 ">
        <w:r w:rsidR="008F7228">
          <w:rPr>
            <w:noProof/>
          </w:rPr>
          <w:t>22</w:t>
        </w:r>
      </w:fldSimple>
      <w:r>
        <w:t xml:space="preserve"> </w:t>
      </w:r>
      <w:r w:rsidRPr="00627D3D">
        <w:t xml:space="preserve"> Caso de uso N °1.21, cambiando estado de un centro de costo</w:t>
      </w:r>
      <w:bookmarkEnd w:id="1376"/>
      <w:bookmarkEnd w:id="1377"/>
      <w:bookmarkEnd w:id="1378"/>
      <w:bookmarkEnd w:id="1379"/>
      <w:bookmarkEnd w:id="1380"/>
    </w:p>
    <w:p w14:paraId="739240CF" w14:textId="77777777" w:rsidR="00F46474" w:rsidRPr="00627D3D" w:rsidRDefault="00F46474" w:rsidP="00F46474">
      <w:pPr>
        <w:pStyle w:val="Sinespaciado"/>
      </w:pPr>
      <w:r w:rsidRPr="00627D3D">
        <w:rPr>
          <w:noProof/>
        </w:rPr>
        <w:drawing>
          <wp:inline distT="0" distB="0" distL="0" distR="0" wp14:anchorId="38E1235F" wp14:editId="3016BB38">
            <wp:extent cx="5036329" cy="3799205"/>
            <wp:effectExtent l="0" t="0" r="0" b="0"/>
            <wp:docPr id="1291448822"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40282" cy="3802187"/>
                    </a:xfrm>
                    <a:prstGeom prst="rect">
                      <a:avLst/>
                    </a:prstGeom>
                    <a:noFill/>
                    <a:ln>
                      <a:noFill/>
                    </a:ln>
                  </pic:spPr>
                </pic:pic>
              </a:graphicData>
            </a:graphic>
          </wp:inline>
        </w:drawing>
      </w:r>
    </w:p>
    <w:p w14:paraId="4CCD306C" w14:textId="77777777" w:rsidR="00F46474" w:rsidRPr="00627D3D" w:rsidRDefault="00F46474" w:rsidP="00F46474">
      <w:pPr>
        <w:tabs>
          <w:tab w:val="left" w:pos="7125"/>
        </w:tabs>
        <w:spacing w:line="278" w:lineRule="auto"/>
        <w:ind w:firstLine="0"/>
        <w:jc w:val="left"/>
      </w:pPr>
    </w:p>
    <w:p w14:paraId="76C7765F" w14:textId="77777777" w:rsidR="00F46474" w:rsidRDefault="00F46474" w:rsidP="00F46474">
      <w:r w:rsidRPr="00627D3D">
        <w:t>Fuente: Elaborado por el estudiante de acuerdo con el proyecto</w:t>
      </w:r>
    </w:p>
    <w:p w14:paraId="5D15243A" w14:textId="77777777" w:rsidR="00F46474" w:rsidRDefault="00F46474" w:rsidP="00F46474"/>
    <w:p w14:paraId="0F1BBFE2" w14:textId="77777777" w:rsidR="00F46474" w:rsidRDefault="00F46474" w:rsidP="00F46474"/>
    <w:p w14:paraId="369CE96A" w14:textId="77777777" w:rsidR="00F46474" w:rsidRDefault="00F46474" w:rsidP="00F46474"/>
    <w:p w14:paraId="3CB356B5" w14:textId="77777777" w:rsidR="00F46474" w:rsidRPr="00627D3D" w:rsidRDefault="00F46474" w:rsidP="00F46474"/>
    <w:p w14:paraId="4712375E" w14:textId="77777777" w:rsidR="00F46474" w:rsidRDefault="00F46474" w:rsidP="00F46474">
      <w:r w:rsidRPr="008C5944">
        <w:lastRenderedPageBreak/>
        <w:t>Casos de prueba:</w:t>
      </w:r>
    </w:p>
    <w:p w14:paraId="20E2F448" w14:textId="77777777" w:rsidR="00F46474" w:rsidRDefault="00F46474" w:rsidP="00F46474"/>
    <w:p w14:paraId="3DC22D8C" w14:textId="77777777" w:rsidR="00F46474" w:rsidRDefault="00F46474" w:rsidP="00F46474">
      <w:pPr>
        <w:numPr>
          <w:ilvl w:val="0"/>
          <w:numId w:val="251"/>
        </w:numPr>
        <w:tabs>
          <w:tab w:val="num" w:pos="720"/>
        </w:tabs>
        <w:rPr>
          <w:lang w:val="es-419"/>
        </w:rPr>
      </w:pPr>
      <w:r w:rsidRPr="00AD5449">
        <w:rPr>
          <w:lang w:val="es-419"/>
        </w:rPr>
        <w:t>Verificar la existencia de la opción para cambiar estado en el listado de centros de costo</w:t>
      </w:r>
      <w:r>
        <w:rPr>
          <w:lang w:val="es-419"/>
        </w:rPr>
        <w:t>.</w:t>
      </w:r>
    </w:p>
    <w:p w14:paraId="5D5A20F6" w14:textId="77777777" w:rsidR="00F46474" w:rsidRPr="00AD5449" w:rsidRDefault="00F46474" w:rsidP="00F46474">
      <w:pPr>
        <w:rPr>
          <w:lang w:val="es-419"/>
        </w:rPr>
      </w:pPr>
    </w:p>
    <w:p w14:paraId="65AF53AF" w14:textId="77777777" w:rsidR="00F46474" w:rsidRDefault="00F46474" w:rsidP="00F46474">
      <w:pPr>
        <w:numPr>
          <w:ilvl w:val="0"/>
          <w:numId w:val="251"/>
        </w:numPr>
        <w:tabs>
          <w:tab w:val="num" w:pos="720"/>
        </w:tabs>
        <w:rPr>
          <w:lang w:val="es-419"/>
        </w:rPr>
      </w:pPr>
      <w:r w:rsidRPr="00AD5449">
        <w:rPr>
          <w:lang w:val="es-419"/>
        </w:rPr>
        <w:t>Verificar la funcionalidad de activación/desactivación de centros de costo</w:t>
      </w:r>
      <w:r>
        <w:rPr>
          <w:lang w:val="es-419"/>
        </w:rPr>
        <w:t>.</w:t>
      </w:r>
    </w:p>
    <w:p w14:paraId="122A4402" w14:textId="77777777" w:rsidR="00F46474" w:rsidRPr="00AD5449" w:rsidRDefault="00F46474" w:rsidP="00F46474">
      <w:pPr>
        <w:ind w:firstLine="0"/>
        <w:rPr>
          <w:lang w:val="es-419"/>
        </w:rPr>
      </w:pPr>
    </w:p>
    <w:p w14:paraId="7A7FB59F" w14:textId="77777777" w:rsidR="00F46474" w:rsidRPr="00AD5449" w:rsidRDefault="00F46474" w:rsidP="00F46474">
      <w:pPr>
        <w:numPr>
          <w:ilvl w:val="0"/>
          <w:numId w:val="251"/>
        </w:numPr>
        <w:tabs>
          <w:tab w:val="num" w:pos="720"/>
        </w:tabs>
        <w:rPr>
          <w:lang w:val="es-419"/>
        </w:rPr>
      </w:pPr>
      <w:r w:rsidRPr="00AD5449">
        <w:rPr>
          <w:lang w:val="es-419"/>
        </w:rPr>
        <w:t>Verificar la actualización visual del estado en la interfaz</w:t>
      </w:r>
      <w:r>
        <w:rPr>
          <w:lang w:val="es-419"/>
        </w:rPr>
        <w:t>.</w:t>
      </w:r>
    </w:p>
    <w:p w14:paraId="10679E1C" w14:textId="77777777" w:rsidR="00F46474" w:rsidRPr="00AD5449" w:rsidRDefault="00F46474" w:rsidP="00F46474">
      <w:pPr>
        <w:rPr>
          <w:lang w:val="es-419"/>
        </w:rPr>
      </w:pPr>
    </w:p>
    <w:p w14:paraId="722949B2" w14:textId="77777777" w:rsidR="00F46474" w:rsidRDefault="00F46474" w:rsidP="00F46474">
      <w:pPr>
        <w:ind w:left="720" w:firstLine="0"/>
      </w:pPr>
      <w:r w:rsidRPr="008C5944">
        <w:t>Resultados Esperados:</w:t>
      </w:r>
    </w:p>
    <w:p w14:paraId="34FD3457" w14:textId="77777777" w:rsidR="00F46474" w:rsidRDefault="00F46474" w:rsidP="00F46474">
      <w:pPr>
        <w:ind w:left="720" w:firstLine="0"/>
      </w:pPr>
    </w:p>
    <w:p w14:paraId="70CDBF0D" w14:textId="77777777" w:rsidR="00F46474" w:rsidRDefault="00F46474" w:rsidP="00F46474">
      <w:pPr>
        <w:numPr>
          <w:ilvl w:val="0"/>
          <w:numId w:val="252"/>
        </w:numPr>
        <w:tabs>
          <w:tab w:val="num" w:pos="720"/>
        </w:tabs>
        <w:rPr>
          <w:lang w:val="es-419"/>
        </w:rPr>
      </w:pPr>
      <w:r w:rsidRPr="00AD5449">
        <w:rPr>
          <w:lang w:val="es-419"/>
        </w:rPr>
        <w:t>El botón o enlace "Cambiar Estado" es visible junto a cada centro de costo en el listado</w:t>
      </w:r>
      <w:r>
        <w:rPr>
          <w:lang w:val="es-419"/>
        </w:rPr>
        <w:t>.</w:t>
      </w:r>
    </w:p>
    <w:p w14:paraId="20274093" w14:textId="77777777" w:rsidR="00F46474" w:rsidRPr="00AD5449" w:rsidRDefault="00F46474" w:rsidP="00F46474">
      <w:pPr>
        <w:ind w:left="1440" w:firstLine="0"/>
        <w:rPr>
          <w:lang w:val="es-419"/>
        </w:rPr>
      </w:pPr>
    </w:p>
    <w:p w14:paraId="1CE4FBC8" w14:textId="77777777" w:rsidR="00F46474" w:rsidRDefault="00F46474" w:rsidP="00F46474">
      <w:pPr>
        <w:numPr>
          <w:ilvl w:val="0"/>
          <w:numId w:val="252"/>
        </w:numPr>
        <w:tabs>
          <w:tab w:val="num" w:pos="720"/>
        </w:tabs>
        <w:rPr>
          <w:lang w:val="es-419"/>
        </w:rPr>
      </w:pPr>
      <w:r w:rsidRPr="00AD5449">
        <w:rPr>
          <w:lang w:val="es-419"/>
        </w:rPr>
        <w:t>Al hacer clic en "Cambiar Estado", el sistema modifica correctamente el estado del centro de costo (activo/inactivo)</w:t>
      </w:r>
      <w:r>
        <w:rPr>
          <w:lang w:val="es-419"/>
        </w:rPr>
        <w:t>.</w:t>
      </w:r>
    </w:p>
    <w:p w14:paraId="179BD9DC" w14:textId="77777777" w:rsidR="00F46474" w:rsidRPr="00AD5449" w:rsidRDefault="00F46474" w:rsidP="00F46474">
      <w:pPr>
        <w:ind w:firstLine="0"/>
        <w:rPr>
          <w:lang w:val="es-419"/>
        </w:rPr>
      </w:pPr>
    </w:p>
    <w:p w14:paraId="51019B39" w14:textId="77777777" w:rsidR="00F46474" w:rsidRDefault="00F46474" w:rsidP="00F46474">
      <w:pPr>
        <w:numPr>
          <w:ilvl w:val="0"/>
          <w:numId w:val="252"/>
        </w:numPr>
        <w:tabs>
          <w:tab w:val="num" w:pos="720"/>
        </w:tabs>
        <w:rPr>
          <w:lang w:val="es-419"/>
        </w:rPr>
      </w:pPr>
      <w:r w:rsidRPr="00AD5449">
        <w:rPr>
          <w:lang w:val="es-419"/>
        </w:rPr>
        <w:t>El cambio de estado se refleja visualmente en el listado de centros de costo inmediatamente</w:t>
      </w:r>
      <w:r>
        <w:rPr>
          <w:lang w:val="es-419"/>
        </w:rPr>
        <w:t>.</w:t>
      </w:r>
    </w:p>
    <w:p w14:paraId="45ACAC6E" w14:textId="77777777" w:rsidR="00F46474" w:rsidRPr="00AD5449" w:rsidRDefault="00F46474" w:rsidP="00F46474">
      <w:pPr>
        <w:ind w:firstLine="0"/>
        <w:rPr>
          <w:lang w:val="es-419"/>
        </w:rPr>
      </w:pPr>
    </w:p>
    <w:p w14:paraId="0C5FBFD2" w14:textId="77777777" w:rsidR="00F46474" w:rsidRDefault="00F46474" w:rsidP="00F46474">
      <w:pPr>
        <w:ind w:left="720" w:firstLine="0"/>
      </w:pPr>
      <w:r w:rsidRPr="008C5944">
        <w:t>Resultados obtenidos</w:t>
      </w:r>
      <w:r>
        <w:t>:</w:t>
      </w:r>
    </w:p>
    <w:p w14:paraId="504E962F" w14:textId="77777777" w:rsidR="00F46474" w:rsidRDefault="00F46474" w:rsidP="00F46474">
      <w:pPr>
        <w:ind w:left="720" w:firstLine="0"/>
      </w:pPr>
    </w:p>
    <w:p w14:paraId="71E45A12" w14:textId="77777777" w:rsidR="00F46474" w:rsidRDefault="00F46474" w:rsidP="00F46474">
      <w:pPr>
        <w:numPr>
          <w:ilvl w:val="0"/>
          <w:numId w:val="253"/>
        </w:numPr>
        <w:tabs>
          <w:tab w:val="num" w:pos="720"/>
        </w:tabs>
        <w:rPr>
          <w:lang w:val="es-419"/>
        </w:rPr>
      </w:pPr>
      <w:r w:rsidRPr="00AD5449">
        <w:rPr>
          <w:lang w:val="es-419"/>
        </w:rPr>
        <w:t>La opción de cambio de estado está disponible para cada centro de costo en el listado</w:t>
      </w:r>
      <w:r>
        <w:rPr>
          <w:lang w:val="es-419"/>
        </w:rPr>
        <w:t>.</w:t>
      </w:r>
    </w:p>
    <w:p w14:paraId="60604BF0" w14:textId="77777777" w:rsidR="00F46474" w:rsidRPr="00AD5449" w:rsidRDefault="00F46474" w:rsidP="00F46474">
      <w:pPr>
        <w:rPr>
          <w:lang w:val="es-419"/>
        </w:rPr>
      </w:pPr>
    </w:p>
    <w:p w14:paraId="694E2980" w14:textId="77777777" w:rsidR="00F46474" w:rsidRDefault="00F46474" w:rsidP="00F46474">
      <w:pPr>
        <w:numPr>
          <w:ilvl w:val="0"/>
          <w:numId w:val="253"/>
        </w:numPr>
        <w:tabs>
          <w:tab w:val="num" w:pos="720"/>
        </w:tabs>
        <w:rPr>
          <w:lang w:val="es-419"/>
        </w:rPr>
      </w:pPr>
      <w:r w:rsidRPr="00AD5449">
        <w:rPr>
          <w:lang w:val="es-419"/>
        </w:rPr>
        <w:t>La funcionalidad de activación/desactivación funciona correctamente y actualiza la base de datos</w:t>
      </w:r>
      <w:r>
        <w:rPr>
          <w:lang w:val="es-419"/>
        </w:rPr>
        <w:t>.</w:t>
      </w:r>
    </w:p>
    <w:p w14:paraId="769B023E" w14:textId="77777777" w:rsidR="00F46474" w:rsidRPr="00AD5449" w:rsidRDefault="00F46474" w:rsidP="00F46474">
      <w:pPr>
        <w:ind w:firstLine="0"/>
        <w:rPr>
          <w:lang w:val="es-419"/>
        </w:rPr>
      </w:pPr>
    </w:p>
    <w:p w14:paraId="33B1F032" w14:textId="77777777" w:rsidR="00F46474" w:rsidRPr="00AD5449" w:rsidRDefault="00F46474" w:rsidP="00F46474">
      <w:pPr>
        <w:numPr>
          <w:ilvl w:val="0"/>
          <w:numId w:val="253"/>
        </w:numPr>
        <w:tabs>
          <w:tab w:val="num" w:pos="720"/>
        </w:tabs>
        <w:rPr>
          <w:lang w:val="es-419"/>
        </w:rPr>
      </w:pPr>
      <w:r w:rsidRPr="00AD5449">
        <w:rPr>
          <w:lang w:val="es-419"/>
        </w:rPr>
        <w:t>El estado visual del centro de costo se actualiza correctamente en la interfaz tras el cambio</w:t>
      </w:r>
      <w:r>
        <w:rPr>
          <w:lang w:val="es-419"/>
        </w:rPr>
        <w:t>.</w:t>
      </w:r>
    </w:p>
    <w:p w14:paraId="4C5888C0" w14:textId="77777777" w:rsidR="00F46474" w:rsidRDefault="00F46474" w:rsidP="00F46474">
      <w:pPr>
        <w:ind w:left="720" w:firstLine="0"/>
        <w:rPr>
          <w:lang w:val="es-419"/>
        </w:rPr>
      </w:pPr>
    </w:p>
    <w:p w14:paraId="7B831EBD" w14:textId="25ACE498" w:rsidR="00F46474" w:rsidRPr="00E539E7" w:rsidRDefault="00F46474" w:rsidP="00F46474">
      <w:pPr>
        <w:rPr>
          <w:lang w:val="es-419"/>
        </w:rPr>
      </w:pPr>
      <w:r w:rsidRPr="00E539E7">
        <w:rPr>
          <w:lang w:val="es-419"/>
        </w:rPr>
        <w:t>En la figura 7.</w:t>
      </w:r>
      <w:r w:rsidR="008C28A7">
        <w:rPr>
          <w:lang w:val="es-419"/>
        </w:rPr>
        <w:t>22</w:t>
      </w:r>
      <w:r w:rsidRPr="00E539E7">
        <w:rPr>
          <w:lang w:val="es-419"/>
        </w:rPr>
        <w:t xml:space="preserve"> </w:t>
      </w:r>
      <w:r w:rsidRPr="00E539E7">
        <w:t>muestra el proceso de cambio de estado en el módulo de Centro de Costo. Inicialmente, el centro de costo “Prueba” aparece en estado Activo dentro de la tabla. Tras seleccionar la opción Cambiar Estado, el sistema actualiza el registro y el estado del centro de costo cambia a Inactivo</w:t>
      </w:r>
    </w:p>
    <w:p w14:paraId="703F3590" w14:textId="062FBD19" w:rsidR="00F46474" w:rsidRPr="008C5944" w:rsidRDefault="00F46474" w:rsidP="00F46474">
      <w:pPr>
        <w:pStyle w:val="Descripcin"/>
      </w:pPr>
      <w:bookmarkStart w:id="1381" w:name="_Toc210409368"/>
      <w:bookmarkStart w:id="1382" w:name="_Toc210410148"/>
      <w:bookmarkStart w:id="1383" w:name="_Toc213787013"/>
      <w:bookmarkStart w:id="1384" w:name="_Toc213787427"/>
      <w:r>
        <w:t xml:space="preserve">Figura </w:t>
      </w:r>
      <w:fldSimple w:instr=" STYLEREF 1 \s ">
        <w:r w:rsidR="008F7228">
          <w:rPr>
            <w:noProof/>
          </w:rPr>
          <w:t>7</w:t>
        </w:r>
      </w:fldSimple>
      <w:r w:rsidR="008F7228">
        <w:t>.</w:t>
      </w:r>
      <w:fldSimple w:instr=" SEQ Figura \* ARABIC \s 1 ">
        <w:r w:rsidR="008F7228">
          <w:rPr>
            <w:noProof/>
          </w:rPr>
          <w:t>22</w:t>
        </w:r>
      </w:fldSimple>
      <w:r>
        <w:t xml:space="preserve"> “Captura de pantalla de prueba 1-2-3 caso de uso N°1.21”</w:t>
      </w:r>
      <w:bookmarkEnd w:id="1381"/>
      <w:bookmarkEnd w:id="1382"/>
      <w:bookmarkEnd w:id="1383"/>
      <w:bookmarkEnd w:id="1384"/>
    </w:p>
    <w:p w14:paraId="43F6CDB9" w14:textId="77777777" w:rsidR="00F46474" w:rsidRDefault="00F46474" w:rsidP="00F46474">
      <w:pPr>
        <w:ind w:left="720" w:firstLine="0"/>
      </w:pPr>
    </w:p>
    <w:p w14:paraId="6E3F0826" w14:textId="77777777" w:rsidR="00F46474" w:rsidRDefault="00F46474" w:rsidP="00F46474">
      <w:pPr>
        <w:pStyle w:val="Sinespaciado"/>
      </w:pPr>
      <w:r w:rsidRPr="003E29BC">
        <w:rPr>
          <w:noProof/>
        </w:rPr>
        <w:drawing>
          <wp:inline distT="0" distB="0" distL="0" distR="0" wp14:anchorId="731926A9" wp14:editId="26ED2100">
            <wp:extent cx="5971540" cy="2137410"/>
            <wp:effectExtent l="0" t="0" r="0" b="0"/>
            <wp:docPr id="25820271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02714" name="Imagen 1" descr="Captura de pantalla de un celular&#10;&#10;El contenido generado por IA puede ser incorrecto."/>
                    <pic:cNvPicPr/>
                  </pic:nvPicPr>
                  <pic:blipFill>
                    <a:blip r:embed="rId187"/>
                    <a:stretch>
                      <a:fillRect/>
                    </a:stretch>
                  </pic:blipFill>
                  <pic:spPr>
                    <a:xfrm>
                      <a:off x="0" y="0"/>
                      <a:ext cx="5971540" cy="2137410"/>
                    </a:xfrm>
                    <a:prstGeom prst="rect">
                      <a:avLst/>
                    </a:prstGeom>
                  </pic:spPr>
                </pic:pic>
              </a:graphicData>
            </a:graphic>
          </wp:inline>
        </w:drawing>
      </w:r>
    </w:p>
    <w:p w14:paraId="032880C3" w14:textId="77777777" w:rsidR="00F46474" w:rsidRPr="008C5944" w:rsidRDefault="00F46474" w:rsidP="00F46474">
      <w:pPr>
        <w:pStyle w:val="Sinespaciado"/>
      </w:pPr>
    </w:p>
    <w:p w14:paraId="43E05C22" w14:textId="77777777" w:rsidR="00F46474" w:rsidRDefault="00F46474" w:rsidP="00F46474">
      <w:r>
        <w:t>Fuente: Captura realizada al sistema web EugCOM</w:t>
      </w:r>
    </w:p>
    <w:p w14:paraId="5DF1ADFE" w14:textId="77777777" w:rsidR="00F46474" w:rsidRDefault="00F46474" w:rsidP="00F46474"/>
    <w:p w14:paraId="6615E3A4" w14:textId="0E4B4ED5" w:rsidR="00F46474" w:rsidRDefault="00F46474" w:rsidP="00F46474">
      <w:pPr>
        <w:pStyle w:val="Ttulo2"/>
      </w:pPr>
      <w:bookmarkStart w:id="1385" w:name="_Toc201199545"/>
      <w:bookmarkStart w:id="1386" w:name="_Toc213787164"/>
      <w:r>
        <w:t xml:space="preserve">Prueba Unitaria CU </w:t>
      </w:r>
      <w:r w:rsidRPr="00BF65C0">
        <w:t>N°2.1</w:t>
      </w:r>
      <w:bookmarkEnd w:id="1385"/>
      <w:bookmarkEnd w:id="1386"/>
    </w:p>
    <w:p w14:paraId="70CAFF9D" w14:textId="77777777" w:rsidR="00F46474" w:rsidRPr="00740C46" w:rsidRDefault="00F46474" w:rsidP="00F46474"/>
    <w:p w14:paraId="36BD1F99" w14:textId="77777777" w:rsidR="00F46474" w:rsidRDefault="00F46474" w:rsidP="00F46474">
      <w:r>
        <w:t>Se presenta el caso de uso N°2.1 para realizar los casos de prueba correspondientes.</w:t>
      </w:r>
    </w:p>
    <w:p w14:paraId="10720A46" w14:textId="77777777" w:rsidR="00F46474" w:rsidRDefault="00F46474" w:rsidP="00F46474"/>
    <w:p w14:paraId="0200E32B" w14:textId="3E200795" w:rsidR="00F46474" w:rsidRDefault="00F46474" w:rsidP="00F46474">
      <w:r>
        <w:t xml:space="preserve">En la </w:t>
      </w:r>
      <w:r>
        <w:rPr>
          <w:i/>
        </w:rPr>
        <w:t>Tabla 7.</w:t>
      </w:r>
      <w:r w:rsidR="008C28A7">
        <w:rPr>
          <w:i/>
        </w:rPr>
        <w:t>23</w:t>
      </w:r>
      <w:r>
        <w:t xml:space="preserve"> se puede visualizar el Caso de uso N°2.1, donde el actor accede a la pestaña ficha de empleados de informes del menú desplegable, cargando la interfaz con todas las fichas de los empleados, donde el actor presiona acción para visualizar la ficha del empleado.</w:t>
      </w:r>
    </w:p>
    <w:p w14:paraId="7717A3E3" w14:textId="77777777" w:rsidR="00F46474" w:rsidRPr="00BF65C0" w:rsidRDefault="00F46474" w:rsidP="00F46474"/>
    <w:p w14:paraId="60F72F4E" w14:textId="41E89C3E" w:rsidR="00F46474" w:rsidRPr="00247519" w:rsidRDefault="00F46474" w:rsidP="00F46474">
      <w:pPr>
        <w:pStyle w:val="Descripcin"/>
        <w:keepNext/>
      </w:pPr>
      <w:bookmarkStart w:id="1387" w:name="_Toc201199637"/>
      <w:bookmarkStart w:id="1388" w:name="_Toc201199726"/>
      <w:bookmarkStart w:id="1389" w:name="_Toc213787014"/>
      <w:bookmarkStart w:id="1390" w:name="_Toc213787428"/>
      <w:r>
        <w:t xml:space="preserve">Tabla </w:t>
      </w:r>
      <w:fldSimple w:instr=" STYLEREF 1 \s ">
        <w:r w:rsidR="008F7228">
          <w:rPr>
            <w:noProof/>
          </w:rPr>
          <w:t>7</w:t>
        </w:r>
      </w:fldSimple>
      <w:r w:rsidR="008F7228">
        <w:t>.</w:t>
      </w:r>
      <w:fldSimple w:instr=" SEQ Tabla \* ARABIC \s 1 ">
        <w:r w:rsidR="008F7228">
          <w:rPr>
            <w:noProof/>
          </w:rPr>
          <w:t>23</w:t>
        </w:r>
      </w:fldSimple>
      <w:r>
        <w:t xml:space="preserve"> </w:t>
      </w:r>
      <w:r w:rsidRPr="00CE1E05">
        <w:t>CU N°</w:t>
      </w:r>
      <w:r>
        <w:t>2.1</w:t>
      </w:r>
      <w:r w:rsidRPr="00CE1E05">
        <w:t xml:space="preserve"> para prueba,”</w:t>
      </w:r>
      <w:r>
        <w:t xml:space="preserve"> Visualizando la ficha de empleados”</w:t>
      </w:r>
      <w:bookmarkEnd w:id="1387"/>
      <w:bookmarkEnd w:id="1388"/>
      <w:bookmarkEnd w:id="1389"/>
      <w:bookmarkEnd w:id="1390"/>
    </w:p>
    <w:p w14:paraId="05DEAD37" w14:textId="77777777" w:rsidR="00F46474" w:rsidRDefault="00F46474" w:rsidP="00F46474">
      <w:pPr>
        <w:pStyle w:val="Sinespaciado"/>
        <w:rPr>
          <w:b/>
          <w:bCs/>
        </w:rPr>
      </w:pPr>
      <w:r>
        <w:rPr>
          <w:noProof/>
        </w:rPr>
        <w:drawing>
          <wp:inline distT="0" distB="0" distL="0" distR="0" wp14:anchorId="4B5ADE2E" wp14:editId="780A642C">
            <wp:extent cx="5667375" cy="4800600"/>
            <wp:effectExtent l="0" t="0" r="9525" b="0"/>
            <wp:docPr id="9536161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6148" name="Imagen 1" descr="Tabla&#10;&#10;El contenido generado por IA puede ser incorrecto."/>
                    <pic:cNvPicPr/>
                  </pic:nvPicPr>
                  <pic:blipFill>
                    <a:blip r:embed="rId41"/>
                    <a:stretch>
                      <a:fillRect/>
                    </a:stretch>
                  </pic:blipFill>
                  <pic:spPr>
                    <a:xfrm>
                      <a:off x="0" y="0"/>
                      <a:ext cx="5667375" cy="4800600"/>
                    </a:xfrm>
                    <a:prstGeom prst="rect">
                      <a:avLst/>
                    </a:prstGeom>
                  </pic:spPr>
                </pic:pic>
              </a:graphicData>
            </a:graphic>
          </wp:inline>
        </w:drawing>
      </w:r>
    </w:p>
    <w:p w14:paraId="4AA7BD58" w14:textId="77777777" w:rsidR="00F46474" w:rsidRDefault="00F46474" w:rsidP="00F46474">
      <w:pPr>
        <w:pStyle w:val="Sinespaciado"/>
        <w:rPr>
          <w:b/>
          <w:bCs/>
        </w:rPr>
      </w:pPr>
    </w:p>
    <w:p w14:paraId="2017B2CF" w14:textId="77777777" w:rsidR="00F46474" w:rsidRDefault="00F46474" w:rsidP="00F46474">
      <w:r>
        <w:t>Fuente: Elaborado por el estudiante de acuerdo con el proyecto</w:t>
      </w:r>
    </w:p>
    <w:p w14:paraId="483380DF" w14:textId="77777777" w:rsidR="00F46474" w:rsidRDefault="00F46474" w:rsidP="00F46474">
      <w:pPr>
        <w:pStyle w:val="Sinespaciado"/>
        <w:rPr>
          <w:b/>
          <w:bCs/>
        </w:rPr>
      </w:pPr>
    </w:p>
    <w:p w14:paraId="7AE3C466" w14:textId="77777777" w:rsidR="00F46474" w:rsidRDefault="00F46474" w:rsidP="00F46474">
      <w:r>
        <w:t>Casos de prueba:</w:t>
      </w:r>
    </w:p>
    <w:p w14:paraId="0EF271A5" w14:textId="77777777" w:rsidR="00F46474" w:rsidRDefault="00F46474" w:rsidP="00F46474"/>
    <w:p w14:paraId="05FE92B3" w14:textId="77777777" w:rsidR="00F46474" w:rsidRDefault="00F46474" w:rsidP="00F46474">
      <w:pPr>
        <w:pStyle w:val="Prrafodelista"/>
        <w:numPr>
          <w:ilvl w:val="0"/>
          <w:numId w:val="44"/>
        </w:numPr>
      </w:pPr>
      <w:r>
        <w:lastRenderedPageBreak/>
        <w:t>Verificar la existencia de la opción de Fichas de empleados en el menú desplegable</w:t>
      </w:r>
    </w:p>
    <w:p w14:paraId="124E82A5" w14:textId="77777777" w:rsidR="00F46474" w:rsidRDefault="00F46474" w:rsidP="00F46474"/>
    <w:p w14:paraId="68F6AE75" w14:textId="77777777" w:rsidR="00F46474" w:rsidRDefault="00F46474" w:rsidP="00F46474">
      <w:pPr>
        <w:pStyle w:val="Prrafodelista"/>
        <w:numPr>
          <w:ilvl w:val="0"/>
          <w:numId w:val="44"/>
        </w:numPr>
      </w:pPr>
      <w:r>
        <w:t>Verificar la redirección a la interfaz de “Fichas de empleados”.</w:t>
      </w:r>
    </w:p>
    <w:p w14:paraId="5A8FB963" w14:textId="77777777" w:rsidR="00F46474" w:rsidRDefault="00F46474" w:rsidP="00F46474"/>
    <w:p w14:paraId="56C7E09B" w14:textId="77777777" w:rsidR="00F46474" w:rsidRDefault="00F46474" w:rsidP="00F46474">
      <w:pPr>
        <w:pStyle w:val="Prrafodelista"/>
        <w:numPr>
          <w:ilvl w:val="0"/>
          <w:numId w:val="44"/>
        </w:numPr>
      </w:pPr>
      <w:r>
        <w:t>Verificar la correcta carga de la interfaz del sistema de visualización de la Fichas de empleados</w:t>
      </w:r>
    </w:p>
    <w:p w14:paraId="4D008BC0" w14:textId="77777777" w:rsidR="00F46474" w:rsidRDefault="00F46474" w:rsidP="00F46474">
      <w:pPr>
        <w:pStyle w:val="Prrafodelista"/>
      </w:pPr>
    </w:p>
    <w:p w14:paraId="28FE1EBE" w14:textId="77777777" w:rsidR="00F46474" w:rsidRDefault="00F46474" w:rsidP="00F46474">
      <w:pPr>
        <w:pStyle w:val="Prrafodelista"/>
        <w:numPr>
          <w:ilvl w:val="0"/>
          <w:numId w:val="44"/>
        </w:numPr>
      </w:pPr>
      <w:r>
        <w:t>Verificar la carga de la visualización de ficha de empleado</w:t>
      </w:r>
    </w:p>
    <w:p w14:paraId="37EE1845" w14:textId="77777777" w:rsidR="00F46474" w:rsidRDefault="00F46474" w:rsidP="00F46474"/>
    <w:p w14:paraId="4425E037" w14:textId="77777777" w:rsidR="00F46474" w:rsidRDefault="00F46474" w:rsidP="00F46474">
      <w:r>
        <w:t>Resultados Esperados:</w:t>
      </w:r>
    </w:p>
    <w:p w14:paraId="7C176CF4" w14:textId="77777777" w:rsidR="00F46474" w:rsidRDefault="00F46474" w:rsidP="00F46474"/>
    <w:p w14:paraId="29BBB7B7" w14:textId="77777777" w:rsidR="00F46474" w:rsidRDefault="00F46474" w:rsidP="00F46474">
      <w:pPr>
        <w:pStyle w:val="Prrafodelista"/>
        <w:numPr>
          <w:ilvl w:val="0"/>
          <w:numId w:val="45"/>
        </w:numPr>
      </w:pPr>
      <w:r>
        <w:t>El enlace o pestaña “Fichas de empleados” para acceder a la interfaz es visible en el menú desplegable para usuarios.</w:t>
      </w:r>
    </w:p>
    <w:p w14:paraId="2183B0B0" w14:textId="77777777" w:rsidR="00F46474" w:rsidRDefault="00F46474" w:rsidP="00F46474"/>
    <w:p w14:paraId="541E152C" w14:textId="77777777" w:rsidR="00F46474" w:rsidRDefault="00F46474" w:rsidP="00F46474">
      <w:pPr>
        <w:pStyle w:val="Prrafodelista"/>
        <w:numPr>
          <w:ilvl w:val="0"/>
          <w:numId w:val="45"/>
        </w:numPr>
      </w:pPr>
      <w:r>
        <w:t>Al hacer clic en el enlace “Fichas de empleados”, el sistema redirige correctamente a la interfaz del sistema con las Fichas de empleados.</w:t>
      </w:r>
    </w:p>
    <w:p w14:paraId="211F0C88" w14:textId="77777777" w:rsidR="00F46474" w:rsidRDefault="00F46474" w:rsidP="00F46474">
      <w:pPr>
        <w:ind w:firstLine="0"/>
      </w:pPr>
    </w:p>
    <w:p w14:paraId="3F308530" w14:textId="77777777" w:rsidR="00F46474" w:rsidRDefault="00F46474" w:rsidP="00F46474">
      <w:pPr>
        <w:pStyle w:val="Prrafodelista"/>
        <w:numPr>
          <w:ilvl w:val="0"/>
          <w:numId w:val="45"/>
        </w:numPr>
      </w:pPr>
      <w:r>
        <w:t>La interfaz del sistema de Fichas de empleados carga correctamente, generando las fichas de los empleados.</w:t>
      </w:r>
    </w:p>
    <w:p w14:paraId="43725CBA" w14:textId="77777777" w:rsidR="00F46474" w:rsidRDefault="00F46474" w:rsidP="00F46474">
      <w:pPr>
        <w:pStyle w:val="Prrafodelista"/>
        <w:ind w:left="1440" w:firstLine="0"/>
      </w:pPr>
    </w:p>
    <w:p w14:paraId="155C20B1" w14:textId="77777777" w:rsidR="00F46474" w:rsidRDefault="00F46474" w:rsidP="00F46474">
      <w:pPr>
        <w:pStyle w:val="Prrafodelista"/>
        <w:numPr>
          <w:ilvl w:val="0"/>
          <w:numId w:val="45"/>
        </w:numPr>
      </w:pPr>
      <w:r>
        <w:t>Al hacer clic en el botón e la columna acción visualizar la ficha de empleado completa</w:t>
      </w:r>
    </w:p>
    <w:p w14:paraId="0A5EE6F8" w14:textId="77777777" w:rsidR="00F46474" w:rsidRDefault="00F46474" w:rsidP="00F46474"/>
    <w:p w14:paraId="75CF6233" w14:textId="77777777" w:rsidR="00F46474" w:rsidRDefault="00F46474" w:rsidP="00F46474">
      <w:r>
        <w:t>Resultados obtenidos</w:t>
      </w:r>
    </w:p>
    <w:p w14:paraId="2FF741E1" w14:textId="77777777" w:rsidR="00F46474" w:rsidRDefault="00F46474" w:rsidP="00F46474"/>
    <w:p w14:paraId="3BA71840" w14:textId="77777777" w:rsidR="00F46474" w:rsidRDefault="00F46474" w:rsidP="00F46474">
      <w:pPr>
        <w:pStyle w:val="Prrafodelista"/>
        <w:numPr>
          <w:ilvl w:val="0"/>
          <w:numId w:val="46"/>
        </w:numPr>
      </w:pPr>
      <w:r>
        <w:lastRenderedPageBreak/>
        <w:t>El enlace es visible en el menú desplegable para usuarios con los permisos adecuados.</w:t>
      </w:r>
    </w:p>
    <w:p w14:paraId="145A1BFB" w14:textId="77777777" w:rsidR="00F46474" w:rsidRDefault="00F46474" w:rsidP="00F46474"/>
    <w:p w14:paraId="5FF01FA8" w14:textId="77777777" w:rsidR="00F46474" w:rsidRDefault="00F46474" w:rsidP="00F46474">
      <w:pPr>
        <w:pStyle w:val="Prrafodelista"/>
        <w:numPr>
          <w:ilvl w:val="0"/>
          <w:numId w:val="46"/>
        </w:numPr>
      </w:pPr>
      <w:r>
        <w:t>El sistema redirige correctamente a la interfaz de las Fichas de empleados tras hacer clic en el enlace “Fichas de empleados”.</w:t>
      </w:r>
    </w:p>
    <w:p w14:paraId="19FB6812" w14:textId="77777777" w:rsidR="00F46474" w:rsidRDefault="00F46474" w:rsidP="00F46474"/>
    <w:p w14:paraId="5CD42D90" w14:textId="77777777" w:rsidR="00F46474" w:rsidRDefault="00F46474" w:rsidP="00F46474">
      <w:pPr>
        <w:pStyle w:val="Prrafodelista"/>
        <w:numPr>
          <w:ilvl w:val="0"/>
          <w:numId w:val="46"/>
        </w:numPr>
      </w:pPr>
      <w:r>
        <w:t xml:space="preserve">La interfaz tras el redireccionamiento se muestra completamente y carga el listado de las Fichas de los empleados. </w:t>
      </w:r>
    </w:p>
    <w:p w14:paraId="52E4E1E6" w14:textId="77777777" w:rsidR="00F46474" w:rsidRDefault="00F46474" w:rsidP="00F46474">
      <w:pPr>
        <w:pStyle w:val="Prrafodelista"/>
      </w:pPr>
    </w:p>
    <w:p w14:paraId="31BB26AC" w14:textId="77777777" w:rsidR="00F46474" w:rsidRDefault="00F46474" w:rsidP="00F46474">
      <w:pPr>
        <w:pStyle w:val="Prrafodelista"/>
        <w:numPr>
          <w:ilvl w:val="0"/>
          <w:numId w:val="46"/>
        </w:numPr>
      </w:pPr>
      <w:r>
        <w:t xml:space="preserve">El sistema carga y muestra correctamente la ficha del empleado completa </w:t>
      </w:r>
    </w:p>
    <w:p w14:paraId="73C76075" w14:textId="77777777" w:rsidR="00F46474" w:rsidRDefault="00F46474" w:rsidP="00F46474"/>
    <w:p w14:paraId="42CC6FC0" w14:textId="24E47CC0" w:rsidR="00F46474" w:rsidRDefault="00F46474" w:rsidP="00F46474">
      <w:r>
        <w:t>La Figura 7.</w:t>
      </w:r>
      <w:r w:rsidR="008C28A7">
        <w:t>23</w:t>
      </w:r>
      <w:r>
        <w:t xml:space="preserve"> ilustra los resultados obtenidos durante la ejecución de los casos de prueba propuestos para la funcionalidad de “Fichas de empleados”, correspondiente al Caso de Uso N°2.1.</w:t>
      </w:r>
    </w:p>
    <w:p w14:paraId="37E7ED58" w14:textId="77777777" w:rsidR="00F46474" w:rsidRDefault="00F46474" w:rsidP="00F46474"/>
    <w:p w14:paraId="57892594" w14:textId="77777777" w:rsidR="00F46474" w:rsidRDefault="00F46474" w:rsidP="00F46474">
      <w:r>
        <w:t xml:space="preserve">En la interfaz de usuario, se observa la correcta visualización y disponibilidad del enlace “Fichas de Empleados” dentro del menú desplegable, el cual se carga completamente y muestra el listado de empleados. Además, al seleccionar una ficha específica, esta se visualiza de forma completa, mostrando todos los campos correspondientes. Esto confirma la correcta implementación y el funcionamiento esperado de la funcionalidad de visualización de las fichas de empleados. </w:t>
      </w:r>
    </w:p>
    <w:p w14:paraId="43738C16" w14:textId="77777777" w:rsidR="00F46474" w:rsidRDefault="00F46474" w:rsidP="00F46474">
      <w:pPr>
        <w:spacing w:line="278" w:lineRule="auto"/>
        <w:ind w:firstLine="0"/>
        <w:jc w:val="left"/>
      </w:pPr>
    </w:p>
    <w:p w14:paraId="42D2025B" w14:textId="5BD0BB7A" w:rsidR="00F46474" w:rsidRDefault="00F46474" w:rsidP="00F46474">
      <w:pPr>
        <w:pStyle w:val="Descripcin"/>
        <w:keepNext/>
      </w:pPr>
      <w:bookmarkStart w:id="1391" w:name="_Toc200854230"/>
      <w:bookmarkStart w:id="1392" w:name="_Toc201172449"/>
      <w:bookmarkStart w:id="1393" w:name="_Toc201199638"/>
      <w:bookmarkStart w:id="1394" w:name="_Toc201199727"/>
      <w:bookmarkStart w:id="1395" w:name="_Toc213787015"/>
      <w:bookmarkStart w:id="1396" w:name="_Toc213787429"/>
      <w:r>
        <w:lastRenderedPageBreak/>
        <w:t xml:space="preserve">Figura </w:t>
      </w:r>
      <w:fldSimple w:instr=" STYLEREF 1 \s ">
        <w:r w:rsidR="008F7228">
          <w:rPr>
            <w:noProof/>
          </w:rPr>
          <w:t>7</w:t>
        </w:r>
      </w:fldSimple>
      <w:r w:rsidR="008F7228">
        <w:t>.</w:t>
      </w:r>
      <w:fldSimple w:instr=" SEQ Figura \* ARABIC \s 1 ">
        <w:r w:rsidR="008F7228">
          <w:rPr>
            <w:noProof/>
          </w:rPr>
          <w:t>23</w:t>
        </w:r>
      </w:fldSimple>
      <w:r>
        <w:t xml:space="preserve"> “Captura de pantalla de prueba 1-2-3-4 caso de uso N°2.1”</w:t>
      </w:r>
      <w:bookmarkEnd w:id="1391"/>
      <w:bookmarkEnd w:id="1392"/>
      <w:bookmarkEnd w:id="1393"/>
      <w:bookmarkEnd w:id="1394"/>
      <w:bookmarkEnd w:id="1395"/>
      <w:bookmarkEnd w:id="1396"/>
    </w:p>
    <w:p w14:paraId="0DB13926" w14:textId="77777777" w:rsidR="00F46474" w:rsidRDefault="00F46474" w:rsidP="00F46474">
      <w:pPr>
        <w:ind w:firstLine="0"/>
      </w:pPr>
      <w:r w:rsidRPr="00081B04">
        <w:rPr>
          <w:noProof/>
        </w:rPr>
        <w:drawing>
          <wp:inline distT="0" distB="0" distL="0" distR="0" wp14:anchorId="41B1E78B" wp14:editId="610C8733">
            <wp:extent cx="5971540" cy="3168015"/>
            <wp:effectExtent l="0" t="0" r="0" b="0"/>
            <wp:docPr id="186157687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76879" name="Imagen 1" descr="Captura de pantalla de computadora&#10;&#10;El contenido generado por IA puede ser incorrecto."/>
                    <pic:cNvPicPr/>
                  </pic:nvPicPr>
                  <pic:blipFill>
                    <a:blip r:embed="rId188"/>
                    <a:stretch>
                      <a:fillRect/>
                    </a:stretch>
                  </pic:blipFill>
                  <pic:spPr>
                    <a:xfrm>
                      <a:off x="0" y="0"/>
                      <a:ext cx="5971540" cy="3168015"/>
                    </a:xfrm>
                    <a:prstGeom prst="rect">
                      <a:avLst/>
                    </a:prstGeom>
                  </pic:spPr>
                </pic:pic>
              </a:graphicData>
            </a:graphic>
          </wp:inline>
        </w:drawing>
      </w:r>
    </w:p>
    <w:p w14:paraId="62EA2358" w14:textId="77777777" w:rsidR="00F46474" w:rsidRDefault="00F46474" w:rsidP="00F46474">
      <w:r>
        <w:t>Fuente: Captura realizada al sistema web EugCOM</w:t>
      </w:r>
    </w:p>
    <w:p w14:paraId="113B4D0A" w14:textId="77777777" w:rsidR="00F46474" w:rsidRDefault="00F46474" w:rsidP="00F46474">
      <w:pPr>
        <w:spacing w:line="278" w:lineRule="auto"/>
        <w:ind w:firstLine="0"/>
        <w:jc w:val="left"/>
      </w:pPr>
    </w:p>
    <w:p w14:paraId="5D34D062" w14:textId="425E8A6F" w:rsidR="00F46474" w:rsidRDefault="00F46474" w:rsidP="00F46474">
      <w:pPr>
        <w:pStyle w:val="Ttulo2"/>
      </w:pPr>
      <w:bookmarkStart w:id="1397" w:name="_Toc201199546"/>
      <w:bookmarkStart w:id="1398" w:name="_Toc213787165"/>
      <w:r>
        <w:t>Prueba Unitaria CU</w:t>
      </w:r>
      <w:r w:rsidRPr="7E526E84">
        <w:t xml:space="preserve"> </w:t>
      </w:r>
      <w:r>
        <w:t>N</w:t>
      </w:r>
      <w:r w:rsidRPr="0D84D775">
        <w:t>°2.2</w:t>
      </w:r>
      <w:bookmarkEnd w:id="1397"/>
      <w:bookmarkEnd w:id="1398"/>
    </w:p>
    <w:p w14:paraId="4E2B3550" w14:textId="77777777" w:rsidR="00F46474" w:rsidRDefault="00F46474" w:rsidP="00F46474"/>
    <w:p w14:paraId="6AA9259C" w14:textId="77777777" w:rsidR="00F46474" w:rsidRDefault="00F46474" w:rsidP="00F46474">
      <w:r>
        <w:t>Se presenta el caso de uso N°2.2 para realizar los casos de prueba correspondientes.</w:t>
      </w:r>
    </w:p>
    <w:p w14:paraId="7614D2EC" w14:textId="77777777" w:rsidR="00F46474" w:rsidRDefault="00F46474" w:rsidP="00F46474"/>
    <w:p w14:paraId="17EC8E3D" w14:textId="005665AC" w:rsidR="00F46474" w:rsidRDefault="00F46474" w:rsidP="00F46474">
      <w:r>
        <w:t xml:space="preserve">En la </w:t>
      </w:r>
      <w:r>
        <w:rPr>
          <w:i/>
        </w:rPr>
        <w:t>Tabla 7.</w:t>
      </w:r>
      <w:r w:rsidR="008C28A7">
        <w:rPr>
          <w:i/>
        </w:rPr>
        <w:t>24</w:t>
      </w:r>
      <w:r>
        <w:t xml:space="preserve"> se puede visualizar el Caso de uso N°2.2, Este caso de uso es para la creación de la ficha de nuevos empleados, aplicando un formulario con los datos personales para ingresarlos al sistema.</w:t>
      </w:r>
    </w:p>
    <w:p w14:paraId="69198037" w14:textId="77777777" w:rsidR="00F46474" w:rsidRPr="00740C46" w:rsidRDefault="00F46474" w:rsidP="00F46474"/>
    <w:p w14:paraId="1258B7D1" w14:textId="77777777" w:rsidR="00F46474" w:rsidRPr="005C2BAE" w:rsidRDefault="00F46474" w:rsidP="00F46474"/>
    <w:p w14:paraId="70908DBC" w14:textId="68F03AE3" w:rsidR="00F46474" w:rsidRDefault="00F46474" w:rsidP="00F46474">
      <w:pPr>
        <w:pStyle w:val="Descripcin"/>
        <w:keepNext/>
      </w:pPr>
      <w:bookmarkStart w:id="1399" w:name="_Toc201199639"/>
      <w:bookmarkStart w:id="1400" w:name="_Toc201199728"/>
      <w:bookmarkStart w:id="1401" w:name="_Toc213787016"/>
      <w:bookmarkStart w:id="1402" w:name="_Toc213787430"/>
      <w:r>
        <w:lastRenderedPageBreak/>
        <w:t xml:space="preserve">Tabla </w:t>
      </w:r>
      <w:fldSimple w:instr=" STYLEREF 1 \s ">
        <w:r w:rsidR="008F7228">
          <w:rPr>
            <w:noProof/>
          </w:rPr>
          <w:t>7</w:t>
        </w:r>
      </w:fldSimple>
      <w:r w:rsidR="008F7228">
        <w:t>.</w:t>
      </w:r>
      <w:fldSimple w:instr=" SEQ Tabla \* ARABIC \s 1 ">
        <w:r w:rsidR="008F7228">
          <w:rPr>
            <w:noProof/>
          </w:rPr>
          <w:t>24</w:t>
        </w:r>
      </w:fldSimple>
      <w:r>
        <w:t xml:space="preserve"> </w:t>
      </w:r>
      <w:r w:rsidRPr="00CE1E05">
        <w:t>CU N°</w:t>
      </w:r>
      <w:r>
        <w:t>2.2</w:t>
      </w:r>
      <w:r w:rsidRPr="00CE1E05">
        <w:t xml:space="preserve"> para prueba,”</w:t>
      </w:r>
      <w:r>
        <w:t xml:space="preserve"> Creando nuevo empleado”</w:t>
      </w:r>
      <w:bookmarkEnd w:id="1399"/>
      <w:bookmarkEnd w:id="1400"/>
      <w:bookmarkEnd w:id="1401"/>
      <w:bookmarkEnd w:id="1402"/>
    </w:p>
    <w:p w14:paraId="749A6A11" w14:textId="77777777" w:rsidR="00F46474" w:rsidRDefault="00F46474" w:rsidP="00F46474">
      <w:pPr>
        <w:pStyle w:val="Sinespaciado"/>
      </w:pPr>
      <w:r w:rsidRPr="006C6772">
        <w:rPr>
          <w:noProof/>
        </w:rPr>
        <w:drawing>
          <wp:inline distT="0" distB="0" distL="0" distR="0" wp14:anchorId="5178530E" wp14:editId="10172F22">
            <wp:extent cx="5753100" cy="5124450"/>
            <wp:effectExtent l="0" t="0" r="0" b="0"/>
            <wp:docPr id="1948913351"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13351" name="Imagen 1" descr="Interfaz de usuario gráfica, Tabla&#10;&#10;El contenido generado por IA puede ser incorrecto."/>
                    <pic:cNvPicPr/>
                  </pic:nvPicPr>
                  <pic:blipFill>
                    <a:blip r:embed="rId42"/>
                    <a:stretch>
                      <a:fillRect/>
                    </a:stretch>
                  </pic:blipFill>
                  <pic:spPr>
                    <a:xfrm>
                      <a:off x="0" y="0"/>
                      <a:ext cx="5753100" cy="5124450"/>
                    </a:xfrm>
                    <a:prstGeom prst="rect">
                      <a:avLst/>
                    </a:prstGeom>
                  </pic:spPr>
                </pic:pic>
              </a:graphicData>
            </a:graphic>
          </wp:inline>
        </w:drawing>
      </w:r>
    </w:p>
    <w:p w14:paraId="62E40948" w14:textId="77777777" w:rsidR="00F46474" w:rsidRDefault="00F46474" w:rsidP="00F46474">
      <w:pPr>
        <w:pStyle w:val="Sinespaciado"/>
      </w:pPr>
    </w:p>
    <w:p w14:paraId="6144F9C7" w14:textId="77777777" w:rsidR="00F46474" w:rsidRDefault="00F46474" w:rsidP="00F46474">
      <w:r>
        <w:t>Fuente: Elaborado por el estudiante de acuerdo con el proyecto</w:t>
      </w:r>
    </w:p>
    <w:p w14:paraId="2E2F3357" w14:textId="77777777" w:rsidR="00F46474" w:rsidRDefault="00F46474" w:rsidP="00F46474">
      <w:pPr>
        <w:pStyle w:val="Sinespaciado"/>
      </w:pPr>
    </w:p>
    <w:p w14:paraId="63D16798" w14:textId="77777777" w:rsidR="00F46474" w:rsidRDefault="00F46474" w:rsidP="00F46474">
      <w:r>
        <w:t>Casos de prueba:</w:t>
      </w:r>
    </w:p>
    <w:p w14:paraId="73802DFF" w14:textId="77777777" w:rsidR="00F46474" w:rsidRDefault="00F46474" w:rsidP="00F46474"/>
    <w:p w14:paraId="1771928A" w14:textId="77777777" w:rsidR="00F46474" w:rsidRDefault="00F46474" w:rsidP="00F46474">
      <w:pPr>
        <w:pStyle w:val="Prrafodelista"/>
        <w:numPr>
          <w:ilvl w:val="0"/>
          <w:numId w:val="47"/>
        </w:numPr>
      </w:pPr>
      <w:r w:rsidRPr="005C2BAE">
        <w:t xml:space="preserve">Verificar la existencia de la </w:t>
      </w:r>
      <w:r>
        <w:t>o</w:t>
      </w:r>
      <w:r w:rsidRPr="005C2BAE">
        <w:t xml:space="preserve">pción de </w:t>
      </w:r>
      <w:r>
        <w:t xml:space="preserve">Ingreso de </w:t>
      </w:r>
      <w:r w:rsidRPr="005C2BAE">
        <w:t>empleado</w:t>
      </w:r>
      <w:r>
        <w:t>.</w:t>
      </w:r>
    </w:p>
    <w:p w14:paraId="7B0F7831" w14:textId="77777777" w:rsidR="00F46474" w:rsidRDefault="00F46474" w:rsidP="00F46474"/>
    <w:p w14:paraId="1B82FB9F" w14:textId="77777777" w:rsidR="00F46474" w:rsidRDefault="00F46474" w:rsidP="00F46474">
      <w:pPr>
        <w:pStyle w:val="Prrafodelista"/>
        <w:numPr>
          <w:ilvl w:val="0"/>
          <w:numId w:val="47"/>
        </w:numPr>
      </w:pPr>
      <w:r>
        <w:t xml:space="preserve">Verificar la redirección a la interfaz de “Ingreso de </w:t>
      </w:r>
      <w:r w:rsidRPr="005C2BAE">
        <w:t>empleado</w:t>
      </w:r>
      <w:r>
        <w:t>”.</w:t>
      </w:r>
    </w:p>
    <w:p w14:paraId="0AFBB425" w14:textId="77777777" w:rsidR="00F46474" w:rsidRDefault="00F46474" w:rsidP="00F46474"/>
    <w:p w14:paraId="753A9773" w14:textId="77777777" w:rsidR="00F46474" w:rsidRDefault="00F46474" w:rsidP="00F46474">
      <w:pPr>
        <w:pStyle w:val="Prrafodelista"/>
        <w:numPr>
          <w:ilvl w:val="0"/>
          <w:numId w:val="47"/>
        </w:numPr>
      </w:pPr>
      <w:r>
        <w:t xml:space="preserve">Verificar la correcta carga de la interfaz del sistema de formulario de en la creación de empleados </w:t>
      </w:r>
    </w:p>
    <w:p w14:paraId="63D116D4" w14:textId="77777777" w:rsidR="00F46474" w:rsidRDefault="00F46474" w:rsidP="00F46474"/>
    <w:p w14:paraId="6765AD30" w14:textId="77777777" w:rsidR="00F46474" w:rsidRDefault="00F46474" w:rsidP="00F46474">
      <w:r>
        <w:t>Resultados Esperados:</w:t>
      </w:r>
    </w:p>
    <w:p w14:paraId="42B1F30A" w14:textId="77777777" w:rsidR="00F46474" w:rsidRDefault="00F46474" w:rsidP="00F46474"/>
    <w:p w14:paraId="3FC58FFD" w14:textId="77777777" w:rsidR="00F46474" w:rsidRDefault="00F46474" w:rsidP="00F46474">
      <w:pPr>
        <w:pStyle w:val="Prrafodelista"/>
        <w:numPr>
          <w:ilvl w:val="0"/>
          <w:numId w:val="48"/>
        </w:numPr>
      </w:pPr>
      <w:r>
        <w:t xml:space="preserve">El enlace o pestaña “Ingreso de </w:t>
      </w:r>
      <w:r w:rsidRPr="005C2BAE">
        <w:t>empleado</w:t>
      </w:r>
      <w:r>
        <w:t>” para acceder a la interfaz es visible en el menú desplegable para usuarios.</w:t>
      </w:r>
    </w:p>
    <w:p w14:paraId="1931B015" w14:textId="77777777" w:rsidR="00F46474" w:rsidRDefault="00F46474" w:rsidP="00F46474"/>
    <w:p w14:paraId="223CE0EF" w14:textId="77777777" w:rsidR="00F46474" w:rsidRDefault="00F46474" w:rsidP="00F46474">
      <w:pPr>
        <w:pStyle w:val="Prrafodelista"/>
        <w:numPr>
          <w:ilvl w:val="0"/>
          <w:numId w:val="48"/>
        </w:numPr>
      </w:pPr>
      <w:r>
        <w:t xml:space="preserve">Al hacer clic en el enlace “Ingreso de </w:t>
      </w:r>
      <w:r w:rsidRPr="005C2BAE">
        <w:t>empleado</w:t>
      </w:r>
      <w:r>
        <w:t xml:space="preserve">”, el sistema redirige correctamente a la interfaz del sistema Ingreso de </w:t>
      </w:r>
      <w:r w:rsidRPr="005C2BAE">
        <w:t>empleado</w:t>
      </w:r>
      <w:r>
        <w:t xml:space="preserve"> para ingresar nuevos empleados.</w:t>
      </w:r>
    </w:p>
    <w:p w14:paraId="148DF95C" w14:textId="77777777" w:rsidR="00F46474" w:rsidRDefault="00F46474" w:rsidP="00F46474"/>
    <w:p w14:paraId="25A3EB4E" w14:textId="77777777" w:rsidR="00F46474" w:rsidRDefault="00F46474" w:rsidP="00F46474">
      <w:pPr>
        <w:pStyle w:val="Prrafodelista"/>
        <w:numPr>
          <w:ilvl w:val="0"/>
          <w:numId w:val="48"/>
        </w:numPr>
      </w:pPr>
      <w:r>
        <w:t xml:space="preserve">La interfaz del sistema de Ingresando </w:t>
      </w:r>
      <w:r w:rsidRPr="005C2BAE">
        <w:t>empleado</w:t>
      </w:r>
      <w:r>
        <w:t xml:space="preserve"> carga correctamente, permitiendo la creación de nuevos empleados.</w:t>
      </w:r>
    </w:p>
    <w:p w14:paraId="1C86E19C" w14:textId="77777777" w:rsidR="00F46474" w:rsidRDefault="00F46474" w:rsidP="00F46474">
      <w:r>
        <w:t>Resultados obtenidos</w:t>
      </w:r>
    </w:p>
    <w:p w14:paraId="7D89E214" w14:textId="77777777" w:rsidR="00F46474" w:rsidRDefault="00F46474" w:rsidP="00F46474"/>
    <w:p w14:paraId="2DB31340" w14:textId="77777777" w:rsidR="00F46474" w:rsidRDefault="00F46474" w:rsidP="00F46474">
      <w:pPr>
        <w:pStyle w:val="Prrafodelista"/>
        <w:numPr>
          <w:ilvl w:val="0"/>
          <w:numId w:val="49"/>
        </w:numPr>
      </w:pPr>
      <w:r>
        <w:t>El enlace es visible en el menú desplegable para usuarios con los permisos adecuados.</w:t>
      </w:r>
    </w:p>
    <w:p w14:paraId="49F64D00" w14:textId="77777777" w:rsidR="00F46474" w:rsidRDefault="00F46474" w:rsidP="00F46474"/>
    <w:p w14:paraId="08F4CF2C" w14:textId="77777777" w:rsidR="00F46474" w:rsidRDefault="00F46474" w:rsidP="00F46474">
      <w:pPr>
        <w:pStyle w:val="Prrafodelista"/>
        <w:numPr>
          <w:ilvl w:val="0"/>
          <w:numId w:val="49"/>
        </w:numPr>
      </w:pPr>
      <w:r>
        <w:t xml:space="preserve">El sistema redirige correctamente a la interfaz de Ingresando </w:t>
      </w:r>
      <w:r w:rsidRPr="005C2BAE">
        <w:t>empleado</w:t>
      </w:r>
      <w:r>
        <w:t xml:space="preserve"> tras hacer clic en el enlace “Ingreso de </w:t>
      </w:r>
      <w:r w:rsidRPr="005C2BAE">
        <w:t>empleado</w:t>
      </w:r>
      <w:r>
        <w:t>”.</w:t>
      </w:r>
    </w:p>
    <w:p w14:paraId="32BC7A1E" w14:textId="77777777" w:rsidR="00F46474" w:rsidRDefault="00F46474" w:rsidP="00F46474"/>
    <w:p w14:paraId="03A58E0B" w14:textId="77777777" w:rsidR="00F46474" w:rsidRDefault="00F46474" w:rsidP="00F46474">
      <w:pPr>
        <w:pStyle w:val="Prrafodelista"/>
        <w:numPr>
          <w:ilvl w:val="0"/>
          <w:numId w:val="49"/>
        </w:numPr>
      </w:pPr>
      <w:r>
        <w:t xml:space="preserve">La interfaz tras el redireccionamiento se muestra completamente y carga el formulario de ingresando </w:t>
      </w:r>
      <w:r w:rsidRPr="005C2BAE">
        <w:t>empleado</w:t>
      </w:r>
      <w:r>
        <w:t xml:space="preserve"> sin errores.</w:t>
      </w:r>
    </w:p>
    <w:p w14:paraId="0146F7DE" w14:textId="77777777" w:rsidR="00F46474" w:rsidRDefault="00F46474" w:rsidP="00F46474">
      <w:pPr>
        <w:pStyle w:val="Prrafodelista"/>
        <w:ind w:left="1440"/>
      </w:pPr>
    </w:p>
    <w:p w14:paraId="1A9FB826" w14:textId="5EACDC05" w:rsidR="00F46474" w:rsidRDefault="00F46474" w:rsidP="00F46474">
      <w:r>
        <w:t>La Figura 7.</w:t>
      </w:r>
      <w:r w:rsidR="008C28A7">
        <w:t>24</w:t>
      </w:r>
      <w:r>
        <w:t xml:space="preserve"> ilustra los resultados obtenidos durante la ejecución de los casos de prueba propuestos para la funcionalidad “Ingresando empleado”, correspondiente al Caso de Uso N°2.2</w:t>
      </w:r>
    </w:p>
    <w:p w14:paraId="7C683BA1" w14:textId="77777777" w:rsidR="00F46474" w:rsidRDefault="00F46474" w:rsidP="00F46474"/>
    <w:p w14:paraId="45C4932D" w14:textId="77777777" w:rsidR="00F46474" w:rsidRDefault="00F46474" w:rsidP="00F46474">
      <w:r>
        <w:t>En la interfaz de usuario, se observa la correcta visualización y disponibilidad del enlace “Ingreso empleado” dentro del menú desplegable, cumpliendo con la expectativa para usuarios con los permisos adecuados. Tras la interacción con este enlace, se verificó una redirección exitosa a la interfaz de “ingreso de empleado”. Finalmente, la interfaz de destino cargó completamente y sin errores, mostrando el formulario correspondiente para la creación de un nuevo empleado, lo que confirma la correcta implementación y el funcionamiento esperado de esta funcionalidad.</w:t>
      </w:r>
    </w:p>
    <w:p w14:paraId="214EF500" w14:textId="77777777" w:rsidR="00F46474" w:rsidRDefault="00F46474" w:rsidP="00F46474">
      <w:pPr>
        <w:pStyle w:val="Prrafodelista"/>
      </w:pPr>
    </w:p>
    <w:p w14:paraId="6D19B7B2" w14:textId="77777777" w:rsidR="00F46474" w:rsidRPr="00A3239A" w:rsidRDefault="00F46474" w:rsidP="00F46474">
      <w:pPr>
        <w:pStyle w:val="Prrafodelista"/>
        <w:ind w:left="1440" w:firstLine="0"/>
      </w:pPr>
    </w:p>
    <w:p w14:paraId="0EA9186F" w14:textId="5329E13C" w:rsidR="00F46474" w:rsidRDefault="00F46474" w:rsidP="00F46474">
      <w:pPr>
        <w:pStyle w:val="Descripcin"/>
        <w:keepNext/>
      </w:pPr>
      <w:bookmarkStart w:id="1403" w:name="_Toc200854231"/>
      <w:bookmarkStart w:id="1404" w:name="_Toc201172450"/>
      <w:bookmarkStart w:id="1405" w:name="_Toc201199640"/>
      <w:bookmarkStart w:id="1406" w:name="_Toc201199729"/>
      <w:bookmarkStart w:id="1407" w:name="_Toc213787017"/>
      <w:bookmarkStart w:id="1408" w:name="_Toc213787431"/>
      <w:r>
        <w:t xml:space="preserve">Figura </w:t>
      </w:r>
      <w:fldSimple w:instr=" STYLEREF 1 \s ">
        <w:r w:rsidR="008F7228">
          <w:rPr>
            <w:noProof/>
          </w:rPr>
          <w:t>7</w:t>
        </w:r>
      </w:fldSimple>
      <w:r w:rsidR="008F7228">
        <w:t>.</w:t>
      </w:r>
      <w:fldSimple w:instr=" SEQ Figura \* ARABIC \s 1 ">
        <w:r w:rsidR="008F7228">
          <w:rPr>
            <w:noProof/>
          </w:rPr>
          <w:t>24</w:t>
        </w:r>
      </w:fldSimple>
      <w:r>
        <w:t xml:space="preserve"> “Captura de pantalla de prueba 1-2-3 caso de uso N°2.2”</w:t>
      </w:r>
      <w:bookmarkEnd w:id="1403"/>
      <w:bookmarkEnd w:id="1404"/>
      <w:bookmarkEnd w:id="1405"/>
      <w:bookmarkEnd w:id="1406"/>
      <w:bookmarkEnd w:id="1407"/>
      <w:bookmarkEnd w:id="1408"/>
    </w:p>
    <w:p w14:paraId="081B1C0A" w14:textId="77777777" w:rsidR="00F46474" w:rsidRDefault="00F46474" w:rsidP="00F46474">
      <w:pPr>
        <w:spacing w:line="278" w:lineRule="auto"/>
        <w:ind w:firstLine="0"/>
      </w:pPr>
      <w:r>
        <w:rPr>
          <w:noProof/>
        </w:rPr>
        <mc:AlternateContent>
          <mc:Choice Requires="wpg">
            <w:drawing>
              <wp:inline distT="0" distB="0" distL="0" distR="0" wp14:anchorId="6477E62B" wp14:editId="66C5F003">
                <wp:extent cx="5818909" cy="2992582"/>
                <wp:effectExtent l="0" t="0" r="0" b="17780"/>
                <wp:docPr id="416441551" name="Grupo 1"/>
                <wp:cNvGraphicFramePr/>
                <a:graphic xmlns:a="http://schemas.openxmlformats.org/drawingml/2006/main">
                  <a:graphicData uri="http://schemas.microsoft.com/office/word/2010/wordprocessingGroup">
                    <wpg:wgp>
                      <wpg:cNvGrpSpPr/>
                      <wpg:grpSpPr>
                        <a:xfrm>
                          <a:off x="0" y="0"/>
                          <a:ext cx="5818909" cy="2992582"/>
                          <a:chOff x="0" y="0"/>
                          <a:chExt cx="5981065" cy="3333750"/>
                        </a:xfrm>
                      </wpg:grpSpPr>
                      <pic:pic xmlns:pic="http://schemas.openxmlformats.org/drawingml/2006/picture">
                        <pic:nvPicPr>
                          <pic:cNvPr id="1287561428" name="Imagen 1287561428"/>
                          <pic:cNvPicPr>
                            <a:picLocks noChangeAspect="1"/>
                          </pic:cNvPicPr>
                        </pic:nvPicPr>
                        <pic:blipFill>
                          <a:blip r:embed="rId189"/>
                          <a:stretch>
                            <a:fillRect/>
                          </a:stretch>
                        </pic:blipFill>
                        <pic:spPr>
                          <a:xfrm>
                            <a:off x="0" y="0"/>
                            <a:ext cx="5981065" cy="3333750"/>
                          </a:xfrm>
                          <a:prstGeom prst="rect">
                            <a:avLst/>
                          </a:prstGeom>
                        </pic:spPr>
                      </pic:pic>
                      <wps:wsp>
                        <wps:cNvPr id="1413760626" name="Rectángulo 1413760626"/>
                        <wps:cNvSpPr/>
                        <wps:spPr>
                          <a:xfrm>
                            <a:off x="2079942" y="270510"/>
                            <a:ext cx="2506980" cy="30556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09374929" name="Rectángulo 409374929"/>
                        <wps:cNvSpPr/>
                        <wps:spPr>
                          <a:xfrm>
                            <a:off x="497703" y="127907"/>
                            <a:ext cx="887186" cy="92529"/>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79797859" name="Rectángulo 1779797859"/>
                        <wps:cNvSpPr/>
                        <wps:spPr>
                          <a:xfrm>
                            <a:off x="40504" y="911679"/>
                            <a:ext cx="571500" cy="97971"/>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4C2C9012" id="Grupo 1" o:spid="_x0000_s1026" style="width:458.2pt;height:235.65pt;mso-position-horizontal-relative:char;mso-position-vertical-relative:line" coordsize="59810,33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">
                <v:shape id="Imagen 1287561428" o:spid="_x0000_s1027" type="#_x0000_t75" style="position:absolute;width:59810;height:3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">
                  <v:imagedata r:id="rId190" o:title=""/>
                </v:shape>
                <v:rect id="Rectángulo 1413760626" o:spid="_x0000_s1028" style="position:absolute;left:20799;top:2705;width:25070;height:30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" filled="f" strokecolor="red" strokeweight="1pt"/>
                <v:rect id="Rectángulo 409374929" o:spid="_x0000_s1029" style="position:absolute;left:4977;top:1279;width:8871;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" filled="f" strokecolor="red" strokeweight="1pt"/>
                <v:rect id="Rectángulo 1779797859" o:spid="_x0000_s1030" style="position:absolute;left:405;top:9116;width:5715;height: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" filled="f" strokecolor="red" strokeweight="1pt"/>
                <w10:anchorlock/>
              </v:group>
            </w:pict>
          </mc:Fallback>
        </mc:AlternateContent>
      </w:r>
    </w:p>
    <w:p w14:paraId="130F6A93" w14:textId="77777777" w:rsidR="00F46474" w:rsidRDefault="00F46474" w:rsidP="00F46474">
      <w:r>
        <w:t>Fuente: Captura realizada al sistema web EugCOM</w:t>
      </w:r>
    </w:p>
    <w:p w14:paraId="2B072418" w14:textId="77777777" w:rsidR="00F46474" w:rsidRDefault="00F46474" w:rsidP="00F46474">
      <w:pPr>
        <w:spacing w:line="278" w:lineRule="auto"/>
        <w:ind w:firstLine="0"/>
        <w:jc w:val="left"/>
      </w:pPr>
    </w:p>
    <w:p w14:paraId="4C006DAE" w14:textId="77777777" w:rsidR="00F46474" w:rsidRDefault="00F46474" w:rsidP="00F46474">
      <w:pPr>
        <w:spacing w:line="278" w:lineRule="auto"/>
        <w:ind w:firstLine="0"/>
        <w:jc w:val="left"/>
      </w:pPr>
    </w:p>
    <w:p w14:paraId="477C988F" w14:textId="77777777" w:rsidR="00F46474" w:rsidRPr="00CB0FA9" w:rsidRDefault="00F46474" w:rsidP="00F46474">
      <w:pPr>
        <w:spacing w:line="278" w:lineRule="auto"/>
        <w:ind w:firstLine="0"/>
        <w:jc w:val="left"/>
      </w:pPr>
    </w:p>
    <w:p w14:paraId="11F57274" w14:textId="77777777" w:rsidR="00F46474" w:rsidRDefault="00F46474" w:rsidP="00F46474">
      <w:pPr>
        <w:pStyle w:val="Ttulo2"/>
      </w:pPr>
      <w:bookmarkStart w:id="1409" w:name="_Toc213787166"/>
      <w:r>
        <w:t>Prueba Unitaria CU N°2.3</w:t>
      </w:r>
      <w:bookmarkEnd w:id="1409"/>
    </w:p>
    <w:p w14:paraId="10349114" w14:textId="77777777" w:rsidR="00F46474" w:rsidRPr="0060115B" w:rsidRDefault="00F46474" w:rsidP="00F46474"/>
    <w:p w14:paraId="4BAE63F0" w14:textId="324F9BE4" w:rsidR="00F46474" w:rsidRPr="00627D3D" w:rsidRDefault="00F46474" w:rsidP="00F46474">
      <w:r w:rsidRPr="00627D3D">
        <w:t xml:space="preserve">En la </w:t>
      </w:r>
      <w:r w:rsidRPr="00627D3D">
        <w:rPr>
          <w:i/>
        </w:rPr>
        <w:t xml:space="preserve">Tabla </w:t>
      </w:r>
      <w:r>
        <w:rPr>
          <w:i/>
        </w:rPr>
        <w:t>7.</w:t>
      </w:r>
      <w:r w:rsidR="008C28A7">
        <w:rPr>
          <w:i/>
        </w:rPr>
        <w:t>25</w:t>
      </w:r>
      <w:r>
        <w:rPr>
          <w:i/>
        </w:rPr>
        <w:t xml:space="preserve">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p w14:paraId="7C3CC673" w14:textId="77777777" w:rsidR="00F46474" w:rsidRPr="00627D3D" w:rsidRDefault="00F46474" w:rsidP="00F46474"/>
    <w:p w14:paraId="429628EE" w14:textId="736B66F4" w:rsidR="00F46474" w:rsidRPr="00627D3D" w:rsidRDefault="00F46474" w:rsidP="00F46474">
      <w:pPr>
        <w:pStyle w:val="Descripcin"/>
      </w:pPr>
      <w:bookmarkStart w:id="1410" w:name="_Toc209985099"/>
      <w:bookmarkStart w:id="1411" w:name="_Toc210409369"/>
      <w:bookmarkStart w:id="1412" w:name="_Toc210410149"/>
      <w:bookmarkStart w:id="1413" w:name="_Toc213787018"/>
      <w:bookmarkStart w:id="1414" w:name="_Toc213787432"/>
      <w:r>
        <w:t xml:space="preserve">Tabla </w:t>
      </w:r>
      <w:fldSimple w:instr=" STYLEREF 1 \s ">
        <w:r w:rsidR="008F7228">
          <w:rPr>
            <w:noProof/>
          </w:rPr>
          <w:t>7</w:t>
        </w:r>
      </w:fldSimple>
      <w:r w:rsidR="008F7228">
        <w:t>.</w:t>
      </w:r>
      <w:fldSimple w:instr=" SEQ Tabla \* ARABIC \s 1 ">
        <w:r w:rsidR="008F7228">
          <w:rPr>
            <w:noProof/>
          </w:rPr>
          <w:t>25</w:t>
        </w:r>
      </w:fldSimple>
      <w:r>
        <w:t xml:space="preserve"> </w:t>
      </w:r>
      <w:r w:rsidRPr="00627D3D">
        <w:t xml:space="preserve"> Caso de uso N°2.3, Visualizando fichas de empleados activas</w:t>
      </w:r>
      <w:bookmarkEnd w:id="1410"/>
      <w:bookmarkEnd w:id="1411"/>
      <w:bookmarkEnd w:id="1412"/>
      <w:bookmarkEnd w:id="1413"/>
      <w:bookmarkEnd w:id="1414"/>
    </w:p>
    <w:p w14:paraId="15AD15BE" w14:textId="77777777" w:rsidR="00F46474" w:rsidRPr="00627D3D" w:rsidRDefault="00F46474" w:rsidP="00F46474">
      <w:pPr>
        <w:pStyle w:val="Sinespaciado"/>
      </w:pPr>
      <w:r w:rsidRPr="00627D3D">
        <w:rPr>
          <w:noProof/>
        </w:rPr>
        <w:drawing>
          <wp:inline distT="0" distB="0" distL="0" distR="0" wp14:anchorId="7217BD5C" wp14:editId="13C873C0">
            <wp:extent cx="4472429" cy="3373821"/>
            <wp:effectExtent l="0" t="0" r="4445" b="0"/>
            <wp:docPr id="660355801"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75463" cy="3376110"/>
                    </a:xfrm>
                    <a:prstGeom prst="rect">
                      <a:avLst/>
                    </a:prstGeom>
                    <a:noFill/>
                    <a:ln>
                      <a:noFill/>
                    </a:ln>
                  </pic:spPr>
                </pic:pic>
              </a:graphicData>
            </a:graphic>
          </wp:inline>
        </w:drawing>
      </w:r>
    </w:p>
    <w:p w14:paraId="2C27E75A" w14:textId="77777777" w:rsidR="00F46474" w:rsidRPr="00627D3D" w:rsidRDefault="00F46474" w:rsidP="00F46474"/>
    <w:p w14:paraId="11E32C8F" w14:textId="77777777" w:rsidR="00F46474" w:rsidRDefault="00F46474" w:rsidP="00F46474">
      <w:r w:rsidRPr="00627D3D">
        <w:t>Fuente: Elaborado por el estudiante de acuerdo con el proyecto</w:t>
      </w:r>
    </w:p>
    <w:p w14:paraId="53311AA7" w14:textId="77777777" w:rsidR="00F46474" w:rsidRDefault="00F46474" w:rsidP="00F46474">
      <w:pPr>
        <w:ind w:firstLine="0"/>
      </w:pPr>
    </w:p>
    <w:p w14:paraId="1DD8550F" w14:textId="77777777" w:rsidR="00F46474" w:rsidRDefault="00F46474" w:rsidP="00F46474">
      <w:r w:rsidRPr="008C5944">
        <w:t>Casos de prueba:</w:t>
      </w:r>
    </w:p>
    <w:p w14:paraId="0F43D281" w14:textId="77777777" w:rsidR="00F46474" w:rsidRDefault="00F46474" w:rsidP="00F46474"/>
    <w:p w14:paraId="37EF5F3A" w14:textId="77777777" w:rsidR="00F46474" w:rsidRDefault="00F46474" w:rsidP="00F46474">
      <w:pPr>
        <w:numPr>
          <w:ilvl w:val="0"/>
          <w:numId w:val="254"/>
        </w:numPr>
        <w:tabs>
          <w:tab w:val="num" w:pos="720"/>
        </w:tabs>
        <w:rPr>
          <w:lang w:val="es-419"/>
        </w:rPr>
      </w:pPr>
      <w:r w:rsidRPr="00AD5449">
        <w:rPr>
          <w:lang w:val="es-419"/>
        </w:rPr>
        <w:lastRenderedPageBreak/>
        <w:t>Verificar la existencia de la opción de ficha de empleados en el menú desplegable</w:t>
      </w:r>
      <w:r>
        <w:rPr>
          <w:lang w:val="es-419"/>
        </w:rPr>
        <w:t>.</w:t>
      </w:r>
    </w:p>
    <w:p w14:paraId="75250F08" w14:textId="77777777" w:rsidR="00F46474" w:rsidRPr="00AD5449" w:rsidRDefault="00F46474" w:rsidP="00F46474">
      <w:pPr>
        <w:ind w:left="1440" w:firstLine="0"/>
        <w:rPr>
          <w:lang w:val="es-419"/>
        </w:rPr>
      </w:pPr>
    </w:p>
    <w:p w14:paraId="29BE9361" w14:textId="77777777" w:rsidR="00F46474" w:rsidRDefault="00F46474" w:rsidP="00F46474">
      <w:pPr>
        <w:numPr>
          <w:ilvl w:val="0"/>
          <w:numId w:val="254"/>
        </w:numPr>
        <w:tabs>
          <w:tab w:val="num" w:pos="720"/>
        </w:tabs>
        <w:rPr>
          <w:lang w:val="es-419"/>
        </w:rPr>
      </w:pPr>
      <w:r w:rsidRPr="00AD5449">
        <w:rPr>
          <w:lang w:val="es-419"/>
        </w:rPr>
        <w:t>Verificar la redirección a la interfaz de "Ficha de Empleados"</w:t>
      </w:r>
      <w:r>
        <w:rPr>
          <w:lang w:val="es-419"/>
        </w:rPr>
        <w:t>.</w:t>
      </w:r>
    </w:p>
    <w:p w14:paraId="0F28B241" w14:textId="77777777" w:rsidR="00F46474" w:rsidRPr="00AD5449" w:rsidRDefault="00F46474" w:rsidP="00F46474">
      <w:pPr>
        <w:ind w:firstLine="0"/>
        <w:rPr>
          <w:lang w:val="es-419"/>
        </w:rPr>
      </w:pPr>
    </w:p>
    <w:p w14:paraId="274B1C11" w14:textId="77777777" w:rsidR="00F46474" w:rsidRPr="00AD5449" w:rsidRDefault="00F46474" w:rsidP="00F46474">
      <w:pPr>
        <w:numPr>
          <w:ilvl w:val="0"/>
          <w:numId w:val="254"/>
        </w:numPr>
        <w:tabs>
          <w:tab w:val="num" w:pos="720"/>
        </w:tabs>
        <w:rPr>
          <w:lang w:val="es-419"/>
        </w:rPr>
      </w:pPr>
      <w:r w:rsidRPr="00AD5449">
        <w:rPr>
          <w:lang w:val="es-419"/>
        </w:rPr>
        <w:t>Verificar la correcta carga de la interfaz del sistema de visualización de fichas activas</w:t>
      </w:r>
      <w:r>
        <w:rPr>
          <w:lang w:val="es-419"/>
        </w:rPr>
        <w:t>.</w:t>
      </w:r>
    </w:p>
    <w:p w14:paraId="0780715A" w14:textId="77777777" w:rsidR="00F46474" w:rsidRPr="00AD5449" w:rsidRDefault="00F46474" w:rsidP="00F46474">
      <w:pPr>
        <w:rPr>
          <w:lang w:val="es-419"/>
        </w:rPr>
      </w:pPr>
    </w:p>
    <w:p w14:paraId="65892D82" w14:textId="77777777" w:rsidR="00F46474" w:rsidRDefault="00F46474" w:rsidP="00F46474">
      <w:pPr>
        <w:ind w:left="720" w:firstLine="0"/>
      </w:pPr>
      <w:r w:rsidRPr="008C5944">
        <w:t>Resultados Esperados:</w:t>
      </w:r>
    </w:p>
    <w:p w14:paraId="5AA3CDAF" w14:textId="77777777" w:rsidR="00F46474" w:rsidRDefault="00F46474" w:rsidP="00F46474">
      <w:pPr>
        <w:ind w:left="720" w:firstLine="0"/>
      </w:pPr>
    </w:p>
    <w:p w14:paraId="59169D45" w14:textId="77777777" w:rsidR="00F46474" w:rsidRDefault="00F46474" w:rsidP="00F46474">
      <w:pPr>
        <w:numPr>
          <w:ilvl w:val="0"/>
          <w:numId w:val="255"/>
        </w:numPr>
        <w:tabs>
          <w:tab w:val="num" w:pos="720"/>
        </w:tabs>
        <w:rPr>
          <w:lang w:val="es-419"/>
        </w:rPr>
      </w:pPr>
      <w:r w:rsidRPr="00AD5449">
        <w:rPr>
          <w:lang w:val="es-419"/>
        </w:rPr>
        <w:t>El enlace o pestaña "Ficha de Empleados" para acceder a la interfaz es visible en el menú desplegable para usuarios con los permisos adecuados</w:t>
      </w:r>
      <w:r>
        <w:rPr>
          <w:lang w:val="es-419"/>
        </w:rPr>
        <w:t>.</w:t>
      </w:r>
    </w:p>
    <w:p w14:paraId="539C5315" w14:textId="77777777" w:rsidR="00F46474" w:rsidRPr="00AD5449" w:rsidRDefault="00F46474" w:rsidP="00F46474">
      <w:pPr>
        <w:ind w:left="1440" w:firstLine="0"/>
        <w:rPr>
          <w:lang w:val="es-419"/>
        </w:rPr>
      </w:pPr>
    </w:p>
    <w:p w14:paraId="2F2C1F80" w14:textId="77777777" w:rsidR="00F46474" w:rsidRDefault="00F46474" w:rsidP="00F46474">
      <w:pPr>
        <w:numPr>
          <w:ilvl w:val="0"/>
          <w:numId w:val="255"/>
        </w:numPr>
        <w:tabs>
          <w:tab w:val="num" w:pos="720"/>
        </w:tabs>
        <w:rPr>
          <w:lang w:val="es-419"/>
        </w:rPr>
      </w:pPr>
      <w:r w:rsidRPr="00AD5449">
        <w:rPr>
          <w:lang w:val="es-419"/>
        </w:rPr>
        <w:t>Al hacer clic en el enlace "Ficha de Empleados", el sistema redirige correctamente a la interfaz del sistema de fichas de empleados</w:t>
      </w:r>
      <w:r>
        <w:rPr>
          <w:lang w:val="es-419"/>
        </w:rPr>
        <w:t>.</w:t>
      </w:r>
    </w:p>
    <w:p w14:paraId="4AC1474B" w14:textId="77777777" w:rsidR="00F46474" w:rsidRPr="00AD5449" w:rsidRDefault="00F46474" w:rsidP="00F46474">
      <w:pPr>
        <w:ind w:firstLine="0"/>
        <w:rPr>
          <w:lang w:val="es-419"/>
        </w:rPr>
      </w:pPr>
    </w:p>
    <w:p w14:paraId="73D8E142" w14:textId="77777777" w:rsidR="00F46474" w:rsidRPr="00E539E7" w:rsidRDefault="00F46474" w:rsidP="00F46474">
      <w:pPr>
        <w:numPr>
          <w:ilvl w:val="0"/>
          <w:numId w:val="255"/>
        </w:numPr>
        <w:tabs>
          <w:tab w:val="num" w:pos="720"/>
        </w:tabs>
        <w:rPr>
          <w:lang w:val="es-419"/>
        </w:rPr>
      </w:pPr>
      <w:r w:rsidRPr="00AD5449">
        <w:rPr>
          <w:lang w:val="es-419"/>
        </w:rPr>
        <w:t>La interfaz del sistema de fichas de empleados carga completamente, mostrando el filtro de empleados activos y el listado correspondiente</w:t>
      </w:r>
      <w:r>
        <w:rPr>
          <w:lang w:val="es-419"/>
        </w:rPr>
        <w:t>.</w:t>
      </w:r>
    </w:p>
    <w:p w14:paraId="62469916" w14:textId="77777777" w:rsidR="00F46474" w:rsidRPr="001559C4" w:rsidRDefault="00F46474" w:rsidP="00F46474">
      <w:pPr>
        <w:ind w:left="720" w:firstLine="0"/>
        <w:rPr>
          <w:lang w:val="es-419"/>
        </w:rPr>
      </w:pPr>
    </w:p>
    <w:p w14:paraId="496BC16D" w14:textId="77777777" w:rsidR="00F46474" w:rsidRDefault="00F46474" w:rsidP="00F46474">
      <w:pPr>
        <w:ind w:left="720" w:firstLine="0"/>
      </w:pPr>
      <w:r w:rsidRPr="008C5944">
        <w:t>Resultados obtenidos</w:t>
      </w:r>
      <w:r>
        <w:t>:</w:t>
      </w:r>
    </w:p>
    <w:p w14:paraId="45E843AC" w14:textId="77777777" w:rsidR="00F46474" w:rsidRDefault="00F46474" w:rsidP="00F46474">
      <w:pPr>
        <w:ind w:left="720" w:firstLine="0"/>
      </w:pPr>
    </w:p>
    <w:p w14:paraId="7A78E57D" w14:textId="77777777" w:rsidR="00F46474" w:rsidRDefault="00F46474" w:rsidP="00F46474">
      <w:pPr>
        <w:numPr>
          <w:ilvl w:val="0"/>
          <w:numId w:val="256"/>
        </w:numPr>
        <w:tabs>
          <w:tab w:val="num" w:pos="720"/>
        </w:tabs>
        <w:rPr>
          <w:lang w:val="es-419"/>
        </w:rPr>
      </w:pPr>
      <w:r w:rsidRPr="00AD5449">
        <w:rPr>
          <w:lang w:val="es-419"/>
        </w:rPr>
        <w:t>El enlace es visible en el menú desplegable para usuarios con los permisos adecuados</w:t>
      </w:r>
      <w:r>
        <w:rPr>
          <w:lang w:val="es-419"/>
        </w:rPr>
        <w:t>.</w:t>
      </w:r>
    </w:p>
    <w:p w14:paraId="0B08DB9B" w14:textId="77777777" w:rsidR="00F46474" w:rsidRPr="00AD5449" w:rsidRDefault="00F46474" w:rsidP="00F46474">
      <w:pPr>
        <w:ind w:firstLine="0"/>
        <w:rPr>
          <w:lang w:val="es-419"/>
        </w:rPr>
      </w:pPr>
    </w:p>
    <w:p w14:paraId="6DDD9210" w14:textId="77777777" w:rsidR="00F46474" w:rsidRDefault="00F46474" w:rsidP="00F46474">
      <w:pPr>
        <w:numPr>
          <w:ilvl w:val="0"/>
          <w:numId w:val="256"/>
        </w:numPr>
        <w:tabs>
          <w:tab w:val="num" w:pos="720"/>
        </w:tabs>
        <w:rPr>
          <w:lang w:val="es-419"/>
        </w:rPr>
      </w:pPr>
      <w:r w:rsidRPr="00AD5449">
        <w:rPr>
          <w:lang w:val="es-419"/>
        </w:rPr>
        <w:lastRenderedPageBreak/>
        <w:t>El sistema redirige correctamente a la interfaz de ficha de empleados tras hacer clic en el enlace "Ficha de Empleados"</w:t>
      </w:r>
      <w:r>
        <w:rPr>
          <w:lang w:val="es-419"/>
        </w:rPr>
        <w:t>.</w:t>
      </w:r>
    </w:p>
    <w:p w14:paraId="683957F6" w14:textId="77777777" w:rsidR="00F46474" w:rsidRPr="00AD5449" w:rsidRDefault="00F46474" w:rsidP="00F46474">
      <w:pPr>
        <w:ind w:firstLine="0"/>
        <w:rPr>
          <w:lang w:val="es-419"/>
        </w:rPr>
      </w:pPr>
    </w:p>
    <w:p w14:paraId="7AF064C9" w14:textId="77777777" w:rsidR="00F46474" w:rsidRPr="00AD5449" w:rsidRDefault="00F46474" w:rsidP="00F46474">
      <w:pPr>
        <w:numPr>
          <w:ilvl w:val="0"/>
          <w:numId w:val="256"/>
        </w:numPr>
        <w:tabs>
          <w:tab w:val="num" w:pos="720"/>
        </w:tabs>
        <w:rPr>
          <w:lang w:val="es-419"/>
        </w:rPr>
      </w:pPr>
      <w:r w:rsidRPr="00AD5449">
        <w:rPr>
          <w:lang w:val="es-419"/>
        </w:rPr>
        <w:t>La interfaz tras el redireccionamiento se muestra completamente y carga el listado de empleados activos sin errores</w:t>
      </w:r>
      <w:r>
        <w:rPr>
          <w:lang w:val="es-419"/>
        </w:rPr>
        <w:t>.</w:t>
      </w:r>
    </w:p>
    <w:p w14:paraId="73576CDA" w14:textId="77777777" w:rsidR="00F46474" w:rsidRDefault="00F46474" w:rsidP="00F46474">
      <w:pPr>
        <w:ind w:left="720" w:firstLine="0"/>
        <w:rPr>
          <w:lang w:val="es-419"/>
        </w:rPr>
      </w:pPr>
    </w:p>
    <w:p w14:paraId="7BF7CE85" w14:textId="31EA82D8" w:rsidR="00F46474" w:rsidRPr="00E539E7" w:rsidRDefault="00F46474" w:rsidP="00F46474">
      <w:pPr>
        <w:rPr>
          <w:lang w:val="es-419"/>
        </w:rPr>
      </w:pPr>
      <w:r w:rsidRPr="00E539E7">
        <w:rPr>
          <w:lang w:val="es-419"/>
        </w:rPr>
        <w:t>En la figura 7.</w:t>
      </w:r>
      <w:r w:rsidR="008C28A7">
        <w:rPr>
          <w:lang w:val="es-419"/>
        </w:rPr>
        <w:t>25</w:t>
      </w:r>
      <w:r w:rsidRPr="00E539E7">
        <w:rPr>
          <w:lang w:val="es-419"/>
        </w:rPr>
        <w:t xml:space="preserve"> </w:t>
      </w:r>
      <w:r w:rsidRPr="00E539E7">
        <w:t>muestra el módulo de Ficha de Empleados. En la parte superior, al seleccionar la opción Mostrar Solo Activos, la tabla lista dos empleados: uno con estado Inactivo (“prueba”) y otro con estado Activo (“Vicente Ignacio”). En la parte inferior, al cambiar la vista a Mostrar Todos, la tabla se actualiza y muestra únicamente al empleado con estado Activo, ocultando al que se encuentra en estado Inactivo.</w:t>
      </w:r>
    </w:p>
    <w:p w14:paraId="6CBAB0BC" w14:textId="17E9F954" w:rsidR="00F46474" w:rsidRPr="008C5944" w:rsidRDefault="00F46474" w:rsidP="00F46474">
      <w:pPr>
        <w:pStyle w:val="Descripcin"/>
      </w:pPr>
      <w:bookmarkStart w:id="1415" w:name="_Toc210409370"/>
      <w:bookmarkStart w:id="1416" w:name="_Toc210410150"/>
      <w:bookmarkStart w:id="1417" w:name="_Toc213787019"/>
      <w:bookmarkStart w:id="1418" w:name="_Toc213787433"/>
      <w:r>
        <w:t xml:space="preserve">Figura </w:t>
      </w:r>
      <w:fldSimple w:instr=" STYLEREF 1 \s ">
        <w:r w:rsidR="008F7228">
          <w:rPr>
            <w:noProof/>
          </w:rPr>
          <w:t>7</w:t>
        </w:r>
      </w:fldSimple>
      <w:r w:rsidR="008F7228">
        <w:t>.</w:t>
      </w:r>
      <w:fldSimple w:instr=" SEQ Figura \* ARABIC \s 1 ">
        <w:r w:rsidR="008F7228">
          <w:rPr>
            <w:noProof/>
          </w:rPr>
          <w:t>25</w:t>
        </w:r>
      </w:fldSimple>
      <w:r>
        <w:t xml:space="preserve"> “Captura de pantalla de prueba 1-2-3 caso de uso N°2.3”</w:t>
      </w:r>
      <w:bookmarkEnd w:id="1415"/>
      <w:bookmarkEnd w:id="1416"/>
      <w:bookmarkEnd w:id="1417"/>
      <w:bookmarkEnd w:id="1418"/>
    </w:p>
    <w:p w14:paraId="511B1634" w14:textId="77777777" w:rsidR="00F46474" w:rsidRDefault="00F46474" w:rsidP="00F46474">
      <w:pPr>
        <w:ind w:left="720" w:firstLine="0"/>
      </w:pPr>
    </w:p>
    <w:p w14:paraId="172FB71D" w14:textId="77777777" w:rsidR="00F46474" w:rsidRDefault="00F46474" w:rsidP="00F46474">
      <w:pPr>
        <w:pStyle w:val="Sinespaciado"/>
      </w:pPr>
      <w:r w:rsidRPr="00367E41">
        <w:rPr>
          <w:noProof/>
        </w:rPr>
        <w:drawing>
          <wp:inline distT="0" distB="0" distL="0" distR="0" wp14:anchorId="0C0D5403" wp14:editId="765CA099">
            <wp:extent cx="4667693" cy="3392069"/>
            <wp:effectExtent l="0" t="0" r="0" b="0"/>
            <wp:docPr id="71744009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40099" name="Imagen 1" descr="Interfaz de usuario gráfica, Aplicación&#10;&#10;El contenido generado por IA puede ser incorrecto."/>
                    <pic:cNvPicPr/>
                  </pic:nvPicPr>
                  <pic:blipFill>
                    <a:blip r:embed="rId191"/>
                    <a:stretch>
                      <a:fillRect/>
                    </a:stretch>
                  </pic:blipFill>
                  <pic:spPr>
                    <a:xfrm>
                      <a:off x="0" y="0"/>
                      <a:ext cx="4677923" cy="3399503"/>
                    </a:xfrm>
                    <a:prstGeom prst="rect">
                      <a:avLst/>
                    </a:prstGeom>
                  </pic:spPr>
                </pic:pic>
              </a:graphicData>
            </a:graphic>
          </wp:inline>
        </w:drawing>
      </w:r>
    </w:p>
    <w:p w14:paraId="1C908E6E" w14:textId="77777777" w:rsidR="00F46474" w:rsidRDefault="00F46474" w:rsidP="00F46474"/>
    <w:p w14:paraId="70B4E2F5" w14:textId="77777777" w:rsidR="00F46474" w:rsidRDefault="00F46474" w:rsidP="00F46474">
      <w:r>
        <w:t>Fuente: Captura realizada al sistema web EugCOM</w:t>
      </w:r>
    </w:p>
    <w:p w14:paraId="4914D518" w14:textId="6C564586" w:rsidR="00F46474" w:rsidRDefault="00F46474" w:rsidP="00F46474">
      <w:pPr>
        <w:pStyle w:val="Ttulo2"/>
      </w:pPr>
      <w:bookmarkStart w:id="1419" w:name="_Toc201199547"/>
      <w:bookmarkStart w:id="1420" w:name="_Toc213787167"/>
      <w:r>
        <w:lastRenderedPageBreak/>
        <w:t>Prueba Unitaria CU</w:t>
      </w:r>
      <w:r w:rsidRPr="7E526E84">
        <w:t xml:space="preserve"> </w:t>
      </w:r>
      <w:r w:rsidRPr="005C2BAE">
        <w:t>N°2.4</w:t>
      </w:r>
      <w:bookmarkEnd w:id="1419"/>
      <w:bookmarkEnd w:id="1420"/>
    </w:p>
    <w:p w14:paraId="3F3FC519" w14:textId="77777777" w:rsidR="00F46474" w:rsidRDefault="00F46474" w:rsidP="00F46474"/>
    <w:p w14:paraId="0C791F96" w14:textId="77777777" w:rsidR="00F46474" w:rsidRDefault="00F46474" w:rsidP="00F46474">
      <w:r>
        <w:t>Se presenta el caso de uso N°2.4 para realizar los casos de prueba correspondientes.</w:t>
      </w:r>
    </w:p>
    <w:p w14:paraId="1DBD6641" w14:textId="77777777" w:rsidR="00F46474" w:rsidRDefault="00F46474" w:rsidP="00F46474"/>
    <w:p w14:paraId="06089E43" w14:textId="1E2696D1" w:rsidR="00F46474" w:rsidRDefault="00F46474" w:rsidP="00F46474">
      <w:r>
        <w:t xml:space="preserve">En la </w:t>
      </w:r>
      <w:r>
        <w:rPr>
          <w:i/>
        </w:rPr>
        <w:t>Tabla 7.</w:t>
      </w:r>
      <w:r w:rsidR="008C28A7">
        <w:rPr>
          <w:i/>
        </w:rPr>
        <w:t>26</w:t>
      </w:r>
      <w:r>
        <w:t xml:space="preserve"> se puede visualizar el Caso de uso N°2.4, el sistema entrega una lista con todos los empleados registrados, dicho filtro está explicado en el propósito del caso de uso.</w:t>
      </w:r>
    </w:p>
    <w:p w14:paraId="13AC313B" w14:textId="77777777" w:rsidR="00F46474" w:rsidRPr="005C2BAE" w:rsidRDefault="00F46474" w:rsidP="00F46474"/>
    <w:p w14:paraId="4FE96373" w14:textId="680C2311" w:rsidR="00F46474" w:rsidRDefault="00F46474" w:rsidP="00F46474">
      <w:pPr>
        <w:pStyle w:val="Descripcin"/>
        <w:keepNext/>
      </w:pPr>
      <w:bookmarkStart w:id="1421" w:name="_Toc201199641"/>
      <w:bookmarkStart w:id="1422" w:name="_Toc201199730"/>
      <w:bookmarkStart w:id="1423" w:name="_Toc213787020"/>
      <w:bookmarkStart w:id="1424" w:name="_Toc213787434"/>
      <w:r>
        <w:t xml:space="preserve">Tabla </w:t>
      </w:r>
      <w:fldSimple w:instr=" STYLEREF 1 \s ">
        <w:r w:rsidR="008F7228">
          <w:rPr>
            <w:noProof/>
          </w:rPr>
          <w:t>7</w:t>
        </w:r>
      </w:fldSimple>
      <w:r w:rsidR="008F7228">
        <w:t>.</w:t>
      </w:r>
      <w:fldSimple w:instr=" SEQ Tabla \* ARABIC \s 1 ">
        <w:r w:rsidR="008F7228">
          <w:rPr>
            <w:noProof/>
          </w:rPr>
          <w:t>26</w:t>
        </w:r>
      </w:fldSimple>
      <w:r>
        <w:t xml:space="preserve"> </w:t>
      </w:r>
      <w:r w:rsidRPr="00CE1E05">
        <w:t>CU N°</w:t>
      </w:r>
      <w:r>
        <w:t>2.4</w:t>
      </w:r>
      <w:r w:rsidRPr="00CE1E05">
        <w:t xml:space="preserve"> para prueba,”</w:t>
      </w:r>
      <w:r>
        <w:t xml:space="preserve"> Mostrando lista de empleado”</w:t>
      </w:r>
      <w:bookmarkEnd w:id="1421"/>
      <w:bookmarkEnd w:id="1422"/>
      <w:bookmarkEnd w:id="1423"/>
      <w:bookmarkEnd w:id="1424"/>
    </w:p>
    <w:p w14:paraId="47990366" w14:textId="77777777" w:rsidR="00F46474" w:rsidRDefault="00F46474" w:rsidP="00F46474">
      <w:pPr>
        <w:pStyle w:val="Sinespaciado"/>
      </w:pPr>
      <w:r>
        <w:rPr>
          <w:noProof/>
        </w:rPr>
        <w:drawing>
          <wp:inline distT="0" distB="0" distL="0" distR="0" wp14:anchorId="7372D16B" wp14:editId="16D8F434">
            <wp:extent cx="4231038" cy="3339548"/>
            <wp:effectExtent l="0" t="0" r="0" b="0"/>
            <wp:docPr id="19721135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3508" name="Imagen 1" descr="Tabla&#10;&#10;El contenido generado por IA puede ser incorrecto."/>
                    <pic:cNvPicPr/>
                  </pic:nvPicPr>
                  <pic:blipFill>
                    <a:blip r:embed="rId43"/>
                    <a:stretch>
                      <a:fillRect/>
                    </a:stretch>
                  </pic:blipFill>
                  <pic:spPr>
                    <a:xfrm>
                      <a:off x="0" y="0"/>
                      <a:ext cx="4237374" cy="3344549"/>
                    </a:xfrm>
                    <a:prstGeom prst="rect">
                      <a:avLst/>
                    </a:prstGeom>
                  </pic:spPr>
                </pic:pic>
              </a:graphicData>
            </a:graphic>
          </wp:inline>
        </w:drawing>
      </w:r>
    </w:p>
    <w:p w14:paraId="54244AFA" w14:textId="77777777" w:rsidR="00F46474" w:rsidRDefault="00F46474" w:rsidP="00F46474">
      <w:pPr>
        <w:pStyle w:val="Sinespaciado"/>
      </w:pPr>
    </w:p>
    <w:p w14:paraId="0F5D3A61" w14:textId="77777777" w:rsidR="00F46474" w:rsidRDefault="00F46474" w:rsidP="00F46474">
      <w:r>
        <w:t>Fuente: Elaborado por el estudiante de acuerdo con el proyecto</w:t>
      </w:r>
    </w:p>
    <w:p w14:paraId="069561C0" w14:textId="77777777" w:rsidR="00F46474" w:rsidRDefault="00F46474" w:rsidP="00F46474">
      <w:pPr>
        <w:pStyle w:val="Sinespaciado"/>
      </w:pPr>
    </w:p>
    <w:p w14:paraId="2BD3B34E" w14:textId="77777777" w:rsidR="00F46474" w:rsidRPr="005C2BAE" w:rsidRDefault="00F46474" w:rsidP="00F46474">
      <w:pPr>
        <w:pStyle w:val="Sinespaciado"/>
      </w:pPr>
    </w:p>
    <w:p w14:paraId="739285C8" w14:textId="77777777" w:rsidR="00F46474" w:rsidRDefault="00F46474" w:rsidP="00F46474">
      <w:r>
        <w:t>Casos de prueba:</w:t>
      </w:r>
    </w:p>
    <w:p w14:paraId="572350AD" w14:textId="77777777" w:rsidR="00F46474" w:rsidRDefault="00F46474" w:rsidP="00F46474"/>
    <w:p w14:paraId="00DAE2FB" w14:textId="77777777" w:rsidR="00F46474" w:rsidRDefault="00F46474" w:rsidP="00F46474">
      <w:pPr>
        <w:pStyle w:val="Prrafodelista"/>
        <w:numPr>
          <w:ilvl w:val="0"/>
          <w:numId w:val="24"/>
        </w:numPr>
      </w:pPr>
      <w:r>
        <w:lastRenderedPageBreak/>
        <w:t>Verificar la existencia de la opción de Ficha de Empleados en el menú desplegable</w:t>
      </w:r>
    </w:p>
    <w:p w14:paraId="68425A66" w14:textId="77777777" w:rsidR="00F46474" w:rsidRDefault="00F46474" w:rsidP="00F46474">
      <w:pPr>
        <w:pStyle w:val="Prrafodelista"/>
        <w:ind w:left="1800" w:firstLine="0"/>
      </w:pPr>
    </w:p>
    <w:p w14:paraId="5492E321" w14:textId="77777777" w:rsidR="00F46474" w:rsidRDefault="00F46474" w:rsidP="00F46474">
      <w:pPr>
        <w:pStyle w:val="Prrafodelista"/>
        <w:numPr>
          <w:ilvl w:val="0"/>
          <w:numId w:val="24"/>
        </w:numPr>
      </w:pPr>
      <w:r>
        <w:t>Verificar la redirección a la interfaz de “Lista de Empleados”.</w:t>
      </w:r>
    </w:p>
    <w:p w14:paraId="222059C2" w14:textId="77777777" w:rsidR="00F46474" w:rsidRDefault="00F46474" w:rsidP="00F46474">
      <w:pPr>
        <w:pStyle w:val="Prrafodelista"/>
      </w:pPr>
    </w:p>
    <w:p w14:paraId="4E20291D" w14:textId="77777777" w:rsidR="00F46474" w:rsidRDefault="00F46474" w:rsidP="00F46474">
      <w:pPr>
        <w:pStyle w:val="Prrafodelista"/>
        <w:ind w:left="1800" w:firstLine="0"/>
      </w:pPr>
    </w:p>
    <w:p w14:paraId="42D61BDF" w14:textId="77777777" w:rsidR="00F46474" w:rsidRDefault="00F46474" w:rsidP="00F46474">
      <w:pPr>
        <w:pStyle w:val="Prrafodelista"/>
        <w:numPr>
          <w:ilvl w:val="0"/>
          <w:numId w:val="24"/>
        </w:numPr>
      </w:pPr>
      <w:r>
        <w:t>Verificar la correcta carga de la interfaz del sistema de visualización de la Lista de Empleados</w:t>
      </w:r>
    </w:p>
    <w:p w14:paraId="2AF807CA" w14:textId="77777777" w:rsidR="00F46474" w:rsidRDefault="00F46474" w:rsidP="00F46474">
      <w:pPr>
        <w:pStyle w:val="Prrafodelista"/>
        <w:ind w:left="1800" w:firstLine="0"/>
      </w:pPr>
    </w:p>
    <w:p w14:paraId="084F98B1" w14:textId="77777777" w:rsidR="00F46474" w:rsidRDefault="00F46474" w:rsidP="00F46474">
      <w:pPr>
        <w:ind w:left="720" w:firstLine="0"/>
      </w:pPr>
      <w:r>
        <w:t>Resultados Esperados:</w:t>
      </w:r>
    </w:p>
    <w:p w14:paraId="70A17CA3" w14:textId="77777777" w:rsidR="00F46474" w:rsidRDefault="00F46474" w:rsidP="00F46474">
      <w:pPr>
        <w:ind w:left="720" w:firstLine="0"/>
      </w:pPr>
    </w:p>
    <w:p w14:paraId="7E377E36" w14:textId="77777777" w:rsidR="00F46474" w:rsidRDefault="00F46474" w:rsidP="00F46474">
      <w:pPr>
        <w:pStyle w:val="Prrafodelista"/>
        <w:numPr>
          <w:ilvl w:val="0"/>
          <w:numId w:val="50"/>
        </w:numPr>
      </w:pPr>
      <w:r>
        <w:t>El enlace o pestaña “Ficha de Empleado” para acceder a la interfaz es visible en el menú desplegable para usuarios.</w:t>
      </w:r>
    </w:p>
    <w:p w14:paraId="31F1C758" w14:textId="77777777" w:rsidR="00F46474" w:rsidRDefault="00F46474" w:rsidP="00F46474"/>
    <w:p w14:paraId="237939D6" w14:textId="77777777" w:rsidR="00F46474" w:rsidRDefault="00F46474" w:rsidP="00F46474">
      <w:pPr>
        <w:pStyle w:val="Prrafodelista"/>
        <w:numPr>
          <w:ilvl w:val="0"/>
          <w:numId w:val="50"/>
        </w:numPr>
      </w:pPr>
      <w:r>
        <w:t>Al hacer clic en el enlace “Ficha de Empleados”, el sistema redirige correctamente a la interfaz del sistema con la Lista de Empleado.</w:t>
      </w:r>
    </w:p>
    <w:p w14:paraId="7CAC896D" w14:textId="77777777" w:rsidR="00F46474" w:rsidRDefault="00F46474" w:rsidP="00F46474"/>
    <w:p w14:paraId="02210DC4" w14:textId="77777777" w:rsidR="00F46474" w:rsidRDefault="00F46474" w:rsidP="00F46474">
      <w:pPr>
        <w:pStyle w:val="Prrafodelista"/>
        <w:numPr>
          <w:ilvl w:val="0"/>
          <w:numId w:val="50"/>
        </w:numPr>
      </w:pPr>
      <w:r>
        <w:t>La interfaz del sistema de Ficha de Empleados carga correctamente, generando la Lista de Empleado.</w:t>
      </w:r>
    </w:p>
    <w:p w14:paraId="4919D2B9" w14:textId="77777777" w:rsidR="00F46474" w:rsidRDefault="00F46474" w:rsidP="00F46474">
      <w:pPr>
        <w:pStyle w:val="Prrafodelista"/>
        <w:ind w:left="1800" w:firstLine="0"/>
      </w:pPr>
    </w:p>
    <w:p w14:paraId="7EB5D7BA" w14:textId="77777777" w:rsidR="00F46474" w:rsidRDefault="00F46474" w:rsidP="00F46474">
      <w:pPr>
        <w:ind w:left="720" w:firstLine="0"/>
      </w:pPr>
      <w:r>
        <w:t>Resultados obtenidos</w:t>
      </w:r>
    </w:p>
    <w:p w14:paraId="2121E738" w14:textId="77777777" w:rsidR="00F46474" w:rsidRDefault="00F46474" w:rsidP="00F46474">
      <w:pPr>
        <w:ind w:left="720" w:firstLine="0"/>
      </w:pPr>
    </w:p>
    <w:p w14:paraId="2CB01182" w14:textId="77777777" w:rsidR="00F46474" w:rsidRDefault="00F46474" w:rsidP="00F46474">
      <w:pPr>
        <w:pStyle w:val="Prrafodelista"/>
        <w:numPr>
          <w:ilvl w:val="0"/>
          <w:numId w:val="25"/>
        </w:numPr>
      </w:pPr>
      <w:r>
        <w:t>El enlace es visible en el menú desplegable para usuarios con los permisos adecuados.</w:t>
      </w:r>
    </w:p>
    <w:p w14:paraId="799C6A9C" w14:textId="77777777" w:rsidR="00F46474" w:rsidRDefault="00F46474" w:rsidP="00F46474">
      <w:pPr>
        <w:pStyle w:val="Prrafodelista"/>
        <w:ind w:left="1800" w:firstLine="0"/>
      </w:pPr>
    </w:p>
    <w:p w14:paraId="00B2E055" w14:textId="77777777" w:rsidR="00F46474" w:rsidRDefault="00F46474" w:rsidP="00F46474">
      <w:pPr>
        <w:pStyle w:val="Prrafodelista"/>
        <w:numPr>
          <w:ilvl w:val="0"/>
          <w:numId w:val="25"/>
        </w:numPr>
      </w:pPr>
      <w:r>
        <w:t>El sistema redirige correctamente a la interfaz de Ficha de Empleado tras hacer clic en el enlace “Ficha de Empleados”.</w:t>
      </w:r>
    </w:p>
    <w:p w14:paraId="6954C184" w14:textId="77777777" w:rsidR="00F46474" w:rsidRDefault="00F46474" w:rsidP="00F46474">
      <w:pPr>
        <w:ind w:firstLine="0"/>
      </w:pPr>
    </w:p>
    <w:p w14:paraId="7390DE56" w14:textId="77777777" w:rsidR="00F46474" w:rsidRDefault="00F46474" w:rsidP="00F46474">
      <w:pPr>
        <w:pStyle w:val="Prrafodelista"/>
        <w:numPr>
          <w:ilvl w:val="0"/>
          <w:numId w:val="25"/>
        </w:numPr>
        <w:spacing w:line="278" w:lineRule="auto"/>
      </w:pPr>
      <w:r>
        <w:t>La interfaz tras el redireccionamiento se muestra completamente y carga el listado de empleados sin inconvenientes.</w:t>
      </w:r>
    </w:p>
    <w:p w14:paraId="17AE7870" w14:textId="77777777" w:rsidR="00F46474" w:rsidRDefault="00F46474" w:rsidP="00F46474">
      <w:pPr>
        <w:pStyle w:val="Prrafodelista"/>
        <w:spacing w:line="278" w:lineRule="auto"/>
        <w:ind w:left="1800"/>
      </w:pPr>
    </w:p>
    <w:p w14:paraId="1B4F2972" w14:textId="14F4CF24" w:rsidR="00F46474" w:rsidRDefault="00F46474" w:rsidP="00F46474">
      <w:r>
        <w:t>La Figura 7.</w:t>
      </w:r>
      <w:r w:rsidR="008C28A7">
        <w:t>26</w:t>
      </w:r>
      <w:r>
        <w:t xml:space="preserve"> ilustra los resultados obtenidos durante la ejecución de los casos de prueba propuestos para la funcionalidad “Ficha de Empleados”, correspondiente al Caso de Uso N°2.4.</w:t>
      </w:r>
    </w:p>
    <w:p w14:paraId="46F5BC33" w14:textId="77777777" w:rsidR="00F46474" w:rsidRDefault="00F46474" w:rsidP="00F46474"/>
    <w:p w14:paraId="5C41DCCC" w14:textId="77777777" w:rsidR="00F46474" w:rsidRDefault="00F46474" w:rsidP="00F46474">
      <w:r>
        <w:t>En la interfaz de usuario, se observa la correcta visualización y disponibilidad del enlace “Ficha de Empleados” dentro del menú desplegable, cumpliendo con la expectativa para usuarios con los permisos adecuados. Tras la interacción con este enlace, se verificó una redirección exitosa a la interfaz de visualización de empleados. Finalmente, la interfaz de destino cargó completamente y sin inconvenientes, mostrando el listado de empleados registrados en el sistema, lo que confirma la correcta implementación y funcionamiento esperado de esta funcionalidad.</w:t>
      </w:r>
    </w:p>
    <w:p w14:paraId="65C06A01" w14:textId="77777777" w:rsidR="00F46474" w:rsidRDefault="00F46474" w:rsidP="00F46474">
      <w:pPr>
        <w:pStyle w:val="Prrafodelista"/>
        <w:spacing w:line="278" w:lineRule="auto"/>
        <w:ind w:left="1800" w:firstLine="0"/>
      </w:pPr>
    </w:p>
    <w:p w14:paraId="21AF97C9" w14:textId="1E78EE13" w:rsidR="00F46474" w:rsidRDefault="00F46474" w:rsidP="00F46474">
      <w:pPr>
        <w:pStyle w:val="Descripcin"/>
        <w:keepNext/>
      </w:pPr>
      <w:bookmarkStart w:id="1425" w:name="_Toc200854232"/>
      <w:bookmarkStart w:id="1426" w:name="_Toc201172451"/>
      <w:bookmarkStart w:id="1427" w:name="_Toc201199642"/>
      <w:bookmarkStart w:id="1428" w:name="_Toc201199731"/>
      <w:bookmarkStart w:id="1429" w:name="_Toc213787021"/>
      <w:bookmarkStart w:id="1430" w:name="_Toc213787435"/>
      <w:r>
        <w:t xml:space="preserve">Figura </w:t>
      </w:r>
      <w:fldSimple w:instr=" STYLEREF 1 \s ">
        <w:r w:rsidR="008F7228">
          <w:rPr>
            <w:noProof/>
          </w:rPr>
          <w:t>7</w:t>
        </w:r>
      </w:fldSimple>
      <w:r w:rsidR="008F7228">
        <w:t>.</w:t>
      </w:r>
      <w:fldSimple w:instr=" SEQ Figura \* ARABIC \s 1 ">
        <w:r w:rsidR="008F7228">
          <w:rPr>
            <w:noProof/>
          </w:rPr>
          <w:t>26</w:t>
        </w:r>
      </w:fldSimple>
      <w:r>
        <w:t xml:space="preserve"> “Captura de pantalla de prueba 1-2-3 caso de uso N°2.4”</w:t>
      </w:r>
      <w:bookmarkEnd w:id="1425"/>
      <w:bookmarkEnd w:id="1426"/>
      <w:bookmarkEnd w:id="1427"/>
      <w:bookmarkEnd w:id="1428"/>
      <w:bookmarkEnd w:id="1429"/>
      <w:bookmarkEnd w:id="1430"/>
    </w:p>
    <w:p w14:paraId="685EB151" w14:textId="77777777" w:rsidR="00F46474" w:rsidRDefault="00F46474" w:rsidP="00F46474">
      <w:pPr>
        <w:spacing w:line="278" w:lineRule="auto"/>
        <w:ind w:firstLine="0"/>
      </w:pPr>
      <w:r>
        <w:rPr>
          <w:noProof/>
        </w:rPr>
        <mc:AlternateContent>
          <mc:Choice Requires="wpg">
            <w:drawing>
              <wp:inline distT="0" distB="0" distL="0" distR="0" wp14:anchorId="1C1D2BF6" wp14:editId="262C3145">
                <wp:extent cx="6151418" cy="3431969"/>
                <wp:effectExtent l="0" t="0" r="1905" b="0"/>
                <wp:docPr id="1166404342" name="Grupo 1"/>
                <wp:cNvGraphicFramePr/>
                <a:graphic xmlns:a="http://schemas.openxmlformats.org/drawingml/2006/main">
                  <a:graphicData uri="http://schemas.microsoft.com/office/word/2010/wordprocessingGroup">
                    <wpg:wgp>
                      <wpg:cNvGrpSpPr/>
                      <wpg:grpSpPr>
                        <a:xfrm>
                          <a:off x="0" y="0"/>
                          <a:ext cx="6151418" cy="3431969"/>
                          <a:chOff x="0" y="0"/>
                          <a:chExt cx="5981065" cy="3305175"/>
                        </a:xfrm>
                      </wpg:grpSpPr>
                      <pic:pic xmlns:pic="http://schemas.openxmlformats.org/drawingml/2006/picture">
                        <pic:nvPicPr>
                          <pic:cNvPr id="680341225" name="Imagen 680341225"/>
                          <pic:cNvPicPr>
                            <a:picLocks noChangeAspect="1"/>
                          </pic:cNvPicPr>
                        </pic:nvPicPr>
                        <pic:blipFill>
                          <a:blip r:embed="rId192"/>
                          <a:stretch>
                            <a:fillRect/>
                          </a:stretch>
                        </pic:blipFill>
                        <pic:spPr>
                          <a:xfrm>
                            <a:off x="0" y="0"/>
                            <a:ext cx="5981065" cy="3305175"/>
                          </a:xfrm>
                          <a:prstGeom prst="rect">
                            <a:avLst/>
                          </a:prstGeom>
                        </pic:spPr>
                      </pic:pic>
                      <wps:wsp>
                        <wps:cNvPr id="876516891" name="Rectángulo 876516891"/>
                        <wps:cNvSpPr/>
                        <wps:spPr>
                          <a:xfrm>
                            <a:off x="784542" y="416242"/>
                            <a:ext cx="3154680" cy="19050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15295015" name="Rectángulo 2015295015"/>
                        <wps:cNvSpPr/>
                        <wps:spPr>
                          <a:xfrm>
                            <a:off x="487362" y="134302"/>
                            <a:ext cx="90678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49672632" name="Rectángulo 1049672632"/>
                        <wps:cNvSpPr/>
                        <wps:spPr>
                          <a:xfrm>
                            <a:off x="53022" y="1041082"/>
                            <a:ext cx="57150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EFCF725" id="Grupo 1" o:spid="_x0000_s1026" style="width:484.35pt;height:270.2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">
                <v:shape id="Imagen 680341225"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">
                  <v:imagedata r:id="rId193" o:title=""/>
                </v:shape>
                <v:rect id="Rectángulo 876516891" o:spid="_x0000_s1028" style="position:absolute;left:7845;top:4162;width:31547;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" filled="f" strokecolor="red" strokeweight="1pt"/>
                <v:rect id="Rectángulo 2015295015" o:spid="_x0000_s1029" style="position:absolute;left:4873;top:1343;width:9068;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" filled="f" strokecolor="red" strokeweight="1pt"/>
                <v:rect id="Rectángulo 1049672632" o:spid="_x0000_s1030" style="position:absolute;left:530;top:10410;width:5715;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" filled="f" strokecolor="red" strokeweight="1pt"/>
                <w10:anchorlock/>
              </v:group>
            </w:pict>
          </mc:Fallback>
        </mc:AlternateContent>
      </w:r>
    </w:p>
    <w:p w14:paraId="13C54C37" w14:textId="77777777" w:rsidR="00F46474" w:rsidRDefault="00F46474" w:rsidP="00F46474">
      <w:pPr>
        <w:spacing w:line="278" w:lineRule="auto"/>
        <w:ind w:firstLine="0"/>
      </w:pPr>
    </w:p>
    <w:p w14:paraId="1309A104" w14:textId="77777777" w:rsidR="00F46474" w:rsidRDefault="00F46474" w:rsidP="00F46474">
      <w:r>
        <w:lastRenderedPageBreak/>
        <w:t>Fuente: Captura realizada al sistema web EugCOM</w:t>
      </w:r>
    </w:p>
    <w:p w14:paraId="0C8A277C" w14:textId="77777777" w:rsidR="00F46474" w:rsidRPr="005B4DA7" w:rsidRDefault="00F46474" w:rsidP="00F46474"/>
    <w:p w14:paraId="6673B867" w14:textId="77777777" w:rsidR="00F46474" w:rsidRDefault="00F46474" w:rsidP="00F46474">
      <w:pPr>
        <w:pStyle w:val="Ttulo2"/>
      </w:pPr>
      <w:bookmarkStart w:id="1431" w:name="_Toc213787168"/>
      <w:r>
        <w:t>Prueba Unitaria CU N°2.5</w:t>
      </w:r>
      <w:bookmarkEnd w:id="1431"/>
    </w:p>
    <w:p w14:paraId="00763ABD" w14:textId="77777777" w:rsidR="00F46474" w:rsidRDefault="00F46474" w:rsidP="00F46474"/>
    <w:p w14:paraId="52B806AD" w14:textId="42F510C2" w:rsidR="00F46474" w:rsidRPr="006C0843" w:rsidRDefault="00F46474" w:rsidP="00F46474">
      <w:r w:rsidRPr="006C0843">
        <w:t xml:space="preserve">En la </w:t>
      </w:r>
      <w:r w:rsidRPr="006C0843">
        <w:rPr>
          <w:i/>
        </w:rPr>
        <w:t xml:space="preserve">Tabla </w:t>
      </w:r>
      <w:r>
        <w:rPr>
          <w:i/>
        </w:rPr>
        <w:t>7.</w:t>
      </w:r>
      <w:r w:rsidR="008C28A7">
        <w:rPr>
          <w:i/>
        </w:rPr>
        <w:t>2</w:t>
      </w:r>
      <w:r>
        <w:rPr>
          <w:i/>
        </w:rPr>
        <w:t>7 se</w:t>
      </w:r>
      <w:r w:rsidRPr="006C0843">
        <w:t xml:space="preserve"> puede visualizar el Caso de uso N°2.5, se crea la opción de guardar la información de los empleados, primeramente, se validan los datos del empleado y luego pasan a guardar los datos en el sistema.</w:t>
      </w:r>
    </w:p>
    <w:p w14:paraId="78E50685" w14:textId="77777777" w:rsidR="00F46474" w:rsidRPr="006C0843" w:rsidRDefault="00F46474" w:rsidP="00F46474"/>
    <w:p w14:paraId="0538024C" w14:textId="7D666A2E" w:rsidR="00F46474" w:rsidRPr="006C0843" w:rsidRDefault="00F46474" w:rsidP="00F46474">
      <w:pPr>
        <w:pStyle w:val="Descripcin"/>
      </w:pPr>
      <w:bookmarkStart w:id="1432" w:name="_Toc209985100"/>
      <w:bookmarkStart w:id="1433" w:name="_Toc210409371"/>
      <w:bookmarkStart w:id="1434" w:name="_Toc210410151"/>
      <w:bookmarkStart w:id="1435" w:name="_Toc213787022"/>
      <w:bookmarkStart w:id="1436" w:name="_Toc213787436"/>
      <w:r>
        <w:t xml:space="preserve">Tabla </w:t>
      </w:r>
      <w:fldSimple w:instr=" STYLEREF 1 \s ">
        <w:r w:rsidR="008F7228">
          <w:rPr>
            <w:noProof/>
          </w:rPr>
          <w:t>7</w:t>
        </w:r>
      </w:fldSimple>
      <w:r w:rsidR="008F7228">
        <w:t>.</w:t>
      </w:r>
      <w:fldSimple w:instr=" SEQ Tabla \* ARABIC \s 1 ">
        <w:r w:rsidR="008F7228">
          <w:rPr>
            <w:noProof/>
          </w:rPr>
          <w:t>27</w:t>
        </w:r>
      </w:fldSimple>
      <w:r w:rsidRPr="006C0843">
        <w:t xml:space="preserve"> Caso de uso N °2.5, Guardando datos de empleado</w:t>
      </w:r>
      <w:bookmarkEnd w:id="1432"/>
      <w:bookmarkEnd w:id="1433"/>
      <w:bookmarkEnd w:id="1434"/>
      <w:bookmarkEnd w:id="1435"/>
      <w:bookmarkEnd w:id="1436"/>
    </w:p>
    <w:p w14:paraId="50BCD954" w14:textId="77777777" w:rsidR="00F46474" w:rsidRPr="006C0843" w:rsidRDefault="00F46474" w:rsidP="00F46474">
      <w:pPr>
        <w:pStyle w:val="Sinespaciado"/>
      </w:pPr>
      <w:r w:rsidRPr="006C0843">
        <w:rPr>
          <w:noProof/>
        </w:rPr>
        <w:drawing>
          <wp:inline distT="0" distB="0" distL="0" distR="0" wp14:anchorId="5A89FF8C" wp14:editId="7B1D8256">
            <wp:extent cx="4798086" cy="3925614"/>
            <wp:effectExtent l="0" t="0" r="2540" b="0"/>
            <wp:docPr id="1587141704"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01312" cy="3928253"/>
                    </a:xfrm>
                    <a:prstGeom prst="rect">
                      <a:avLst/>
                    </a:prstGeom>
                    <a:noFill/>
                    <a:ln>
                      <a:noFill/>
                    </a:ln>
                  </pic:spPr>
                </pic:pic>
              </a:graphicData>
            </a:graphic>
          </wp:inline>
        </w:drawing>
      </w:r>
    </w:p>
    <w:p w14:paraId="77EA3C6F" w14:textId="77777777" w:rsidR="00F46474" w:rsidRPr="006C0843" w:rsidRDefault="00F46474" w:rsidP="00F46474"/>
    <w:p w14:paraId="701D751E" w14:textId="77777777" w:rsidR="00F46474" w:rsidRDefault="00F46474" w:rsidP="00F46474">
      <w:r w:rsidRPr="006C0843">
        <w:t>Fuente: Elaborado por el estudiante de acuerdo con el proyecto</w:t>
      </w:r>
    </w:p>
    <w:p w14:paraId="3522F769" w14:textId="77777777" w:rsidR="00F46474" w:rsidRDefault="00F46474" w:rsidP="00F46474"/>
    <w:p w14:paraId="197A4632" w14:textId="77777777" w:rsidR="00F46474" w:rsidRDefault="00F46474" w:rsidP="00F46474">
      <w:r w:rsidRPr="008C5944">
        <w:lastRenderedPageBreak/>
        <w:t>Casos de prueba:</w:t>
      </w:r>
    </w:p>
    <w:p w14:paraId="02E3B7D8" w14:textId="77777777" w:rsidR="00F46474" w:rsidRDefault="00F46474" w:rsidP="00F46474"/>
    <w:p w14:paraId="75109E7A" w14:textId="77777777" w:rsidR="00F46474" w:rsidRDefault="00F46474" w:rsidP="00F46474">
      <w:pPr>
        <w:numPr>
          <w:ilvl w:val="0"/>
          <w:numId w:val="257"/>
        </w:numPr>
        <w:tabs>
          <w:tab w:val="num" w:pos="720"/>
        </w:tabs>
        <w:rPr>
          <w:lang w:val="es-419"/>
        </w:rPr>
      </w:pPr>
      <w:r w:rsidRPr="00AD5449">
        <w:rPr>
          <w:lang w:val="es-419"/>
        </w:rPr>
        <w:t>Verificar la existencia de la opción para ingresar nuevos empleados en la interfaz</w:t>
      </w:r>
      <w:r>
        <w:rPr>
          <w:lang w:val="es-419"/>
        </w:rPr>
        <w:t>.</w:t>
      </w:r>
    </w:p>
    <w:p w14:paraId="199C9354" w14:textId="77777777" w:rsidR="00F46474" w:rsidRPr="00AD5449" w:rsidRDefault="00F46474" w:rsidP="00F46474">
      <w:pPr>
        <w:rPr>
          <w:lang w:val="es-419"/>
        </w:rPr>
      </w:pPr>
    </w:p>
    <w:p w14:paraId="26CCC260" w14:textId="77777777" w:rsidR="00F46474" w:rsidRDefault="00F46474" w:rsidP="00F46474">
      <w:pPr>
        <w:numPr>
          <w:ilvl w:val="0"/>
          <w:numId w:val="257"/>
        </w:numPr>
        <w:tabs>
          <w:tab w:val="num" w:pos="720"/>
        </w:tabs>
        <w:rPr>
          <w:lang w:val="es-419"/>
        </w:rPr>
      </w:pPr>
      <w:r w:rsidRPr="00AD5449">
        <w:rPr>
          <w:lang w:val="es-419"/>
        </w:rPr>
        <w:t>Verificar la carga correcta del formulario de ingreso de empleados</w:t>
      </w:r>
      <w:r>
        <w:rPr>
          <w:lang w:val="es-419"/>
        </w:rPr>
        <w:t>.</w:t>
      </w:r>
    </w:p>
    <w:p w14:paraId="1849B3F2" w14:textId="77777777" w:rsidR="00F46474" w:rsidRPr="00AD5449" w:rsidRDefault="00F46474" w:rsidP="00F46474">
      <w:pPr>
        <w:ind w:firstLine="0"/>
        <w:rPr>
          <w:lang w:val="es-419"/>
        </w:rPr>
      </w:pPr>
    </w:p>
    <w:p w14:paraId="5E8900F0" w14:textId="77777777" w:rsidR="00F46474" w:rsidRDefault="00F46474" w:rsidP="00F46474">
      <w:pPr>
        <w:numPr>
          <w:ilvl w:val="0"/>
          <w:numId w:val="257"/>
        </w:numPr>
        <w:tabs>
          <w:tab w:val="num" w:pos="720"/>
        </w:tabs>
        <w:rPr>
          <w:lang w:val="es-419"/>
        </w:rPr>
      </w:pPr>
      <w:r w:rsidRPr="00AD5449">
        <w:rPr>
          <w:lang w:val="es-419"/>
        </w:rPr>
        <w:t>Verificar el guardado exitoso de los datos del empleado en el sistema</w:t>
      </w:r>
      <w:r>
        <w:rPr>
          <w:lang w:val="es-419"/>
        </w:rPr>
        <w:t>.</w:t>
      </w:r>
    </w:p>
    <w:p w14:paraId="48F5CF9A" w14:textId="77777777" w:rsidR="00F46474" w:rsidRPr="00AD5449" w:rsidRDefault="00F46474" w:rsidP="00F46474">
      <w:pPr>
        <w:ind w:firstLine="0"/>
        <w:rPr>
          <w:lang w:val="es-419"/>
        </w:rPr>
      </w:pPr>
    </w:p>
    <w:p w14:paraId="192A2DAD" w14:textId="77777777" w:rsidR="00F46474" w:rsidRDefault="00F46474" w:rsidP="00F46474">
      <w:pPr>
        <w:ind w:left="720" w:firstLine="0"/>
      </w:pPr>
      <w:r w:rsidRPr="008C5944">
        <w:t>Resultados Esperados:</w:t>
      </w:r>
    </w:p>
    <w:p w14:paraId="0226FA74" w14:textId="77777777" w:rsidR="00F46474" w:rsidRDefault="00F46474" w:rsidP="00F46474">
      <w:pPr>
        <w:ind w:left="720" w:firstLine="0"/>
      </w:pPr>
    </w:p>
    <w:p w14:paraId="2C62D4E3" w14:textId="77777777" w:rsidR="00F46474" w:rsidRDefault="00F46474" w:rsidP="00F46474">
      <w:pPr>
        <w:numPr>
          <w:ilvl w:val="0"/>
          <w:numId w:val="258"/>
        </w:numPr>
        <w:tabs>
          <w:tab w:val="num" w:pos="720"/>
        </w:tabs>
        <w:rPr>
          <w:lang w:val="es-419"/>
        </w:rPr>
      </w:pPr>
      <w:r w:rsidRPr="00AD5449">
        <w:rPr>
          <w:lang w:val="es-419"/>
        </w:rPr>
        <w:t>El botón o enlace "Nuevo Empleado" para acceder al formulario de ingreso es visible en la interfaz de empleados</w:t>
      </w:r>
      <w:r>
        <w:rPr>
          <w:lang w:val="es-419"/>
        </w:rPr>
        <w:t>.</w:t>
      </w:r>
    </w:p>
    <w:p w14:paraId="668DCA67" w14:textId="77777777" w:rsidR="00F46474" w:rsidRPr="00AD5449" w:rsidRDefault="00F46474" w:rsidP="00F46474">
      <w:pPr>
        <w:ind w:left="1440" w:firstLine="0"/>
        <w:rPr>
          <w:lang w:val="es-419"/>
        </w:rPr>
      </w:pPr>
    </w:p>
    <w:p w14:paraId="689ABC43" w14:textId="77777777" w:rsidR="00F46474" w:rsidRDefault="00F46474" w:rsidP="00F46474">
      <w:pPr>
        <w:numPr>
          <w:ilvl w:val="0"/>
          <w:numId w:val="258"/>
        </w:numPr>
        <w:tabs>
          <w:tab w:val="num" w:pos="720"/>
        </w:tabs>
        <w:rPr>
          <w:lang w:val="es-419"/>
        </w:rPr>
      </w:pPr>
      <w:r w:rsidRPr="00AD5449">
        <w:rPr>
          <w:lang w:val="es-419"/>
        </w:rPr>
        <w:t>Al hacer clic en "Nuevo Empleado", el sistema carga completamente el formulario con todos los campos requeridos</w:t>
      </w:r>
      <w:r>
        <w:rPr>
          <w:lang w:val="es-419"/>
        </w:rPr>
        <w:t>.</w:t>
      </w:r>
    </w:p>
    <w:p w14:paraId="1335574B" w14:textId="77777777" w:rsidR="00F46474" w:rsidRPr="00AD5449" w:rsidRDefault="00F46474" w:rsidP="00F46474">
      <w:pPr>
        <w:ind w:firstLine="0"/>
        <w:rPr>
          <w:lang w:val="es-419"/>
        </w:rPr>
      </w:pPr>
    </w:p>
    <w:p w14:paraId="0062A2E1" w14:textId="77777777" w:rsidR="00F46474" w:rsidRPr="00AD5449" w:rsidRDefault="00F46474" w:rsidP="00F46474">
      <w:pPr>
        <w:numPr>
          <w:ilvl w:val="0"/>
          <w:numId w:val="258"/>
        </w:numPr>
        <w:tabs>
          <w:tab w:val="num" w:pos="720"/>
        </w:tabs>
        <w:rPr>
          <w:lang w:val="es-419"/>
        </w:rPr>
      </w:pPr>
      <w:r w:rsidRPr="00AD5449">
        <w:rPr>
          <w:lang w:val="es-419"/>
        </w:rPr>
        <w:t>Al completar y enviar el formulario, el sistema guarda correctamente todos los datos del empleado en la base de datos</w:t>
      </w:r>
      <w:r>
        <w:rPr>
          <w:lang w:val="es-419"/>
        </w:rPr>
        <w:t>.</w:t>
      </w:r>
    </w:p>
    <w:p w14:paraId="630F41EA" w14:textId="77777777" w:rsidR="00F46474" w:rsidRPr="00AD5449" w:rsidRDefault="00F46474" w:rsidP="00F46474">
      <w:pPr>
        <w:ind w:left="720" w:firstLine="0"/>
        <w:rPr>
          <w:lang w:val="es-419"/>
        </w:rPr>
      </w:pPr>
    </w:p>
    <w:p w14:paraId="5B60A658" w14:textId="77777777" w:rsidR="00F46474" w:rsidRDefault="00F46474" w:rsidP="00F46474">
      <w:pPr>
        <w:ind w:left="720" w:firstLine="0"/>
      </w:pPr>
      <w:r w:rsidRPr="008C5944">
        <w:t>Resultados obtenidos</w:t>
      </w:r>
      <w:r>
        <w:t>:</w:t>
      </w:r>
    </w:p>
    <w:p w14:paraId="25DA5B42" w14:textId="77777777" w:rsidR="00F46474" w:rsidRDefault="00F46474" w:rsidP="00F46474">
      <w:pPr>
        <w:ind w:left="720" w:firstLine="0"/>
      </w:pPr>
    </w:p>
    <w:p w14:paraId="44EBABEC" w14:textId="77777777" w:rsidR="00F46474" w:rsidRDefault="00F46474" w:rsidP="00F46474">
      <w:pPr>
        <w:numPr>
          <w:ilvl w:val="0"/>
          <w:numId w:val="259"/>
        </w:numPr>
        <w:tabs>
          <w:tab w:val="num" w:pos="720"/>
        </w:tabs>
        <w:rPr>
          <w:lang w:val="es-419"/>
        </w:rPr>
      </w:pPr>
      <w:r w:rsidRPr="00AD5449">
        <w:rPr>
          <w:lang w:val="es-419"/>
        </w:rPr>
        <w:t>La opción para ingresar nuevos empleados está disponible y visible en la interfaz</w:t>
      </w:r>
      <w:r>
        <w:rPr>
          <w:lang w:val="es-419"/>
        </w:rPr>
        <w:t>.</w:t>
      </w:r>
    </w:p>
    <w:p w14:paraId="202F5860" w14:textId="77777777" w:rsidR="00F46474" w:rsidRPr="00AD5449" w:rsidRDefault="00F46474" w:rsidP="00F46474">
      <w:pPr>
        <w:ind w:left="1440" w:firstLine="0"/>
        <w:rPr>
          <w:lang w:val="es-419"/>
        </w:rPr>
      </w:pPr>
    </w:p>
    <w:p w14:paraId="535E13F8" w14:textId="77777777" w:rsidR="00F46474" w:rsidRDefault="00F46474" w:rsidP="00F46474">
      <w:pPr>
        <w:numPr>
          <w:ilvl w:val="0"/>
          <w:numId w:val="259"/>
        </w:numPr>
        <w:tabs>
          <w:tab w:val="num" w:pos="720"/>
        </w:tabs>
        <w:rPr>
          <w:lang w:val="es-419"/>
        </w:rPr>
      </w:pPr>
      <w:r w:rsidRPr="00AD5449">
        <w:rPr>
          <w:lang w:val="es-419"/>
        </w:rPr>
        <w:t>El formulario de ingreso de empleados se carga correctamente con todos los campos necesarios</w:t>
      </w:r>
      <w:r>
        <w:rPr>
          <w:lang w:val="es-419"/>
        </w:rPr>
        <w:t>.</w:t>
      </w:r>
    </w:p>
    <w:p w14:paraId="5B30FAAB" w14:textId="77777777" w:rsidR="00F46474" w:rsidRPr="00AD5449" w:rsidRDefault="00F46474" w:rsidP="00F46474">
      <w:pPr>
        <w:ind w:firstLine="0"/>
        <w:rPr>
          <w:lang w:val="es-419"/>
        </w:rPr>
      </w:pPr>
    </w:p>
    <w:p w14:paraId="010D4957" w14:textId="77777777" w:rsidR="00F46474" w:rsidRDefault="00F46474" w:rsidP="00F46474">
      <w:pPr>
        <w:numPr>
          <w:ilvl w:val="0"/>
          <w:numId w:val="259"/>
        </w:numPr>
        <w:tabs>
          <w:tab w:val="num" w:pos="720"/>
        </w:tabs>
        <w:rPr>
          <w:lang w:val="es-419"/>
        </w:rPr>
      </w:pPr>
      <w:r w:rsidRPr="00AD5449">
        <w:rPr>
          <w:lang w:val="es-419"/>
        </w:rPr>
        <w:t>Los datos del empleado se guardan exitosamente en el sistema y el empleado aparece en el listado</w:t>
      </w:r>
      <w:r>
        <w:rPr>
          <w:lang w:val="es-419"/>
        </w:rPr>
        <w:t>.</w:t>
      </w:r>
    </w:p>
    <w:p w14:paraId="75C35290" w14:textId="77777777" w:rsidR="00F46474" w:rsidRDefault="00F46474" w:rsidP="00F46474">
      <w:pPr>
        <w:pStyle w:val="Prrafodelista"/>
        <w:rPr>
          <w:lang w:val="es-419"/>
        </w:rPr>
      </w:pPr>
    </w:p>
    <w:p w14:paraId="614354D9" w14:textId="2030D123" w:rsidR="00F46474" w:rsidRPr="00E539E7" w:rsidRDefault="00F46474" w:rsidP="00F46474">
      <w:r w:rsidRPr="00E539E7">
        <w:rPr>
          <w:lang w:val="es-419"/>
        </w:rPr>
        <w:t>En la figura 7.</w:t>
      </w:r>
      <w:r w:rsidR="008C28A7">
        <w:rPr>
          <w:lang w:val="es-419"/>
        </w:rPr>
        <w:t>2</w:t>
      </w:r>
      <w:r w:rsidRPr="00E539E7">
        <w:rPr>
          <w:lang w:val="es-419"/>
        </w:rPr>
        <w:t xml:space="preserve">7 </w:t>
      </w:r>
      <w:r w:rsidRPr="00E539E7">
        <w:t>muestra el Formulario de Registro de Empleado, estructurado en tres pasos.</w:t>
      </w:r>
    </w:p>
    <w:p w14:paraId="6F1AFBD8" w14:textId="77777777" w:rsidR="00F46474" w:rsidRPr="00E539E7" w:rsidRDefault="00F46474" w:rsidP="00F46474"/>
    <w:p w14:paraId="793C86B3" w14:textId="77777777" w:rsidR="00F46474" w:rsidRPr="00E539E7" w:rsidRDefault="00F46474" w:rsidP="00F46474">
      <w:r w:rsidRPr="00E539E7">
        <w:t>En el primer paso se solicitan los datos personales del trabajador, como RUT, dígito verificador, nombres y apellidos.</w:t>
      </w:r>
    </w:p>
    <w:p w14:paraId="22087D56" w14:textId="77777777" w:rsidR="00F46474" w:rsidRPr="00E539E7" w:rsidRDefault="00F46474" w:rsidP="00F46474"/>
    <w:p w14:paraId="3ABD0CE8" w14:textId="77777777" w:rsidR="00F46474" w:rsidRPr="00E539E7" w:rsidRDefault="00F46474" w:rsidP="00F46474">
      <w:r w:rsidRPr="00E539E7">
        <w:t>En el segundo paso se ingresan los datos de contacto, incluyendo dirección, comuna, celular, teléfono fijo y correo electrónico.</w:t>
      </w:r>
    </w:p>
    <w:p w14:paraId="01A4F0C2" w14:textId="77777777" w:rsidR="00F46474" w:rsidRPr="00E539E7" w:rsidRDefault="00F46474" w:rsidP="00F46474"/>
    <w:p w14:paraId="2FB4F91A" w14:textId="77777777" w:rsidR="00F46474" w:rsidRPr="00E539E7" w:rsidRDefault="00F46474" w:rsidP="00F46474">
      <w:r w:rsidRPr="00E539E7">
        <w:t>Finalmente, en el tercer paso se completan los datos laborales, tales como empresa, sucursal, departamento, centro de costo, cargo, tipo de contrato, fecha de ingreso y estado. Al finalizar, se habilita el botón Registrar Empleado para guardar la información en el sistema.</w:t>
      </w:r>
    </w:p>
    <w:p w14:paraId="4CC51DE2" w14:textId="77777777" w:rsidR="00F46474" w:rsidRPr="001914B2" w:rsidRDefault="00F46474" w:rsidP="00F46474">
      <w:pPr>
        <w:rPr>
          <w:lang w:val="es-419"/>
        </w:rPr>
      </w:pPr>
    </w:p>
    <w:p w14:paraId="4118385D" w14:textId="5F5D250D" w:rsidR="00F46474" w:rsidRDefault="00F46474" w:rsidP="00F46474">
      <w:pPr>
        <w:pStyle w:val="Descripcin"/>
      </w:pPr>
      <w:bookmarkStart w:id="1437" w:name="_Toc210409372"/>
      <w:bookmarkStart w:id="1438" w:name="_Toc210410152"/>
      <w:bookmarkStart w:id="1439" w:name="_Toc213787023"/>
      <w:bookmarkStart w:id="1440" w:name="_Toc213787437"/>
      <w:r>
        <w:t xml:space="preserve">Figura </w:t>
      </w:r>
      <w:fldSimple w:instr=" STYLEREF 1 \s ">
        <w:r w:rsidR="008F7228">
          <w:rPr>
            <w:noProof/>
          </w:rPr>
          <w:t>7</w:t>
        </w:r>
      </w:fldSimple>
      <w:r w:rsidR="008F7228">
        <w:t>.</w:t>
      </w:r>
      <w:fldSimple w:instr=" SEQ Figura \* ARABIC \s 1 ">
        <w:r w:rsidR="008F7228">
          <w:rPr>
            <w:noProof/>
          </w:rPr>
          <w:t>27</w:t>
        </w:r>
      </w:fldSimple>
      <w:r>
        <w:t xml:space="preserve"> “Captura de pantalla de prueba 1-2-3 caso de uso N°2.5”</w:t>
      </w:r>
      <w:bookmarkEnd w:id="1437"/>
      <w:bookmarkEnd w:id="1438"/>
      <w:bookmarkEnd w:id="1439"/>
      <w:bookmarkEnd w:id="1440"/>
    </w:p>
    <w:p w14:paraId="59370E11" w14:textId="77777777" w:rsidR="00F46474" w:rsidRDefault="00F46474" w:rsidP="00F46474">
      <w:pPr>
        <w:pStyle w:val="Sinespaciado"/>
      </w:pPr>
      <w:r w:rsidRPr="001914B2">
        <w:rPr>
          <w:noProof/>
        </w:rPr>
        <w:lastRenderedPageBreak/>
        <w:drawing>
          <wp:inline distT="0" distB="0" distL="0" distR="0" wp14:anchorId="361E0D56" wp14:editId="39F26BE4">
            <wp:extent cx="5971540" cy="7060565"/>
            <wp:effectExtent l="0" t="0" r="0" b="6985"/>
            <wp:docPr id="11956357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35753" name="Imagen 1" descr="Interfaz de usuario gráfica, Aplicación&#10;&#10;El contenido generado por IA puede ser incorrecto."/>
                    <pic:cNvPicPr/>
                  </pic:nvPicPr>
                  <pic:blipFill>
                    <a:blip r:embed="rId194"/>
                    <a:stretch>
                      <a:fillRect/>
                    </a:stretch>
                  </pic:blipFill>
                  <pic:spPr>
                    <a:xfrm>
                      <a:off x="0" y="0"/>
                      <a:ext cx="5971540" cy="7060565"/>
                    </a:xfrm>
                    <a:prstGeom prst="rect">
                      <a:avLst/>
                    </a:prstGeom>
                  </pic:spPr>
                </pic:pic>
              </a:graphicData>
            </a:graphic>
          </wp:inline>
        </w:drawing>
      </w:r>
    </w:p>
    <w:p w14:paraId="30238A8D" w14:textId="77777777" w:rsidR="00F46474" w:rsidRDefault="00F46474" w:rsidP="00F46474">
      <w:pPr>
        <w:pStyle w:val="Sinespaciado"/>
      </w:pPr>
    </w:p>
    <w:p w14:paraId="5E871E09" w14:textId="77777777" w:rsidR="00F46474" w:rsidRDefault="00F46474" w:rsidP="00F46474">
      <w:r w:rsidRPr="005B4DA7">
        <w:t>Fuente: Captura realizada al sistema web EugCOM</w:t>
      </w:r>
    </w:p>
    <w:p w14:paraId="00981ECF" w14:textId="77777777" w:rsidR="00F46474" w:rsidRPr="005B4DA7" w:rsidRDefault="00F46474" w:rsidP="00F46474">
      <w:pPr>
        <w:pStyle w:val="Sinespaciado"/>
      </w:pPr>
    </w:p>
    <w:p w14:paraId="66E28F03" w14:textId="77777777" w:rsidR="00F46474" w:rsidRDefault="00F46474" w:rsidP="00F46474">
      <w:pPr>
        <w:pStyle w:val="Ttulo2"/>
      </w:pPr>
      <w:bookmarkStart w:id="1441" w:name="_Toc213787169"/>
      <w:r>
        <w:lastRenderedPageBreak/>
        <w:t>Prueba Unitaria CU N°2.6.1</w:t>
      </w:r>
      <w:bookmarkEnd w:id="1441"/>
    </w:p>
    <w:p w14:paraId="1C955F8D" w14:textId="77777777" w:rsidR="00F46474" w:rsidRDefault="00F46474" w:rsidP="00F46474"/>
    <w:p w14:paraId="297F7406" w14:textId="5BEC580A" w:rsidR="00F46474" w:rsidRPr="00627D3D" w:rsidRDefault="00F46474" w:rsidP="00F46474">
      <w:r w:rsidRPr="00627D3D">
        <w:t xml:space="preserve">En la </w:t>
      </w:r>
      <w:r w:rsidRPr="00627D3D">
        <w:rPr>
          <w:i/>
        </w:rPr>
        <w:t xml:space="preserve">Tabla </w:t>
      </w:r>
      <w:r>
        <w:rPr>
          <w:i/>
        </w:rPr>
        <w:t>7.</w:t>
      </w:r>
      <w:r w:rsidR="008C28A7">
        <w:rPr>
          <w:i/>
        </w:rPr>
        <w:t>2</w:t>
      </w:r>
      <w:r>
        <w:rPr>
          <w:i/>
        </w:rPr>
        <w:t>8</w:t>
      </w:r>
      <w:r w:rsidRPr="00627D3D">
        <w:t xml:space="preserve"> se puede visualizar el Caso de uso N°2.6.1, el sistema permite imprimir una ficha de empleado en formato PDF para el administrador/RRHH.</w:t>
      </w:r>
    </w:p>
    <w:p w14:paraId="1992CED1" w14:textId="77777777" w:rsidR="00F46474" w:rsidRPr="00627D3D" w:rsidRDefault="00F46474" w:rsidP="00F46474"/>
    <w:p w14:paraId="3014EA17" w14:textId="45EBCC71" w:rsidR="00F46474" w:rsidRPr="00627D3D" w:rsidRDefault="00F46474" w:rsidP="00F46474">
      <w:pPr>
        <w:pStyle w:val="Descripcin"/>
      </w:pPr>
      <w:bookmarkStart w:id="1442" w:name="_Toc209985101"/>
      <w:bookmarkStart w:id="1443" w:name="_Toc210409373"/>
      <w:bookmarkStart w:id="1444" w:name="_Toc210410153"/>
      <w:bookmarkStart w:id="1445" w:name="_Toc213787024"/>
      <w:bookmarkStart w:id="1446" w:name="_Toc213787438"/>
      <w:r>
        <w:t xml:space="preserve">Tabla </w:t>
      </w:r>
      <w:fldSimple w:instr=" STYLEREF 1 \s ">
        <w:r w:rsidR="008F7228">
          <w:rPr>
            <w:noProof/>
          </w:rPr>
          <w:t>7</w:t>
        </w:r>
      </w:fldSimple>
      <w:r w:rsidR="008F7228">
        <w:t>.</w:t>
      </w:r>
      <w:fldSimple w:instr=" SEQ Tabla \* ARABIC \s 1 ">
        <w:r w:rsidR="008F7228">
          <w:rPr>
            <w:noProof/>
          </w:rPr>
          <w:t>28</w:t>
        </w:r>
      </w:fldSimple>
      <w:r>
        <w:t xml:space="preserve"> </w:t>
      </w:r>
      <w:r w:rsidRPr="00627D3D">
        <w:t>Caso de uso N °2.6.1, Imprimiendo</w:t>
      </w:r>
      <w:r>
        <w:t xml:space="preserve"> ficha de empleado</w:t>
      </w:r>
      <w:bookmarkEnd w:id="1442"/>
      <w:bookmarkEnd w:id="1443"/>
      <w:bookmarkEnd w:id="1444"/>
      <w:bookmarkEnd w:id="1445"/>
      <w:bookmarkEnd w:id="1446"/>
    </w:p>
    <w:p w14:paraId="2D6536BE" w14:textId="77777777" w:rsidR="00F46474" w:rsidRPr="00627D3D" w:rsidRDefault="00F46474" w:rsidP="00F46474">
      <w:pPr>
        <w:pStyle w:val="Sinespaciado"/>
      </w:pPr>
      <w:r w:rsidRPr="00627D3D">
        <w:rPr>
          <w:noProof/>
        </w:rPr>
        <w:drawing>
          <wp:inline distT="0" distB="0" distL="0" distR="0" wp14:anchorId="2421E6E4" wp14:editId="43A3833B">
            <wp:extent cx="4534161" cy="3499944"/>
            <wp:effectExtent l="0" t="0" r="0" b="5715"/>
            <wp:docPr id="44401872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37220" cy="3502305"/>
                    </a:xfrm>
                    <a:prstGeom prst="rect">
                      <a:avLst/>
                    </a:prstGeom>
                    <a:noFill/>
                    <a:ln>
                      <a:noFill/>
                    </a:ln>
                  </pic:spPr>
                </pic:pic>
              </a:graphicData>
            </a:graphic>
          </wp:inline>
        </w:drawing>
      </w:r>
    </w:p>
    <w:p w14:paraId="1EF1EE51" w14:textId="77777777" w:rsidR="00F46474" w:rsidRPr="00627D3D" w:rsidRDefault="00F46474" w:rsidP="00F46474">
      <w:pPr>
        <w:ind w:firstLine="0"/>
      </w:pPr>
    </w:p>
    <w:p w14:paraId="4250645B" w14:textId="77777777" w:rsidR="00F46474" w:rsidRDefault="00F46474" w:rsidP="00F46474">
      <w:r w:rsidRPr="00627D3D">
        <w:t>Fuente: Elaborado por el estudiante de acuerdo con el proyecto</w:t>
      </w:r>
    </w:p>
    <w:p w14:paraId="2126C31D" w14:textId="77777777" w:rsidR="00F46474" w:rsidRDefault="00F46474" w:rsidP="00F46474"/>
    <w:p w14:paraId="6717F105" w14:textId="77777777" w:rsidR="00F46474" w:rsidRDefault="00F46474" w:rsidP="00F46474">
      <w:r w:rsidRPr="008C5944">
        <w:t>Casos de prueba:</w:t>
      </w:r>
    </w:p>
    <w:p w14:paraId="1C864395" w14:textId="77777777" w:rsidR="00F46474" w:rsidRDefault="00F46474" w:rsidP="00F46474"/>
    <w:p w14:paraId="65DB5AC8" w14:textId="77777777" w:rsidR="00F46474" w:rsidRDefault="00F46474" w:rsidP="00F46474">
      <w:pPr>
        <w:numPr>
          <w:ilvl w:val="0"/>
          <w:numId w:val="260"/>
        </w:numPr>
        <w:tabs>
          <w:tab w:val="num" w:pos="720"/>
        </w:tabs>
        <w:rPr>
          <w:lang w:val="es-419"/>
        </w:rPr>
      </w:pPr>
      <w:r w:rsidRPr="00AD5449">
        <w:rPr>
          <w:lang w:val="es-419"/>
        </w:rPr>
        <w:t>Verificar la existencia de la opción de impresión individual en el listado de empleados</w:t>
      </w:r>
      <w:r>
        <w:rPr>
          <w:lang w:val="es-419"/>
        </w:rPr>
        <w:t>.</w:t>
      </w:r>
    </w:p>
    <w:p w14:paraId="2B369894" w14:textId="77777777" w:rsidR="00F46474" w:rsidRPr="00AD5449" w:rsidRDefault="00F46474" w:rsidP="00F46474">
      <w:pPr>
        <w:rPr>
          <w:lang w:val="es-419"/>
        </w:rPr>
      </w:pPr>
    </w:p>
    <w:p w14:paraId="68882B26" w14:textId="77777777" w:rsidR="00F46474" w:rsidRDefault="00F46474" w:rsidP="00F46474">
      <w:pPr>
        <w:numPr>
          <w:ilvl w:val="0"/>
          <w:numId w:val="260"/>
        </w:numPr>
        <w:tabs>
          <w:tab w:val="num" w:pos="720"/>
        </w:tabs>
        <w:rPr>
          <w:lang w:val="es-419"/>
        </w:rPr>
      </w:pPr>
      <w:r w:rsidRPr="00AD5449">
        <w:rPr>
          <w:lang w:val="es-419"/>
        </w:rPr>
        <w:t>Verificar la generación correcta del documento PDF para un empleado</w:t>
      </w:r>
      <w:r>
        <w:rPr>
          <w:lang w:val="es-419"/>
        </w:rPr>
        <w:t>.</w:t>
      </w:r>
    </w:p>
    <w:p w14:paraId="4AEC3249" w14:textId="77777777" w:rsidR="00F46474" w:rsidRPr="00AD5449" w:rsidRDefault="00F46474" w:rsidP="00F46474">
      <w:pPr>
        <w:ind w:firstLine="0"/>
        <w:rPr>
          <w:lang w:val="es-419"/>
        </w:rPr>
      </w:pPr>
    </w:p>
    <w:p w14:paraId="6252006C" w14:textId="77777777" w:rsidR="00F46474" w:rsidRPr="00AD5449" w:rsidRDefault="00F46474" w:rsidP="00F46474">
      <w:pPr>
        <w:numPr>
          <w:ilvl w:val="0"/>
          <w:numId w:val="260"/>
        </w:numPr>
        <w:tabs>
          <w:tab w:val="num" w:pos="720"/>
        </w:tabs>
        <w:rPr>
          <w:lang w:val="es-419"/>
        </w:rPr>
      </w:pPr>
      <w:r w:rsidRPr="00AD5449">
        <w:rPr>
          <w:lang w:val="es-419"/>
        </w:rPr>
        <w:t>Verificar la completitud de la información en el PDF generado</w:t>
      </w:r>
      <w:r>
        <w:rPr>
          <w:lang w:val="es-419"/>
        </w:rPr>
        <w:t>.</w:t>
      </w:r>
    </w:p>
    <w:p w14:paraId="7EE70A45" w14:textId="77777777" w:rsidR="00F46474" w:rsidRPr="00AD5449" w:rsidRDefault="00F46474" w:rsidP="00F46474">
      <w:pPr>
        <w:rPr>
          <w:lang w:val="es-419"/>
        </w:rPr>
      </w:pPr>
    </w:p>
    <w:p w14:paraId="0081ED82" w14:textId="77777777" w:rsidR="00F46474" w:rsidRDefault="00F46474" w:rsidP="00F46474">
      <w:pPr>
        <w:ind w:left="720" w:firstLine="0"/>
      </w:pPr>
      <w:r w:rsidRPr="008C5944">
        <w:t>Resultados Esperados:</w:t>
      </w:r>
    </w:p>
    <w:p w14:paraId="13815232" w14:textId="77777777" w:rsidR="00F46474" w:rsidRDefault="00F46474" w:rsidP="00F46474">
      <w:pPr>
        <w:ind w:left="720" w:firstLine="0"/>
      </w:pPr>
    </w:p>
    <w:p w14:paraId="633B03F5" w14:textId="77777777" w:rsidR="00F46474" w:rsidRDefault="00F46474" w:rsidP="00F46474">
      <w:pPr>
        <w:numPr>
          <w:ilvl w:val="0"/>
          <w:numId w:val="261"/>
        </w:numPr>
        <w:tabs>
          <w:tab w:val="num" w:pos="720"/>
        </w:tabs>
        <w:rPr>
          <w:lang w:val="es-419"/>
        </w:rPr>
      </w:pPr>
      <w:r w:rsidRPr="00AD5449">
        <w:rPr>
          <w:lang w:val="es-419"/>
        </w:rPr>
        <w:t>El botón o enlace "Imprimir" es visible junto a cada empleado en el listado para impresión individual</w:t>
      </w:r>
      <w:r>
        <w:rPr>
          <w:lang w:val="es-419"/>
        </w:rPr>
        <w:t>.</w:t>
      </w:r>
    </w:p>
    <w:p w14:paraId="6A13B165" w14:textId="77777777" w:rsidR="00F46474" w:rsidRPr="00AD5449" w:rsidRDefault="00F46474" w:rsidP="00F46474">
      <w:pPr>
        <w:ind w:left="1440" w:firstLine="0"/>
        <w:rPr>
          <w:lang w:val="es-419"/>
        </w:rPr>
      </w:pPr>
    </w:p>
    <w:p w14:paraId="10895AB1" w14:textId="77777777" w:rsidR="00F46474" w:rsidRDefault="00F46474" w:rsidP="00F46474">
      <w:pPr>
        <w:numPr>
          <w:ilvl w:val="0"/>
          <w:numId w:val="261"/>
        </w:numPr>
        <w:tabs>
          <w:tab w:val="num" w:pos="720"/>
        </w:tabs>
        <w:rPr>
          <w:lang w:val="es-419"/>
        </w:rPr>
      </w:pPr>
      <w:r w:rsidRPr="00AD5449">
        <w:rPr>
          <w:lang w:val="es-419"/>
        </w:rPr>
        <w:t>Al hacer clic en "Imprimir" para un empleado específico, el sistema genera correctamente un documento PDF</w:t>
      </w:r>
      <w:r>
        <w:rPr>
          <w:lang w:val="es-419"/>
        </w:rPr>
        <w:t>.</w:t>
      </w:r>
    </w:p>
    <w:p w14:paraId="0068FA77" w14:textId="77777777" w:rsidR="00F46474" w:rsidRPr="00AD5449" w:rsidRDefault="00F46474" w:rsidP="00F46474">
      <w:pPr>
        <w:ind w:firstLine="0"/>
        <w:rPr>
          <w:lang w:val="es-419"/>
        </w:rPr>
      </w:pPr>
    </w:p>
    <w:p w14:paraId="565D699E" w14:textId="77777777" w:rsidR="00F46474" w:rsidRPr="00AD5449" w:rsidRDefault="00F46474" w:rsidP="00F46474">
      <w:pPr>
        <w:numPr>
          <w:ilvl w:val="0"/>
          <w:numId w:val="261"/>
        </w:numPr>
        <w:tabs>
          <w:tab w:val="num" w:pos="720"/>
        </w:tabs>
        <w:rPr>
          <w:lang w:val="es-419"/>
        </w:rPr>
      </w:pPr>
      <w:r w:rsidRPr="00AD5449">
        <w:rPr>
          <w:lang w:val="es-419"/>
        </w:rPr>
        <w:t>El PDF generado contiene toda la información completa de la ficha del empleado seleccionado</w:t>
      </w:r>
      <w:r>
        <w:rPr>
          <w:lang w:val="es-419"/>
        </w:rPr>
        <w:t>.</w:t>
      </w:r>
    </w:p>
    <w:p w14:paraId="58A9A9B1" w14:textId="77777777" w:rsidR="00F46474" w:rsidRPr="00AD5449" w:rsidRDefault="00F46474" w:rsidP="00F46474">
      <w:pPr>
        <w:ind w:left="720" w:firstLine="0"/>
        <w:rPr>
          <w:lang w:val="es-419"/>
        </w:rPr>
      </w:pPr>
    </w:p>
    <w:p w14:paraId="7FDFC49D" w14:textId="77777777" w:rsidR="00F46474" w:rsidRDefault="00F46474" w:rsidP="00F46474">
      <w:pPr>
        <w:ind w:left="720" w:firstLine="0"/>
      </w:pPr>
      <w:r w:rsidRPr="008C5944">
        <w:t>Resultados obtenidos</w:t>
      </w:r>
      <w:r>
        <w:t>:</w:t>
      </w:r>
    </w:p>
    <w:p w14:paraId="4686A8A8" w14:textId="77777777" w:rsidR="00F46474" w:rsidRDefault="00F46474" w:rsidP="00F46474">
      <w:pPr>
        <w:ind w:left="720" w:firstLine="0"/>
      </w:pPr>
    </w:p>
    <w:p w14:paraId="370104FB" w14:textId="77777777" w:rsidR="00F46474" w:rsidRDefault="00F46474" w:rsidP="00F46474">
      <w:pPr>
        <w:numPr>
          <w:ilvl w:val="0"/>
          <w:numId w:val="262"/>
        </w:numPr>
        <w:tabs>
          <w:tab w:val="num" w:pos="720"/>
        </w:tabs>
        <w:rPr>
          <w:lang w:val="es-419"/>
        </w:rPr>
      </w:pPr>
      <w:r w:rsidRPr="00AD5449">
        <w:rPr>
          <w:lang w:val="es-419"/>
        </w:rPr>
        <w:t>La opción de impresión individual está disponible para cada empleado en el listado</w:t>
      </w:r>
      <w:r>
        <w:rPr>
          <w:lang w:val="es-419"/>
        </w:rPr>
        <w:t>.</w:t>
      </w:r>
    </w:p>
    <w:p w14:paraId="3D28E3C1" w14:textId="77777777" w:rsidR="00F46474" w:rsidRPr="00AD5449" w:rsidRDefault="00F46474" w:rsidP="00F46474">
      <w:pPr>
        <w:ind w:left="1440" w:firstLine="0"/>
        <w:rPr>
          <w:lang w:val="es-419"/>
        </w:rPr>
      </w:pPr>
    </w:p>
    <w:p w14:paraId="64B64365" w14:textId="77777777" w:rsidR="00F46474" w:rsidRDefault="00F46474" w:rsidP="00F46474">
      <w:pPr>
        <w:numPr>
          <w:ilvl w:val="0"/>
          <w:numId w:val="262"/>
        </w:numPr>
        <w:tabs>
          <w:tab w:val="num" w:pos="720"/>
        </w:tabs>
        <w:rPr>
          <w:lang w:val="es-419"/>
        </w:rPr>
      </w:pPr>
      <w:r w:rsidRPr="00AD5449">
        <w:rPr>
          <w:lang w:val="es-419"/>
        </w:rPr>
        <w:t>El sistema genera exitosamente el documento PDF para el empleado seleccionado</w:t>
      </w:r>
      <w:r>
        <w:rPr>
          <w:lang w:val="es-419"/>
        </w:rPr>
        <w:t>.</w:t>
      </w:r>
    </w:p>
    <w:p w14:paraId="3F446331" w14:textId="77777777" w:rsidR="00F46474" w:rsidRPr="00AD5449" w:rsidRDefault="00F46474" w:rsidP="00F46474">
      <w:pPr>
        <w:ind w:firstLine="0"/>
        <w:rPr>
          <w:lang w:val="es-419"/>
        </w:rPr>
      </w:pPr>
    </w:p>
    <w:p w14:paraId="3D9E1F0D" w14:textId="77777777" w:rsidR="00F46474" w:rsidRDefault="00F46474" w:rsidP="00F46474">
      <w:pPr>
        <w:numPr>
          <w:ilvl w:val="0"/>
          <w:numId w:val="262"/>
        </w:numPr>
        <w:tabs>
          <w:tab w:val="num" w:pos="720"/>
        </w:tabs>
        <w:rPr>
          <w:lang w:val="es-419"/>
        </w:rPr>
      </w:pPr>
      <w:r w:rsidRPr="00AD5449">
        <w:rPr>
          <w:lang w:val="es-419"/>
        </w:rPr>
        <w:lastRenderedPageBreak/>
        <w:t>El PDF contiene toda la información de la ficha del empleado de manera completa y correcta</w:t>
      </w:r>
      <w:r>
        <w:rPr>
          <w:lang w:val="es-419"/>
        </w:rPr>
        <w:t>.</w:t>
      </w:r>
    </w:p>
    <w:p w14:paraId="7619FDCD" w14:textId="77777777" w:rsidR="00F46474" w:rsidRDefault="00F46474" w:rsidP="00F46474">
      <w:pPr>
        <w:ind w:firstLine="0"/>
        <w:rPr>
          <w:lang w:val="es-419"/>
        </w:rPr>
      </w:pPr>
    </w:p>
    <w:p w14:paraId="5E2A97A2" w14:textId="622B5F98" w:rsidR="00F46474" w:rsidRPr="002A3CF1" w:rsidRDefault="00F46474" w:rsidP="00F46474">
      <w:r w:rsidRPr="002A3CF1">
        <w:rPr>
          <w:lang w:val="es-419"/>
        </w:rPr>
        <w:t>En la figura 7.</w:t>
      </w:r>
      <w:r w:rsidR="008C28A7">
        <w:rPr>
          <w:lang w:val="es-419"/>
        </w:rPr>
        <w:t>2</w:t>
      </w:r>
      <w:r w:rsidRPr="002A3CF1">
        <w:rPr>
          <w:lang w:val="es-419"/>
        </w:rPr>
        <w:t xml:space="preserve">8 </w:t>
      </w:r>
      <w:r w:rsidRPr="002A3CF1">
        <w:t>muestra el módulo de Ficha de Empleados, donde se listan trabajadores con sus datos de nombre, cargo y estado. En la parte superior aparece la opción Imprimir Ficha, que permite generar un documento en PDF con la información seleccionada. En el ejemplo, se seleccionó un empleado y el sistema generó automáticamente el archivo “Fichas-Empleados.pdf”, cuya descarga finalizada se visualiza en la parte superior derecha de la pantalla.</w:t>
      </w:r>
    </w:p>
    <w:p w14:paraId="23080CED" w14:textId="77777777" w:rsidR="00F46474" w:rsidRPr="00AD5449" w:rsidRDefault="00F46474" w:rsidP="00F46474">
      <w:pPr>
        <w:ind w:firstLine="0"/>
        <w:rPr>
          <w:lang w:val="es-419"/>
        </w:rPr>
      </w:pPr>
    </w:p>
    <w:p w14:paraId="06E4A93B" w14:textId="4FA07A92" w:rsidR="00F46474" w:rsidRPr="008C5944" w:rsidRDefault="00F46474" w:rsidP="00F46474">
      <w:pPr>
        <w:pStyle w:val="Descripcin"/>
      </w:pPr>
      <w:bookmarkStart w:id="1447" w:name="_Toc210409374"/>
      <w:bookmarkStart w:id="1448" w:name="_Toc210410154"/>
      <w:bookmarkStart w:id="1449" w:name="_Toc213787025"/>
      <w:bookmarkStart w:id="1450" w:name="_Toc213787439"/>
      <w:r>
        <w:t xml:space="preserve">Figura </w:t>
      </w:r>
      <w:fldSimple w:instr=" STYLEREF 1 \s ">
        <w:r w:rsidR="008F7228">
          <w:rPr>
            <w:noProof/>
          </w:rPr>
          <w:t>7</w:t>
        </w:r>
      </w:fldSimple>
      <w:r w:rsidR="008F7228">
        <w:t>.</w:t>
      </w:r>
      <w:fldSimple w:instr=" SEQ Figura \* ARABIC \s 1 ">
        <w:r w:rsidR="008F7228">
          <w:rPr>
            <w:noProof/>
          </w:rPr>
          <w:t>28</w:t>
        </w:r>
      </w:fldSimple>
      <w:r>
        <w:t xml:space="preserve"> “Captura de pantalla de prueba 1-2-3 caso de uso N°2.6.1”</w:t>
      </w:r>
      <w:bookmarkEnd w:id="1447"/>
      <w:bookmarkEnd w:id="1448"/>
      <w:bookmarkEnd w:id="1449"/>
      <w:bookmarkEnd w:id="1450"/>
    </w:p>
    <w:p w14:paraId="0D3CFAB4" w14:textId="77777777" w:rsidR="00F46474" w:rsidRDefault="00F46474" w:rsidP="00F46474">
      <w:pPr>
        <w:pStyle w:val="Sinespaciado"/>
      </w:pPr>
      <w:r w:rsidRPr="00367E41">
        <w:rPr>
          <w:noProof/>
        </w:rPr>
        <w:drawing>
          <wp:inline distT="0" distB="0" distL="0" distR="0" wp14:anchorId="72EE566E" wp14:editId="3C76BEA9">
            <wp:extent cx="5971540" cy="1319530"/>
            <wp:effectExtent l="0" t="0" r="0" b="0"/>
            <wp:docPr id="88132282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22823" name="Imagen 1" descr="Captura de pantalla de un celular&#10;&#10;El contenido generado por IA puede ser incorrecto."/>
                    <pic:cNvPicPr/>
                  </pic:nvPicPr>
                  <pic:blipFill>
                    <a:blip r:embed="rId195"/>
                    <a:stretch>
                      <a:fillRect/>
                    </a:stretch>
                  </pic:blipFill>
                  <pic:spPr>
                    <a:xfrm>
                      <a:off x="0" y="0"/>
                      <a:ext cx="5971540" cy="1319530"/>
                    </a:xfrm>
                    <a:prstGeom prst="rect">
                      <a:avLst/>
                    </a:prstGeom>
                  </pic:spPr>
                </pic:pic>
              </a:graphicData>
            </a:graphic>
          </wp:inline>
        </w:drawing>
      </w:r>
    </w:p>
    <w:p w14:paraId="776A7CB1" w14:textId="77777777" w:rsidR="00F46474" w:rsidRDefault="00F46474" w:rsidP="00F46474">
      <w:pPr>
        <w:pStyle w:val="Sinespaciado"/>
      </w:pPr>
    </w:p>
    <w:p w14:paraId="4B3E8012" w14:textId="77777777" w:rsidR="00F46474" w:rsidRDefault="00F46474" w:rsidP="00F46474">
      <w:r>
        <w:t>Fuente: Captura realizada al sistema web EugCOM</w:t>
      </w:r>
    </w:p>
    <w:p w14:paraId="37C4106D" w14:textId="77777777" w:rsidR="00F46474" w:rsidRPr="004B79BA" w:rsidRDefault="00F46474" w:rsidP="00F46474"/>
    <w:p w14:paraId="77B6EFEC" w14:textId="77777777" w:rsidR="00F46474" w:rsidRPr="00CB0FA9" w:rsidRDefault="00F46474" w:rsidP="00F46474">
      <w:pPr>
        <w:spacing w:line="278" w:lineRule="auto"/>
        <w:ind w:firstLine="0"/>
        <w:jc w:val="left"/>
        <w:rPr>
          <w:rFonts w:eastAsiaTheme="majorEastAsia" w:cstheme="majorBidi"/>
          <w:szCs w:val="32"/>
        </w:rPr>
      </w:pPr>
      <w:r>
        <w:br w:type="page"/>
      </w:r>
    </w:p>
    <w:p w14:paraId="401F3821" w14:textId="77777777" w:rsidR="00F46474" w:rsidRDefault="00F46474" w:rsidP="00F46474">
      <w:pPr>
        <w:pStyle w:val="Ttulo2"/>
      </w:pPr>
      <w:bookmarkStart w:id="1451" w:name="_Toc213787170"/>
      <w:r>
        <w:lastRenderedPageBreak/>
        <w:t>Prueba Unitaria CU N°2.6.2</w:t>
      </w:r>
      <w:bookmarkEnd w:id="1451"/>
    </w:p>
    <w:p w14:paraId="08B92C86" w14:textId="77777777" w:rsidR="00F46474" w:rsidRPr="00627D3D" w:rsidRDefault="00F46474" w:rsidP="00F46474">
      <w:pPr>
        <w:ind w:firstLine="0"/>
      </w:pPr>
    </w:p>
    <w:p w14:paraId="42EDBEB0" w14:textId="3BD4DC96" w:rsidR="00F46474" w:rsidRPr="00627D3D" w:rsidRDefault="00F46474" w:rsidP="00F46474">
      <w:r w:rsidRPr="00627D3D">
        <w:t xml:space="preserve">En la </w:t>
      </w:r>
      <w:r w:rsidRPr="00627D3D">
        <w:rPr>
          <w:i/>
        </w:rPr>
        <w:t xml:space="preserve">Tabla </w:t>
      </w:r>
      <w:r>
        <w:rPr>
          <w:i/>
        </w:rPr>
        <w:t>7.</w:t>
      </w:r>
      <w:r w:rsidR="008C28A7">
        <w:rPr>
          <w:i/>
        </w:rPr>
        <w:t>2</w:t>
      </w:r>
      <w:r>
        <w:rPr>
          <w:i/>
        </w:rPr>
        <w:t>9</w:t>
      </w:r>
      <w:r w:rsidRPr="00627D3D">
        <w:t xml:space="preserve"> se puede visualizar el Caso de uso N°2.6.2, el sistema permite imprimir múltiples tipos de archivo en formato PDF para el administrador/RRHH.</w:t>
      </w:r>
    </w:p>
    <w:p w14:paraId="35B92DA5" w14:textId="77777777" w:rsidR="00F46474" w:rsidRPr="00627D3D" w:rsidRDefault="00F46474" w:rsidP="00F46474"/>
    <w:p w14:paraId="1C18E644" w14:textId="1C33FED0" w:rsidR="00F46474" w:rsidRPr="00627D3D" w:rsidRDefault="00F46474" w:rsidP="00F46474">
      <w:pPr>
        <w:pStyle w:val="Descripcin"/>
      </w:pPr>
      <w:bookmarkStart w:id="1452" w:name="_Toc209985102"/>
      <w:bookmarkStart w:id="1453" w:name="_Toc210409375"/>
      <w:bookmarkStart w:id="1454" w:name="_Toc210410155"/>
      <w:bookmarkStart w:id="1455" w:name="_Toc213787026"/>
      <w:bookmarkStart w:id="1456" w:name="_Toc213787440"/>
      <w:r w:rsidRPr="00627D3D">
        <w:t xml:space="preserve">Tabla </w:t>
      </w:r>
      <w:fldSimple w:instr=" STYLEREF 1 \s ">
        <w:r w:rsidR="008F7228">
          <w:rPr>
            <w:noProof/>
          </w:rPr>
          <w:t>7</w:t>
        </w:r>
      </w:fldSimple>
      <w:r w:rsidR="008F7228">
        <w:t>.</w:t>
      </w:r>
      <w:fldSimple w:instr=" SEQ Tabla \* ARABIC \s 1 ">
        <w:r w:rsidR="008F7228">
          <w:rPr>
            <w:noProof/>
          </w:rPr>
          <w:t>29</w:t>
        </w:r>
      </w:fldSimple>
      <w:r w:rsidRPr="00627D3D">
        <w:t xml:space="preserve"> Caso de uso N °2.6.2, Imprimiendo múltiples fichas de empleado</w:t>
      </w:r>
      <w:bookmarkEnd w:id="1452"/>
      <w:bookmarkEnd w:id="1453"/>
      <w:bookmarkEnd w:id="1454"/>
      <w:bookmarkEnd w:id="1455"/>
      <w:bookmarkEnd w:id="1456"/>
    </w:p>
    <w:p w14:paraId="02467195" w14:textId="77777777" w:rsidR="00F46474" w:rsidRDefault="00F46474" w:rsidP="00F46474">
      <w:pPr>
        <w:pStyle w:val="Sinespaciado"/>
      </w:pPr>
      <w:r w:rsidRPr="00627D3D">
        <w:rPr>
          <w:noProof/>
        </w:rPr>
        <w:drawing>
          <wp:inline distT="0" distB="0" distL="0" distR="0" wp14:anchorId="327D273F" wp14:editId="06576B2A">
            <wp:extent cx="4283595" cy="3484179"/>
            <wp:effectExtent l="0" t="0" r="3175" b="2540"/>
            <wp:docPr id="105240722"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87318" cy="3487207"/>
                    </a:xfrm>
                    <a:prstGeom prst="rect">
                      <a:avLst/>
                    </a:prstGeom>
                    <a:noFill/>
                    <a:ln>
                      <a:noFill/>
                    </a:ln>
                  </pic:spPr>
                </pic:pic>
              </a:graphicData>
            </a:graphic>
          </wp:inline>
        </w:drawing>
      </w:r>
    </w:p>
    <w:p w14:paraId="6380216A" w14:textId="77777777" w:rsidR="00F46474" w:rsidRPr="00627D3D" w:rsidRDefault="00F46474" w:rsidP="00F46474">
      <w:pPr>
        <w:pStyle w:val="Sinespaciado"/>
      </w:pPr>
    </w:p>
    <w:p w14:paraId="458ED9DE" w14:textId="77777777" w:rsidR="00F46474" w:rsidRDefault="00F46474" w:rsidP="00F46474">
      <w:r w:rsidRPr="00627D3D">
        <w:t>Fuente: Elaborado por el estudiante de acuerdo con el proyecto</w:t>
      </w:r>
    </w:p>
    <w:p w14:paraId="1448FBE2" w14:textId="77777777" w:rsidR="00F46474" w:rsidRDefault="00F46474" w:rsidP="00F46474"/>
    <w:p w14:paraId="4EF3C599" w14:textId="77777777" w:rsidR="00F46474" w:rsidRDefault="00F46474" w:rsidP="00F46474">
      <w:r w:rsidRPr="008C5944">
        <w:t>Casos de prueba:</w:t>
      </w:r>
    </w:p>
    <w:p w14:paraId="78F056C5" w14:textId="77777777" w:rsidR="00F46474" w:rsidRDefault="00F46474" w:rsidP="00F46474"/>
    <w:p w14:paraId="373DBBC1" w14:textId="77777777" w:rsidR="00F46474" w:rsidRDefault="00F46474" w:rsidP="00F46474">
      <w:pPr>
        <w:numPr>
          <w:ilvl w:val="0"/>
          <w:numId w:val="263"/>
        </w:numPr>
        <w:tabs>
          <w:tab w:val="num" w:pos="720"/>
        </w:tabs>
        <w:rPr>
          <w:lang w:val="es-419"/>
        </w:rPr>
      </w:pPr>
      <w:r w:rsidRPr="00D072F2">
        <w:rPr>
          <w:lang w:val="es-419"/>
        </w:rPr>
        <w:t>Verificar la existencia de la opción de selección múltiple en el listado de empleados</w:t>
      </w:r>
      <w:r>
        <w:rPr>
          <w:lang w:val="es-419"/>
        </w:rPr>
        <w:t>.</w:t>
      </w:r>
    </w:p>
    <w:p w14:paraId="56589C13" w14:textId="77777777" w:rsidR="00F46474" w:rsidRPr="00D072F2" w:rsidRDefault="00F46474" w:rsidP="00F46474">
      <w:pPr>
        <w:rPr>
          <w:lang w:val="es-419"/>
        </w:rPr>
      </w:pPr>
    </w:p>
    <w:p w14:paraId="20687140" w14:textId="77777777" w:rsidR="00F46474" w:rsidRDefault="00F46474" w:rsidP="00F46474">
      <w:pPr>
        <w:numPr>
          <w:ilvl w:val="0"/>
          <w:numId w:val="263"/>
        </w:numPr>
        <w:tabs>
          <w:tab w:val="num" w:pos="720"/>
        </w:tabs>
        <w:rPr>
          <w:lang w:val="es-419"/>
        </w:rPr>
      </w:pPr>
      <w:r w:rsidRPr="00D072F2">
        <w:rPr>
          <w:lang w:val="es-419"/>
        </w:rPr>
        <w:lastRenderedPageBreak/>
        <w:t>Verificar la generación correcta del documento PDF para múltiples empleados</w:t>
      </w:r>
      <w:r>
        <w:rPr>
          <w:lang w:val="es-419"/>
        </w:rPr>
        <w:t>.</w:t>
      </w:r>
    </w:p>
    <w:p w14:paraId="61CD70C0" w14:textId="77777777" w:rsidR="00F46474" w:rsidRPr="00D072F2" w:rsidRDefault="00F46474" w:rsidP="00F46474">
      <w:pPr>
        <w:ind w:firstLine="0"/>
        <w:rPr>
          <w:lang w:val="es-419"/>
        </w:rPr>
      </w:pPr>
    </w:p>
    <w:p w14:paraId="216B610D" w14:textId="77777777" w:rsidR="00F46474" w:rsidRDefault="00F46474" w:rsidP="00F46474">
      <w:pPr>
        <w:numPr>
          <w:ilvl w:val="0"/>
          <w:numId w:val="263"/>
        </w:numPr>
        <w:tabs>
          <w:tab w:val="num" w:pos="720"/>
        </w:tabs>
        <w:rPr>
          <w:lang w:val="es-419"/>
        </w:rPr>
      </w:pPr>
      <w:r w:rsidRPr="00D072F2">
        <w:rPr>
          <w:lang w:val="es-419"/>
        </w:rPr>
        <w:t>Verificar la completitud de la información en el PDF múltiple generado</w:t>
      </w:r>
      <w:r>
        <w:rPr>
          <w:lang w:val="es-419"/>
        </w:rPr>
        <w:t>.</w:t>
      </w:r>
    </w:p>
    <w:p w14:paraId="2F76E765" w14:textId="77777777" w:rsidR="00F46474" w:rsidRPr="00D072F2" w:rsidRDefault="00F46474" w:rsidP="00F46474">
      <w:pPr>
        <w:ind w:firstLine="0"/>
        <w:rPr>
          <w:lang w:val="es-419"/>
        </w:rPr>
      </w:pPr>
    </w:p>
    <w:p w14:paraId="7F97E5F4" w14:textId="77777777" w:rsidR="00F46474" w:rsidRDefault="00F46474" w:rsidP="00F46474">
      <w:pPr>
        <w:ind w:left="720" w:firstLine="0"/>
      </w:pPr>
      <w:r w:rsidRPr="008C5944">
        <w:t>Resultados Esperados:</w:t>
      </w:r>
    </w:p>
    <w:p w14:paraId="015DC0CC" w14:textId="77777777" w:rsidR="00F46474" w:rsidRDefault="00F46474" w:rsidP="00F46474">
      <w:pPr>
        <w:ind w:left="720" w:firstLine="0"/>
      </w:pPr>
    </w:p>
    <w:p w14:paraId="04BA0F08" w14:textId="77777777" w:rsidR="00F46474" w:rsidRDefault="00F46474" w:rsidP="00F46474">
      <w:pPr>
        <w:numPr>
          <w:ilvl w:val="0"/>
          <w:numId w:val="264"/>
        </w:numPr>
        <w:tabs>
          <w:tab w:val="num" w:pos="720"/>
        </w:tabs>
        <w:rPr>
          <w:lang w:val="es-419"/>
        </w:rPr>
      </w:pPr>
      <w:r w:rsidRPr="00D072F2">
        <w:rPr>
          <w:lang w:val="es-419"/>
        </w:rPr>
        <w:t>Las casillas de selección están visibles junto a cada empleado para permitir selección múltiple</w:t>
      </w:r>
      <w:r>
        <w:rPr>
          <w:lang w:val="es-419"/>
        </w:rPr>
        <w:t>.</w:t>
      </w:r>
    </w:p>
    <w:p w14:paraId="70DF4CDE" w14:textId="77777777" w:rsidR="00F46474" w:rsidRPr="00D072F2" w:rsidRDefault="00F46474" w:rsidP="00F46474">
      <w:pPr>
        <w:ind w:left="1440" w:firstLine="0"/>
        <w:rPr>
          <w:lang w:val="es-419"/>
        </w:rPr>
      </w:pPr>
    </w:p>
    <w:p w14:paraId="4194D75E" w14:textId="77777777" w:rsidR="00F46474" w:rsidRDefault="00F46474" w:rsidP="00F46474">
      <w:pPr>
        <w:numPr>
          <w:ilvl w:val="0"/>
          <w:numId w:val="264"/>
        </w:numPr>
        <w:tabs>
          <w:tab w:val="num" w:pos="720"/>
        </w:tabs>
        <w:rPr>
          <w:lang w:val="es-419"/>
        </w:rPr>
      </w:pPr>
      <w:r w:rsidRPr="00D072F2">
        <w:rPr>
          <w:lang w:val="es-419"/>
        </w:rPr>
        <w:t>Al seleccionar múltiples empleados y hacer clic en "Imprimir Selección", el sistema genera correctamente un documento PDF único</w:t>
      </w:r>
      <w:r>
        <w:rPr>
          <w:lang w:val="es-419"/>
        </w:rPr>
        <w:t>.</w:t>
      </w:r>
    </w:p>
    <w:p w14:paraId="06170F56" w14:textId="77777777" w:rsidR="00F46474" w:rsidRPr="00D072F2" w:rsidRDefault="00F46474" w:rsidP="00F46474">
      <w:pPr>
        <w:ind w:firstLine="0"/>
        <w:rPr>
          <w:lang w:val="es-419"/>
        </w:rPr>
      </w:pPr>
    </w:p>
    <w:p w14:paraId="3DB41615" w14:textId="77777777" w:rsidR="00F46474" w:rsidRPr="00D072F2" w:rsidRDefault="00F46474" w:rsidP="00F46474">
      <w:pPr>
        <w:numPr>
          <w:ilvl w:val="0"/>
          <w:numId w:val="264"/>
        </w:numPr>
        <w:tabs>
          <w:tab w:val="num" w:pos="720"/>
        </w:tabs>
        <w:rPr>
          <w:lang w:val="es-419"/>
        </w:rPr>
      </w:pPr>
      <w:r w:rsidRPr="00D072F2">
        <w:rPr>
          <w:lang w:val="es-419"/>
        </w:rPr>
        <w:t>El PDF generado contiene toda la información completa de todas las fichas de empleados seleccionados</w:t>
      </w:r>
      <w:r>
        <w:rPr>
          <w:lang w:val="es-419"/>
        </w:rPr>
        <w:t>.</w:t>
      </w:r>
    </w:p>
    <w:p w14:paraId="40BFF42D" w14:textId="77777777" w:rsidR="00F46474" w:rsidRPr="00D072F2" w:rsidRDefault="00F46474" w:rsidP="00F46474">
      <w:pPr>
        <w:ind w:left="720" w:firstLine="0"/>
        <w:rPr>
          <w:lang w:val="es-419"/>
        </w:rPr>
      </w:pPr>
    </w:p>
    <w:p w14:paraId="1F07464E" w14:textId="77777777" w:rsidR="00F46474" w:rsidRDefault="00F46474" w:rsidP="00F46474">
      <w:pPr>
        <w:ind w:left="720" w:firstLine="0"/>
      </w:pPr>
      <w:r w:rsidRPr="008C5944">
        <w:t>Resultados obtenidos</w:t>
      </w:r>
      <w:r>
        <w:t>:</w:t>
      </w:r>
    </w:p>
    <w:p w14:paraId="7520DDA6" w14:textId="77777777" w:rsidR="00F46474" w:rsidRDefault="00F46474" w:rsidP="00F46474">
      <w:pPr>
        <w:ind w:left="720" w:firstLine="0"/>
      </w:pPr>
    </w:p>
    <w:p w14:paraId="08E415CE" w14:textId="77777777" w:rsidR="00F46474" w:rsidRDefault="00F46474" w:rsidP="00F46474">
      <w:pPr>
        <w:numPr>
          <w:ilvl w:val="0"/>
          <w:numId w:val="265"/>
        </w:numPr>
        <w:tabs>
          <w:tab w:val="num" w:pos="720"/>
        </w:tabs>
        <w:rPr>
          <w:lang w:val="es-419"/>
        </w:rPr>
      </w:pPr>
      <w:r w:rsidRPr="00D072F2">
        <w:rPr>
          <w:lang w:val="es-419"/>
        </w:rPr>
        <w:t>Las casillas de selección múltiple están disponibles y funcionan correctamente</w:t>
      </w:r>
      <w:r>
        <w:rPr>
          <w:lang w:val="es-419"/>
        </w:rPr>
        <w:t>.</w:t>
      </w:r>
    </w:p>
    <w:p w14:paraId="312533EA" w14:textId="77777777" w:rsidR="00F46474" w:rsidRPr="00D072F2" w:rsidRDefault="00F46474" w:rsidP="00F46474">
      <w:pPr>
        <w:ind w:left="1440" w:firstLine="0"/>
        <w:rPr>
          <w:lang w:val="es-419"/>
        </w:rPr>
      </w:pPr>
    </w:p>
    <w:p w14:paraId="7B4554B2" w14:textId="77777777" w:rsidR="00F46474" w:rsidRDefault="00F46474" w:rsidP="00F46474">
      <w:pPr>
        <w:numPr>
          <w:ilvl w:val="0"/>
          <w:numId w:val="265"/>
        </w:numPr>
        <w:tabs>
          <w:tab w:val="num" w:pos="720"/>
        </w:tabs>
        <w:rPr>
          <w:lang w:val="es-419"/>
        </w:rPr>
      </w:pPr>
      <w:r w:rsidRPr="00D072F2">
        <w:rPr>
          <w:lang w:val="es-419"/>
        </w:rPr>
        <w:t>El sistema genera exitosamente el documento PDF con múltiples fichas de empleados</w:t>
      </w:r>
      <w:r>
        <w:rPr>
          <w:lang w:val="es-419"/>
        </w:rPr>
        <w:t>.</w:t>
      </w:r>
    </w:p>
    <w:p w14:paraId="2DCF35D0" w14:textId="77777777" w:rsidR="00F46474" w:rsidRPr="00D072F2" w:rsidRDefault="00F46474" w:rsidP="00F46474">
      <w:pPr>
        <w:ind w:firstLine="0"/>
        <w:rPr>
          <w:lang w:val="es-419"/>
        </w:rPr>
      </w:pPr>
    </w:p>
    <w:p w14:paraId="01503DDD" w14:textId="77777777" w:rsidR="00F46474" w:rsidRDefault="00F46474" w:rsidP="00F46474">
      <w:pPr>
        <w:numPr>
          <w:ilvl w:val="0"/>
          <w:numId w:val="265"/>
        </w:numPr>
        <w:tabs>
          <w:tab w:val="num" w:pos="720"/>
        </w:tabs>
        <w:rPr>
          <w:lang w:val="es-419"/>
        </w:rPr>
      </w:pPr>
      <w:r w:rsidRPr="00D072F2">
        <w:rPr>
          <w:lang w:val="es-419"/>
        </w:rPr>
        <w:t>El PDF contiene toda la información de todas las fichas seleccionadas de manera completa y organizada</w:t>
      </w:r>
      <w:r>
        <w:rPr>
          <w:lang w:val="es-419"/>
        </w:rPr>
        <w:t>.</w:t>
      </w:r>
    </w:p>
    <w:p w14:paraId="7E61FDD4" w14:textId="795E5546" w:rsidR="00F46474" w:rsidRPr="002A3CF1" w:rsidRDefault="00F46474" w:rsidP="00F46474">
      <w:pPr>
        <w:rPr>
          <w:lang w:val="es-419"/>
        </w:rPr>
      </w:pPr>
      <w:r w:rsidRPr="002A3CF1">
        <w:rPr>
          <w:lang w:val="es-419"/>
        </w:rPr>
        <w:lastRenderedPageBreak/>
        <w:t>En la figura 7.</w:t>
      </w:r>
      <w:r w:rsidR="008C28A7">
        <w:rPr>
          <w:lang w:val="es-419"/>
        </w:rPr>
        <w:t>2</w:t>
      </w:r>
      <w:r w:rsidRPr="002A3CF1">
        <w:rPr>
          <w:lang w:val="es-419"/>
        </w:rPr>
        <w:t xml:space="preserve">9 </w:t>
      </w:r>
      <w:r w:rsidRPr="002A3CF1">
        <w:t>muestra el módulo de Ficha de Empleados, donde se han seleccionado dos registros mediante la opción Seleccionar en la columna de acciones. Al hacerlo, el botón superior cambia a Imprimir Fichas (2), indicando la cantidad de empleados elegidos para generar el documento. El sistema produce un archivo en formato PDF con la información seleccionada, visible en la parte superior derecha como “Fichas-Empleados (2).pdf”, confirmando la descarga exitosa.</w:t>
      </w:r>
    </w:p>
    <w:p w14:paraId="1053B737" w14:textId="49FEA1DE" w:rsidR="00F46474" w:rsidRPr="008C5944" w:rsidRDefault="00F46474" w:rsidP="00F46474">
      <w:pPr>
        <w:pStyle w:val="Descripcin"/>
      </w:pPr>
      <w:bookmarkStart w:id="1457" w:name="_Toc210409376"/>
      <w:bookmarkStart w:id="1458" w:name="_Toc210410156"/>
      <w:bookmarkStart w:id="1459" w:name="_Toc213787027"/>
      <w:bookmarkStart w:id="1460" w:name="_Toc213787441"/>
      <w:r>
        <w:t xml:space="preserve">Figura </w:t>
      </w:r>
      <w:fldSimple w:instr=" STYLEREF 1 \s ">
        <w:r w:rsidR="008F7228">
          <w:rPr>
            <w:noProof/>
          </w:rPr>
          <w:t>7</w:t>
        </w:r>
      </w:fldSimple>
      <w:r w:rsidR="008F7228">
        <w:t>.</w:t>
      </w:r>
      <w:fldSimple w:instr=" SEQ Figura \* ARABIC \s 1 ">
        <w:r w:rsidR="008F7228">
          <w:rPr>
            <w:noProof/>
          </w:rPr>
          <w:t>29</w:t>
        </w:r>
      </w:fldSimple>
      <w:r>
        <w:t xml:space="preserve"> “Captura de pantalla de prueba 1-2-3 caso de uso N°2.6.2”</w:t>
      </w:r>
      <w:bookmarkEnd w:id="1457"/>
      <w:bookmarkEnd w:id="1458"/>
      <w:bookmarkEnd w:id="1459"/>
      <w:bookmarkEnd w:id="1460"/>
    </w:p>
    <w:p w14:paraId="76A8681B" w14:textId="77777777" w:rsidR="00F46474" w:rsidRDefault="00F46474" w:rsidP="00F46474">
      <w:pPr>
        <w:pStyle w:val="Sinespaciado"/>
      </w:pPr>
      <w:r w:rsidRPr="001914B2">
        <w:rPr>
          <w:noProof/>
        </w:rPr>
        <w:drawing>
          <wp:inline distT="0" distB="0" distL="0" distR="0" wp14:anchorId="62B6E47A" wp14:editId="1D67FB55">
            <wp:extent cx="5971540" cy="1375410"/>
            <wp:effectExtent l="0" t="0" r="0" b="0"/>
            <wp:docPr id="7814560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5605" name="Imagen 1" descr="Captura de pantalla de un celular&#10;&#10;El contenido generado por IA puede ser incorrecto."/>
                    <pic:cNvPicPr/>
                  </pic:nvPicPr>
                  <pic:blipFill>
                    <a:blip r:embed="rId196"/>
                    <a:stretch>
                      <a:fillRect/>
                    </a:stretch>
                  </pic:blipFill>
                  <pic:spPr>
                    <a:xfrm>
                      <a:off x="0" y="0"/>
                      <a:ext cx="5971540" cy="1375410"/>
                    </a:xfrm>
                    <a:prstGeom prst="rect">
                      <a:avLst/>
                    </a:prstGeom>
                  </pic:spPr>
                </pic:pic>
              </a:graphicData>
            </a:graphic>
          </wp:inline>
        </w:drawing>
      </w:r>
    </w:p>
    <w:p w14:paraId="35AEDDAD" w14:textId="77777777" w:rsidR="00F46474" w:rsidRDefault="00F46474" w:rsidP="00F46474">
      <w:pPr>
        <w:ind w:firstLine="0"/>
      </w:pPr>
    </w:p>
    <w:p w14:paraId="107B1815" w14:textId="77777777" w:rsidR="00F46474" w:rsidRDefault="00F46474" w:rsidP="00F46474">
      <w:r>
        <w:t>Fuente: Captura realizada al sistema web EugCOM</w:t>
      </w:r>
    </w:p>
    <w:p w14:paraId="5D579620" w14:textId="77777777" w:rsidR="00F46474" w:rsidRDefault="00F46474" w:rsidP="00F46474">
      <w:pPr>
        <w:spacing w:line="278" w:lineRule="auto"/>
        <w:ind w:firstLine="0"/>
        <w:jc w:val="left"/>
        <w:rPr>
          <w:rFonts w:eastAsiaTheme="majorEastAsia" w:cstheme="majorBidi"/>
          <w:szCs w:val="32"/>
        </w:rPr>
      </w:pPr>
    </w:p>
    <w:p w14:paraId="042721D2" w14:textId="77777777" w:rsidR="00F46474" w:rsidRDefault="00F46474" w:rsidP="00F46474">
      <w:pPr>
        <w:spacing w:line="278" w:lineRule="auto"/>
        <w:ind w:firstLine="0"/>
        <w:jc w:val="left"/>
        <w:rPr>
          <w:rFonts w:eastAsiaTheme="majorEastAsia" w:cstheme="majorBidi"/>
          <w:szCs w:val="32"/>
        </w:rPr>
      </w:pPr>
    </w:p>
    <w:p w14:paraId="6C4920BF" w14:textId="77777777" w:rsidR="00F46474" w:rsidRDefault="00F46474" w:rsidP="00F46474">
      <w:pPr>
        <w:spacing w:line="278" w:lineRule="auto"/>
        <w:ind w:firstLine="0"/>
        <w:jc w:val="left"/>
        <w:rPr>
          <w:rFonts w:eastAsiaTheme="majorEastAsia" w:cstheme="majorBidi"/>
          <w:szCs w:val="32"/>
        </w:rPr>
      </w:pPr>
    </w:p>
    <w:p w14:paraId="4C7A26B6" w14:textId="77777777" w:rsidR="00F46474" w:rsidRDefault="00F46474" w:rsidP="00F46474">
      <w:pPr>
        <w:spacing w:line="278" w:lineRule="auto"/>
        <w:ind w:firstLine="0"/>
        <w:jc w:val="left"/>
        <w:rPr>
          <w:rFonts w:eastAsiaTheme="majorEastAsia" w:cstheme="majorBidi"/>
          <w:szCs w:val="32"/>
        </w:rPr>
      </w:pPr>
    </w:p>
    <w:p w14:paraId="052C008B" w14:textId="77777777" w:rsidR="00F46474" w:rsidRDefault="00F46474" w:rsidP="00F46474">
      <w:pPr>
        <w:spacing w:line="278" w:lineRule="auto"/>
        <w:ind w:firstLine="0"/>
        <w:jc w:val="left"/>
        <w:rPr>
          <w:rFonts w:eastAsiaTheme="majorEastAsia" w:cstheme="majorBidi"/>
          <w:szCs w:val="32"/>
        </w:rPr>
      </w:pPr>
    </w:p>
    <w:p w14:paraId="041D819B" w14:textId="77777777" w:rsidR="00F46474" w:rsidRDefault="00F46474" w:rsidP="00F46474">
      <w:pPr>
        <w:spacing w:line="278" w:lineRule="auto"/>
        <w:ind w:firstLine="0"/>
        <w:jc w:val="left"/>
        <w:rPr>
          <w:rFonts w:eastAsiaTheme="majorEastAsia" w:cstheme="majorBidi"/>
          <w:szCs w:val="32"/>
        </w:rPr>
      </w:pPr>
    </w:p>
    <w:p w14:paraId="7B01D81E" w14:textId="77777777" w:rsidR="00F46474" w:rsidRDefault="00F46474" w:rsidP="00F46474">
      <w:pPr>
        <w:spacing w:line="278" w:lineRule="auto"/>
        <w:ind w:firstLine="0"/>
        <w:jc w:val="left"/>
        <w:rPr>
          <w:rFonts w:eastAsiaTheme="majorEastAsia" w:cstheme="majorBidi"/>
          <w:szCs w:val="32"/>
        </w:rPr>
      </w:pPr>
    </w:p>
    <w:p w14:paraId="10CCFBAD" w14:textId="77777777" w:rsidR="00F46474" w:rsidRDefault="00F46474" w:rsidP="00F46474">
      <w:pPr>
        <w:spacing w:line="278" w:lineRule="auto"/>
        <w:ind w:firstLine="0"/>
        <w:jc w:val="left"/>
        <w:rPr>
          <w:rFonts w:eastAsiaTheme="majorEastAsia" w:cstheme="majorBidi"/>
          <w:szCs w:val="32"/>
        </w:rPr>
      </w:pPr>
    </w:p>
    <w:p w14:paraId="22DFCA3B" w14:textId="77777777" w:rsidR="00F46474" w:rsidRDefault="00F46474" w:rsidP="00F46474">
      <w:pPr>
        <w:spacing w:line="278" w:lineRule="auto"/>
        <w:ind w:firstLine="0"/>
        <w:jc w:val="left"/>
        <w:rPr>
          <w:rFonts w:eastAsiaTheme="majorEastAsia" w:cstheme="majorBidi"/>
          <w:szCs w:val="32"/>
        </w:rPr>
      </w:pPr>
    </w:p>
    <w:p w14:paraId="7E5DFD9D" w14:textId="77777777" w:rsidR="00F46474" w:rsidRDefault="00F46474" w:rsidP="00F46474">
      <w:pPr>
        <w:spacing w:line="278" w:lineRule="auto"/>
        <w:ind w:firstLine="0"/>
        <w:jc w:val="left"/>
        <w:rPr>
          <w:rFonts w:eastAsiaTheme="majorEastAsia" w:cstheme="majorBidi"/>
          <w:szCs w:val="32"/>
        </w:rPr>
      </w:pPr>
    </w:p>
    <w:p w14:paraId="76D77B79" w14:textId="77777777" w:rsidR="00F46474" w:rsidRDefault="00F46474" w:rsidP="00F46474">
      <w:pPr>
        <w:spacing w:line="278" w:lineRule="auto"/>
        <w:ind w:firstLine="0"/>
        <w:jc w:val="left"/>
        <w:rPr>
          <w:rFonts w:eastAsiaTheme="majorEastAsia" w:cstheme="majorBidi"/>
          <w:szCs w:val="32"/>
        </w:rPr>
      </w:pPr>
    </w:p>
    <w:p w14:paraId="43A8D282" w14:textId="77777777" w:rsidR="00F46474" w:rsidRDefault="00F46474" w:rsidP="00F46474">
      <w:pPr>
        <w:spacing w:line="278" w:lineRule="auto"/>
        <w:ind w:firstLine="0"/>
        <w:jc w:val="left"/>
        <w:rPr>
          <w:rFonts w:eastAsiaTheme="majorEastAsia" w:cstheme="majorBidi"/>
          <w:szCs w:val="32"/>
        </w:rPr>
      </w:pPr>
    </w:p>
    <w:p w14:paraId="3EA0A150" w14:textId="77777777" w:rsidR="00F46474" w:rsidRPr="00CB0FA9" w:rsidRDefault="00F46474" w:rsidP="00F46474">
      <w:pPr>
        <w:spacing w:line="278" w:lineRule="auto"/>
        <w:ind w:firstLine="0"/>
        <w:jc w:val="left"/>
        <w:rPr>
          <w:rFonts w:eastAsiaTheme="majorEastAsia" w:cstheme="majorBidi"/>
          <w:szCs w:val="32"/>
        </w:rPr>
      </w:pPr>
    </w:p>
    <w:p w14:paraId="33595CF8" w14:textId="77777777" w:rsidR="00F46474" w:rsidRDefault="00F46474" w:rsidP="00F46474">
      <w:pPr>
        <w:pStyle w:val="Ttulo2"/>
      </w:pPr>
      <w:bookmarkStart w:id="1461" w:name="_Toc213787171"/>
      <w:r>
        <w:lastRenderedPageBreak/>
        <w:t>Prueba Unitaria CU N°3.1.1</w:t>
      </w:r>
      <w:bookmarkEnd w:id="1461"/>
    </w:p>
    <w:p w14:paraId="065066F2" w14:textId="77777777" w:rsidR="00F46474" w:rsidRDefault="00F46474" w:rsidP="00F46474"/>
    <w:p w14:paraId="558A0504" w14:textId="47A05A88" w:rsidR="00F46474" w:rsidRPr="006C0843" w:rsidRDefault="00F46474" w:rsidP="00F46474">
      <w:r w:rsidRPr="006C0843">
        <w:t xml:space="preserve">En la </w:t>
      </w:r>
      <w:r w:rsidRPr="006C0843">
        <w:rPr>
          <w:i/>
        </w:rPr>
        <w:t xml:space="preserve">Tabla </w:t>
      </w:r>
      <w:r>
        <w:rPr>
          <w:i/>
        </w:rPr>
        <w:t>7.</w:t>
      </w:r>
      <w:r w:rsidR="008C28A7">
        <w:rPr>
          <w:i/>
        </w:rPr>
        <w:t>3</w:t>
      </w:r>
      <w:r>
        <w:rPr>
          <w:i/>
        </w:rPr>
        <w:t xml:space="preserve">0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2AEF3FA6" w14:textId="77777777" w:rsidR="00F46474" w:rsidRPr="006C0843" w:rsidRDefault="00F46474" w:rsidP="00F46474"/>
    <w:p w14:paraId="37698AF0" w14:textId="7FA36683" w:rsidR="00F46474" w:rsidRPr="006C0843" w:rsidRDefault="00F46474" w:rsidP="00F46474">
      <w:pPr>
        <w:pStyle w:val="Descripcin"/>
      </w:pPr>
      <w:bookmarkStart w:id="1462" w:name="_Toc209985103"/>
      <w:bookmarkStart w:id="1463" w:name="_Toc210409377"/>
      <w:bookmarkStart w:id="1464" w:name="_Toc210410157"/>
      <w:bookmarkStart w:id="1465" w:name="_Toc213787028"/>
      <w:bookmarkStart w:id="1466" w:name="_Toc213787442"/>
      <w:r>
        <w:t xml:space="preserve">Tabla </w:t>
      </w:r>
      <w:fldSimple w:instr=" STYLEREF 1 \s ">
        <w:r w:rsidR="008F7228">
          <w:rPr>
            <w:noProof/>
          </w:rPr>
          <w:t>7</w:t>
        </w:r>
      </w:fldSimple>
      <w:r w:rsidR="008F7228">
        <w:t>.</w:t>
      </w:r>
      <w:fldSimple w:instr=" SEQ Tabla \* ARABIC \s 1 ">
        <w:r w:rsidR="008F7228">
          <w:rPr>
            <w:noProof/>
          </w:rPr>
          <w:t>30</w:t>
        </w:r>
      </w:fldSimple>
      <w:r>
        <w:t xml:space="preserve"> </w:t>
      </w:r>
      <w:r w:rsidRPr="006C0843">
        <w:t>Caso de uso N °3.1.1, Asignando vacaciones</w:t>
      </w:r>
      <w:bookmarkEnd w:id="1462"/>
      <w:bookmarkEnd w:id="1463"/>
      <w:bookmarkEnd w:id="1464"/>
      <w:bookmarkEnd w:id="1465"/>
      <w:bookmarkEnd w:id="1466"/>
    </w:p>
    <w:p w14:paraId="6703E58A" w14:textId="77777777" w:rsidR="00F46474" w:rsidRPr="006C0843" w:rsidRDefault="00F46474" w:rsidP="00F46474">
      <w:pPr>
        <w:pStyle w:val="Sinespaciado"/>
      </w:pPr>
      <w:r w:rsidRPr="006C0843">
        <w:rPr>
          <w:noProof/>
        </w:rPr>
        <w:drawing>
          <wp:inline distT="0" distB="0" distL="0" distR="0" wp14:anchorId="3921ABA5" wp14:editId="5BC2A285">
            <wp:extent cx="4998755" cy="4209394"/>
            <wp:effectExtent l="0" t="0" r="0" b="1270"/>
            <wp:docPr id="1581882062"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02451" cy="4212506"/>
                    </a:xfrm>
                    <a:prstGeom prst="rect">
                      <a:avLst/>
                    </a:prstGeom>
                    <a:noFill/>
                    <a:ln>
                      <a:noFill/>
                    </a:ln>
                  </pic:spPr>
                </pic:pic>
              </a:graphicData>
            </a:graphic>
          </wp:inline>
        </w:drawing>
      </w:r>
    </w:p>
    <w:p w14:paraId="1B89BC7F" w14:textId="77777777" w:rsidR="00F46474" w:rsidRPr="006C0843" w:rsidRDefault="00F46474" w:rsidP="00F46474"/>
    <w:p w14:paraId="0E11140E" w14:textId="77777777" w:rsidR="00F46474" w:rsidRDefault="00F46474" w:rsidP="00F46474">
      <w:r w:rsidRPr="006C0843">
        <w:t>Fuente: Elaborado por el estudiante de acuerdo con el proyecto</w:t>
      </w:r>
    </w:p>
    <w:p w14:paraId="403B0E3D" w14:textId="77777777" w:rsidR="00F46474" w:rsidRPr="006C0843" w:rsidRDefault="00F46474" w:rsidP="00F46474"/>
    <w:p w14:paraId="349E19FF" w14:textId="77777777" w:rsidR="00F46474" w:rsidRDefault="00F46474" w:rsidP="00F46474">
      <w:r w:rsidRPr="008C5944">
        <w:t>Casos de prueba:</w:t>
      </w:r>
    </w:p>
    <w:p w14:paraId="30580B54" w14:textId="77777777" w:rsidR="00F46474" w:rsidRDefault="00F46474" w:rsidP="00F46474">
      <w:pPr>
        <w:numPr>
          <w:ilvl w:val="0"/>
          <w:numId w:val="266"/>
        </w:numPr>
        <w:tabs>
          <w:tab w:val="num" w:pos="720"/>
        </w:tabs>
        <w:rPr>
          <w:lang w:val="es-419"/>
        </w:rPr>
      </w:pPr>
      <w:r w:rsidRPr="00D072F2">
        <w:rPr>
          <w:lang w:val="es-419"/>
        </w:rPr>
        <w:lastRenderedPageBreak/>
        <w:t>Verificar la existencia de la opción de asignación de vacaciones en el menú desplegable</w:t>
      </w:r>
      <w:r>
        <w:rPr>
          <w:lang w:val="es-419"/>
        </w:rPr>
        <w:t>.</w:t>
      </w:r>
    </w:p>
    <w:p w14:paraId="3CB75821" w14:textId="77777777" w:rsidR="00F46474" w:rsidRPr="00D072F2" w:rsidRDefault="00F46474" w:rsidP="00F46474">
      <w:pPr>
        <w:ind w:left="1440" w:firstLine="0"/>
        <w:rPr>
          <w:lang w:val="es-419"/>
        </w:rPr>
      </w:pPr>
    </w:p>
    <w:p w14:paraId="60BCAFD2" w14:textId="77777777" w:rsidR="00F46474" w:rsidRDefault="00F46474" w:rsidP="00F46474">
      <w:pPr>
        <w:numPr>
          <w:ilvl w:val="0"/>
          <w:numId w:val="266"/>
        </w:numPr>
        <w:tabs>
          <w:tab w:val="num" w:pos="720"/>
        </w:tabs>
        <w:rPr>
          <w:lang w:val="es-419"/>
        </w:rPr>
      </w:pPr>
      <w:r w:rsidRPr="00D072F2">
        <w:rPr>
          <w:lang w:val="es-419"/>
        </w:rPr>
        <w:t xml:space="preserve">Verificar </w:t>
      </w:r>
      <w:r>
        <w:rPr>
          <w:lang w:val="es-419"/>
        </w:rPr>
        <w:t>la correcta selección de empleado para asignar vacaciones</w:t>
      </w:r>
    </w:p>
    <w:p w14:paraId="41B1F038" w14:textId="77777777" w:rsidR="00F46474" w:rsidRPr="00D072F2" w:rsidRDefault="00F46474" w:rsidP="00F46474">
      <w:pPr>
        <w:ind w:firstLine="0"/>
        <w:rPr>
          <w:lang w:val="es-419"/>
        </w:rPr>
      </w:pPr>
    </w:p>
    <w:p w14:paraId="62596185" w14:textId="77777777" w:rsidR="00F46474" w:rsidRDefault="00F46474" w:rsidP="00F46474">
      <w:pPr>
        <w:numPr>
          <w:ilvl w:val="0"/>
          <w:numId w:val="266"/>
        </w:numPr>
        <w:tabs>
          <w:tab w:val="num" w:pos="720"/>
        </w:tabs>
        <w:rPr>
          <w:lang w:val="es-419"/>
        </w:rPr>
      </w:pPr>
      <w:r w:rsidRPr="00D072F2">
        <w:rPr>
          <w:lang w:val="es-419"/>
        </w:rPr>
        <w:t xml:space="preserve">Verificar </w:t>
      </w:r>
      <w:r>
        <w:rPr>
          <w:lang w:val="es-419"/>
        </w:rPr>
        <w:t xml:space="preserve">el correcto registro de asignación de vacaciones al empleado </w:t>
      </w:r>
      <w:r w:rsidRPr="00D072F2">
        <w:rPr>
          <w:lang w:val="es-419"/>
        </w:rPr>
        <w:t>de la interfaz del sistema de asignación de vacaciones</w:t>
      </w:r>
      <w:r>
        <w:rPr>
          <w:lang w:val="es-419"/>
        </w:rPr>
        <w:t>.</w:t>
      </w:r>
    </w:p>
    <w:p w14:paraId="19FF089B" w14:textId="77777777" w:rsidR="00F46474" w:rsidRPr="00D072F2" w:rsidRDefault="00F46474" w:rsidP="00F46474">
      <w:pPr>
        <w:ind w:firstLine="0"/>
        <w:rPr>
          <w:lang w:val="es-419"/>
        </w:rPr>
      </w:pPr>
    </w:p>
    <w:p w14:paraId="67F9DB41" w14:textId="77777777" w:rsidR="00F46474" w:rsidRDefault="00F46474" w:rsidP="00F46474">
      <w:pPr>
        <w:ind w:left="720" w:firstLine="0"/>
      </w:pPr>
      <w:r w:rsidRPr="008C5944">
        <w:t>Resultados Esperados:</w:t>
      </w:r>
    </w:p>
    <w:p w14:paraId="775D283F" w14:textId="77777777" w:rsidR="00F46474" w:rsidRDefault="00F46474" w:rsidP="00F46474">
      <w:pPr>
        <w:ind w:left="720" w:firstLine="0"/>
      </w:pPr>
    </w:p>
    <w:p w14:paraId="4BDDFEB5" w14:textId="77777777" w:rsidR="00F46474" w:rsidRDefault="00F46474" w:rsidP="00F46474">
      <w:pPr>
        <w:numPr>
          <w:ilvl w:val="0"/>
          <w:numId w:val="267"/>
        </w:numPr>
        <w:tabs>
          <w:tab w:val="num" w:pos="720"/>
        </w:tabs>
        <w:rPr>
          <w:lang w:val="es-419"/>
        </w:rPr>
      </w:pPr>
      <w:r w:rsidRPr="00D072F2">
        <w:rPr>
          <w:lang w:val="es-419"/>
        </w:rPr>
        <w:t>El enlace o pestaña "Asignación de Vacaciones" para acceder a la interfaz es visible en el menú desplegable</w:t>
      </w:r>
      <w:r>
        <w:rPr>
          <w:lang w:val="es-419"/>
        </w:rPr>
        <w:t>.</w:t>
      </w:r>
    </w:p>
    <w:p w14:paraId="1E814F7B" w14:textId="77777777" w:rsidR="00F46474" w:rsidRPr="00D072F2" w:rsidRDefault="00F46474" w:rsidP="00F46474">
      <w:pPr>
        <w:ind w:left="1440" w:firstLine="0"/>
        <w:rPr>
          <w:lang w:val="es-419"/>
        </w:rPr>
      </w:pPr>
    </w:p>
    <w:p w14:paraId="61D2E079" w14:textId="77777777" w:rsidR="00F46474" w:rsidRDefault="00F46474" w:rsidP="00F46474">
      <w:pPr>
        <w:numPr>
          <w:ilvl w:val="0"/>
          <w:numId w:val="267"/>
        </w:numPr>
        <w:tabs>
          <w:tab w:val="num" w:pos="720"/>
        </w:tabs>
        <w:rPr>
          <w:lang w:val="es-419"/>
        </w:rPr>
      </w:pPr>
      <w:r>
        <w:rPr>
          <w:lang w:val="es-419"/>
        </w:rPr>
        <w:t>Se selecciona al empleado para posteriormente asignar vacaciones al mismo.</w:t>
      </w:r>
    </w:p>
    <w:p w14:paraId="71FA6409" w14:textId="77777777" w:rsidR="00F46474" w:rsidRPr="00D072F2" w:rsidRDefault="00F46474" w:rsidP="00F46474">
      <w:pPr>
        <w:ind w:firstLine="0"/>
        <w:rPr>
          <w:lang w:val="es-419"/>
        </w:rPr>
      </w:pPr>
    </w:p>
    <w:p w14:paraId="2DDCA48F" w14:textId="77777777" w:rsidR="00F46474" w:rsidRDefault="00F46474" w:rsidP="00F46474">
      <w:pPr>
        <w:numPr>
          <w:ilvl w:val="0"/>
          <w:numId w:val="267"/>
        </w:numPr>
        <w:tabs>
          <w:tab w:val="num" w:pos="720"/>
        </w:tabs>
        <w:rPr>
          <w:lang w:val="es-419"/>
        </w:rPr>
      </w:pPr>
      <w:r w:rsidRPr="00D072F2">
        <w:rPr>
          <w:lang w:val="es-419"/>
        </w:rPr>
        <w:t>La interfaz del sistema de asignación de vacaciones carga completamente, mostrando el formulario de asignación de</w:t>
      </w:r>
      <w:r>
        <w:rPr>
          <w:lang w:val="es-419"/>
        </w:rPr>
        <w:t xml:space="preserve">l </w:t>
      </w:r>
      <w:r w:rsidRPr="00D072F2">
        <w:rPr>
          <w:lang w:val="es-419"/>
        </w:rPr>
        <w:t>empleado</w:t>
      </w:r>
      <w:r>
        <w:rPr>
          <w:lang w:val="es-419"/>
        </w:rPr>
        <w:t>.</w:t>
      </w:r>
    </w:p>
    <w:p w14:paraId="04A1BC06" w14:textId="77777777" w:rsidR="00F46474" w:rsidRPr="00D072F2" w:rsidRDefault="00F46474" w:rsidP="00F46474">
      <w:pPr>
        <w:ind w:firstLine="0"/>
        <w:rPr>
          <w:lang w:val="es-419"/>
        </w:rPr>
      </w:pPr>
    </w:p>
    <w:p w14:paraId="4BB6DCE3" w14:textId="77777777" w:rsidR="00F46474" w:rsidRDefault="00F46474" w:rsidP="00F46474">
      <w:pPr>
        <w:ind w:left="720" w:firstLine="0"/>
      </w:pPr>
      <w:r w:rsidRPr="008C5944">
        <w:t>Resultados obtenidos</w:t>
      </w:r>
      <w:r>
        <w:t>:</w:t>
      </w:r>
    </w:p>
    <w:p w14:paraId="4144DED6" w14:textId="77777777" w:rsidR="00F46474" w:rsidRDefault="00F46474" w:rsidP="00F46474">
      <w:pPr>
        <w:ind w:left="720" w:firstLine="0"/>
      </w:pPr>
    </w:p>
    <w:p w14:paraId="0A258093" w14:textId="77777777" w:rsidR="00F46474" w:rsidRDefault="00F46474" w:rsidP="00F46474">
      <w:pPr>
        <w:numPr>
          <w:ilvl w:val="0"/>
          <w:numId w:val="268"/>
        </w:numPr>
        <w:tabs>
          <w:tab w:val="num" w:pos="720"/>
        </w:tabs>
        <w:rPr>
          <w:lang w:val="es-419"/>
        </w:rPr>
      </w:pPr>
      <w:r w:rsidRPr="00D072F2">
        <w:rPr>
          <w:lang w:val="es-419"/>
        </w:rPr>
        <w:t>El enlace es visible en el menú desplegable para usuarios con los permisos adecuados</w:t>
      </w:r>
      <w:r>
        <w:rPr>
          <w:lang w:val="es-419"/>
        </w:rPr>
        <w:t>.</w:t>
      </w:r>
    </w:p>
    <w:p w14:paraId="5BC25028" w14:textId="77777777" w:rsidR="00F46474" w:rsidRPr="00D072F2" w:rsidRDefault="00F46474" w:rsidP="00F46474">
      <w:pPr>
        <w:ind w:left="1440" w:firstLine="0"/>
        <w:rPr>
          <w:lang w:val="es-419"/>
        </w:rPr>
      </w:pPr>
    </w:p>
    <w:p w14:paraId="4889F6AE" w14:textId="77777777" w:rsidR="00F46474" w:rsidRDefault="00F46474" w:rsidP="00F46474">
      <w:pPr>
        <w:numPr>
          <w:ilvl w:val="0"/>
          <w:numId w:val="268"/>
        </w:numPr>
        <w:tabs>
          <w:tab w:val="num" w:pos="720"/>
        </w:tabs>
        <w:rPr>
          <w:lang w:val="es-419"/>
        </w:rPr>
      </w:pPr>
      <w:r>
        <w:rPr>
          <w:lang w:val="es-419"/>
        </w:rPr>
        <w:lastRenderedPageBreak/>
        <w:t>Se selecciona el empleado correctamente para rellenar la asignación de sus vacaciones.</w:t>
      </w:r>
    </w:p>
    <w:p w14:paraId="6FC95D7B" w14:textId="77777777" w:rsidR="00F46474" w:rsidRPr="00D072F2" w:rsidRDefault="00F46474" w:rsidP="00F46474">
      <w:pPr>
        <w:ind w:firstLine="0"/>
        <w:rPr>
          <w:lang w:val="es-419"/>
        </w:rPr>
      </w:pPr>
    </w:p>
    <w:p w14:paraId="1B142395" w14:textId="77777777" w:rsidR="00F46474" w:rsidRDefault="00F46474" w:rsidP="00F46474">
      <w:pPr>
        <w:numPr>
          <w:ilvl w:val="0"/>
          <w:numId w:val="268"/>
        </w:numPr>
        <w:tabs>
          <w:tab w:val="num" w:pos="720"/>
        </w:tabs>
        <w:rPr>
          <w:lang w:val="es-419"/>
        </w:rPr>
      </w:pPr>
      <w:r w:rsidRPr="00D072F2">
        <w:rPr>
          <w:lang w:val="es-419"/>
        </w:rPr>
        <w:t xml:space="preserve">La interfaz tras el </w:t>
      </w:r>
      <w:r>
        <w:rPr>
          <w:lang w:val="es-419"/>
        </w:rPr>
        <w:t xml:space="preserve">registro </w:t>
      </w:r>
      <w:r w:rsidRPr="00D072F2">
        <w:rPr>
          <w:lang w:val="es-419"/>
        </w:rPr>
        <w:t xml:space="preserve">se muestra completamente y carga </w:t>
      </w:r>
      <w:r>
        <w:rPr>
          <w:lang w:val="es-419"/>
        </w:rPr>
        <w:t xml:space="preserve">el registro </w:t>
      </w:r>
      <w:r w:rsidRPr="00D072F2">
        <w:rPr>
          <w:lang w:val="es-419"/>
        </w:rPr>
        <w:t>sin errores</w:t>
      </w:r>
      <w:r>
        <w:rPr>
          <w:lang w:val="es-419"/>
        </w:rPr>
        <w:t>.</w:t>
      </w:r>
    </w:p>
    <w:p w14:paraId="6EA5D42E" w14:textId="77777777" w:rsidR="00F46474" w:rsidRDefault="00F46474" w:rsidP="00F46474">
      <w:pPr>
        <w:ind w:firstLine="0"/>
        <w:rPr>
          <w:lang w:val="es-419"/>
        </w:rPr>
      </w:pPr>
    </w:p>
    <w:p w14:paraId="6AC9ECBB" w14:textId="2C6862DC" w:rsidR="00F46474" w:rsidRDefault="00F46474" w:rsidP="00F46474">
      <w:r w:rsidRPr="002A3CF1">
        <w:rPr>
          <w:lang w:val="es-419"/>
        </w:rPr>
        <w:t>En la figura 7.</w:t>
      </w:r>
      <w:r w:rsidR="008C28A7">
        <w:rPr>
          <w:lang w:val="es-419"/>
        </w:rPr>
        <w:t>3</w:t>
      </w:r>
      <w:r w:rsidRPr="002A3CF1">
        <w:rPr>
          <w:lang w:val="es-419"/>
        </w:rPr>
        <w:t xml:space="preserve">0 </w:t>
      </w:r>
      <w:r w:rsidRPr="002A3CF1">
        <w:t>imagen muestra el módulo de Asignación de Nuevas Vacaciones. En la parte superior se registra un periodo de vacaciones para el empleado Vicente Ignacio Henríquez Cortés, con tipo de vacación Legales, duración de 23 días, desde el 02-10-2025 hasta el 25-10-2025, autorizado por INFORMATICA EUGCOM LTDA. Inicialmente, la tabla de “Vacaciones Asignadas” aparece vacía, pero tras registrar la información, se actualiza mostrando el detalle del empleado con las fechas y el tipo de vacación asignado.</w:t>
      </w:r>
    </w:p>
    <w:p w14:paraId="5F8BC43B" w14:textId="77777777" w:rsidR="00F46474" w:rsidRPr="002A3CF1" w:rsidRDefault="00F46474" w:rsidP="00F46474">
      <w:pPr>
        <w:rPr>
          <w:lang w:val="es-419"/>
        </w:rPr>
      </w:pPr>
    </w:p>
    <w:p w14:paraId="0FF406D8" w14:textId="504A73A3" w:rsidR="00F46474" w:rsidRPr="008C5944" w:rsidRDefault="00F46474" w:rsidP="00F46474">
      <w:pPr>
        <w:pStyle w:val="Descripcin"/>
      </w:pPr>
      <w:bookmarkStart w:id="1467" w:name="_Toc210409378"/>
      <w:bookmarkStart w:id="1468" w:name="_Toc210410158"/>
      <w:bookmarkStart w:id="1469" w:name="_Toc213787029"/>
      <w:bookmarkStart w:id="1470" w:name="_Toc213787443"/>
      <w:r>
        <w:t xml:space="preserve">Figura </w:t>
      </w:r>
      <w:fldSimple w:instr=" STYLEREF 1 \s ">
        <w:r w:rsidR="008F7228">
          <w:rPr>
            <w:noProof/>
          </w:rPr>
          <w:t>7</w:t>
        </w:r>
      </w:fldSimple>
      <w:r w:rsidR="008F7228">
        <w:t>.</w:t>
      </w:r>
      <w:fldSimple w:instr=" SEQ Figura \* ARABIC \s 1 ">
        <w:r w:rsidR="008F7228">
          <w:rPr>
            <w:noProof/>
          </w:rPr>
          <w:t>30</w:t>
        </w:r>
      </w:fldSimple>
      <w:r>
        <w:t xml:space="preserve"> “Captura de pantalla de prueba 1-2-3 caso de uso N°3.1.1”</w:t>
      </w:r>
      <w:bookmarkEnd w:id="1467"/>
      <w:bookmarkEnd w:id="1468"/>
      <w:bookmarkEnd w:id="1469"/>
      <w:bookmarkEnd w:id="1470"/>
    </w:p>
    <w:p w14:paraId="1FB7462A" w14:textId="77777777" w:rsidR="00F46474" w:rsidRDefault="00F46474" w:rsidP="00F46474">
      <w:pPr>
        <w:ind w:left="720" w:firstLine="0"/>
      </w:pPr>
    </w:p>
    <w:p w14:paraId="550B8DDA" w14:textId="77777777" w:rsidR="00F46474" w:rsidRDefault="00F46474" w:rsidP="00F46474">
      <w:pPr>
        <w:pStyle w:val="Sinespaciado"/>
      </w:pPr>
      <w:r w:rsidRPr="00367E41">
        <w:rPr>
          <w:noProof/>
        </w:rPr>
        <w:lastRenderedPageBreak/>
        <w:drawing>
          <wp:inline distT="0" distB="0" distL="0" distR="0" wp14:anchorId="54E1B064" wp14:editId="7138D1A1">
            <wp:extent cx="5411973" cy="4387588"/>
            <wp:effectExtent l="0" t="0" r="0" b="0"/>
            <wp:docPr id="1080071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7113" name="Imagen 1" descr="Interfaz de usuario gráfica&#10;&#10;El contenido generado por IA puede ser incorrecto."/>
                    <pic:cNvPicPr/>
                  </pic:nvPicPr>
                  <pic:blipFill>
                    <a:blip r:embed="rId197"/>
                    <a:stretch>
                      <a:fillRect/>
                    </a:stretch>
                  </pic:blipFill>
                  <pic:spPr>
                    <a:xfrm>
                      <a:off x="0" y="0"/>
                      <a:ext cx="5429032" cy="4401418"/>
                    </a:xfrm>
                    <a:prstGeom prst="rect">
                      <a:avLst/>
                    </a:prstGeom>
                  </pic:spPr>
                </pic:pic>
              </a:graphicData>
            </a:graphic>
          </wp:inline>
        </w:drawing>
      </w:r>
    </w:p>
    <w:p w14:paraId="374DC0CF" w14:textId="77777777" w:rsidR="00F46474" w:rsidRDefault="00F46474" w:rsidP="00F46474">
      <w:pPr>
        <w:pStyle w:val="Sinespaciado"/>
      </w:pPr>
    </w:p>
    <w:p w14:paraId="3CEA8C28" w14:textId="77777777" w:rsidR="00F46474" w:rsidRDefault="00F46474" w:rsidP="00F46474">
      <w:r>
        <w:t>Fuente: Captura realizada al sistema web EugCOM</w:t>
      </w:r>
    </w:p>
    <w:p w14:paraId="0D0FB4E6" w14:textId="77777777" w:rsidR="00F46474" w:rsidRPr="00367E41" w:rsidRDefault="00F46474" w:rsidP="00F46474">
      <w:pPr>
        <w:spacing w:line="278" w:lineRule="auto"/>
        <w:ind w:firstLine="0"/>
        <w:jc w:val="left"/>
      </w:pPr>
      <w:r>
        <w:br w:type="page"/>
      </w:r>
    </w:p>
    <w:p w14:paraId="2E9B9148" w14:textId="77777777" w:rsidR="00F46474" w:rsidRDefault="00F46474" w:rsidP="00F46474">
      <w:pPr>
        <w:pStyle w:val="Ttulo2"/>
      </w:pPr>
      <w:bookmarkStart w:id="1471" w:name="_Toc213787172"/>
      <w:r>
        <w:lastRenderedPageBreak/>
        <w:t>Prueba Unitaria CU N°3.1.2</w:t>
      </w:r>
      <w:bookmarkEnd w:id="1471"/>
    </w:p>
    <w:p w14:paraId="212133B3" w14:textId="77777777" w:rsidR="00F46474" w:rsidRDefault="00F46474" w:rsidP="00F46474"/>
    <w:p w14:paraId="11C92AE1" w14:textId="511BCC6E" w:rsidR="00F46474" w:rsidRPr="006C0843" w:rsidRDefault="00F46474" w:rsidP="00F46474">
      <w:r w:rsidRPr="006C0843">
        <w:t xml:space="preserve">En la </w:t>
      </w:r>
      <w:r w:rsidRPr="006C0843">
        <w:rPr>
          <w:i/>
        </w:rPr>
        <w:t xml:space="preserve">Tabla </w:t>
      </w:r>
      <w:r>
        <w:rPr>
          <w:i/>
        </w:rPr>
        <w:t>7.</w:t>
      </w:r>
      <w:r w:rsidR="008C28A7">
        <w:rPr>
          <w:i/>
        </w:rPr>
        <w:t>3</w:t>
      </w:r>
      <w:r>
        <w:rPr>
          <w:i/>
        </w:rPr>
        <w:t xml:space="preserve">1 </w:t>
      </w:r>
      <w:r w:rsidRPr="006C0843">
        <w:t>se puede visualizar el Caso de uso N°3.1.2, El sistema debe permitir al administrador editar las fechas de vacaciones para los empleados, para eso se crea una pestaña especial con los datos de los empleados para la asignación de las vacaciones.</w:t>
      </w:r>
    </w:p>
    <w:p w14:paraId="6D7EACD6" w14:textId="77777777" w:rsidR="00F46474" w:rsidRPr="006C0843" w:rsidRDefault="00F46474" w:rsidP="00F46474"/>
    <w:p w14:paraId="2FB9894D" w14:textId="6B95537A" w:rsidR="00F46474" w:rsidRPr="006C0843" w:rsidRDefault="00F46474" w:rsidP="00F46474">
      <w:pPr>
        <w:pStyle w:val="Descripcin"/>
      </w:pPr>
      <w:bookmarkStart w:id="1472" w:name="_Toc209985104"/>
      <w:bookmarkStart w:id="1473" w:name="_Toc210409379"/>
      <w:bookmarkStart w:id="1474" w:name="_Toc210410159"/>
      <w:bookmarkStart w:id="1475" w:name="_Toc213787030"/>
      <w:bookmarkStart w:id="1476" w:name="_Toc213787444"/>
      <w:r w:rsidRPr="006C0843">
        <w:t xml:space="preserve">Tabla </w:t>
      </w:r>
      <w:fldSimple w:instr=" STYLEREF 1 \s ">
        <w:r w:rsidR="008F7228">
          <w:rPr>
            <w:noProof/>
          </w:rPr>
          <w:t>7</w:t>
        </w:r>
      </w:fldSimple>
      <w:r w:rsidR="008F7228">
        <w:t>.</w:t>
      </w:r>
      <w:fldSimple w:instr=" SEQ Tabla \* ARABIC \s 1 ">
        <w:r w:rsidR="008F7228">
          <w:rPr>
            <w:noProof/>
          </w:rPr>
          <w:t>31</w:t>
        </w:r>
      </w:fldSimple>
      <w:r w:rsidRPr="006C0843">
        <w:t xml:space="preserve"> Caso de uso N °3.1.2, editando vacaciones</w:t>
      </w:r>
      <w:bookmarkEnd w:id="1472"/>
      <w:bookmarkEnd w:id="1473"/>
      <w:bookmarkEnd w:id="1474"/>
      <w:bookmarkEnd w:id="1475"/>
      <w:bookmarkEnd w:id="1476"/>
    </w:p>
    <w:p w14:paraId="7BD516AD" w14:textId="77777777" w:rsidR="00F46474" w:rsidRPr="006C0843" w:rsidRDefault="00F46474" w:rsidP="00F46474">
      <w:pPr>
        <w:pStyle w:val="Sinespaciado"/>
      </w:pPr>
      <w:r w:rsidRPr="006C0843">
        <w:rPr>
          <w:noProof/>
        </w:rPr>
        <w:drawing>
          <wp:inline distT="0" distB="0" distL="0" distR="0" wp14:anchorId="2BCEFD82" wp14:editId="3EE02CFB">
            <wp:extent cx="5971540" cy="5304790"/>
            <wp:effectExtent l="0" t="0" r="0" b="0"/>
            <wp:docPr id="954979932"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38D3E488" w14:textId="77777777" w:rsidR="00F46474" w:rsidRPr="006C0843" w:rsidRDefault="00F46474" w:rsidP="00F46474"/>
    <w:p w14:paraId="33F30EA6" w14:textId="77777777" w:rsidR="00F46474" w:rsidRDefault="00F46474" w:rsidP="00F46474">
      <w:r w:rsidRPr="006C0843">
        <w:t>Fuente: Elaborado por el estudiante de acuerdo con el proyecto</w:t>
      </w:r>
    </w:p>
    <w:p w14:paraId="0E85B699" w14:textId="77777777" w:rsidR="00F46474" w:rsidRDefault="00F46474" w:rsidP="00F46474">
      <w:r w:rsidRPr="008C5944">
        <w:lastRenderedPageBreak/>
        <w:t>Casos de prueba:</w:t>
      </w:r>
    </w:p>
    <w:p w14:paraId="3ABAB937" w14:textId="77777777" w:rsidR="00F46474" w:rsidRDefault="00F46474" w:rsidP="00F46474"/>
    <w:p w14:paraId="28603E36" w14:textId="77777777" w:rsidR="00F46474" w:rsidRDefault="00F46474" w:rsidP="00F46474">
      <w:pPr>
        <w:numPr>
          <w:ilvl w:val="0"/>
          <w:numId w:val="269"/>
        </w:numPr>
        <w:tabs>
          <w:tab w:val="num" w:pos="720"/>
        </w:tabs>
        <w:rPr>
          <w:lang w:val="es-419"/>
        </w:rPr>
      </w:pPr>
      <w:r w:rsidRPr="00D072F2">
        <w:rPr>
          <w:lang w:val="es-419"/>
        </w:rPr>
        <w:t>Verificar la existencia de la opción de edición de vacaciones en el listado</w:t>
      </w:r>
      <w:r>
        <w:rPr>
          <w:lang w:val="es-419"/>
        </w:rPr>
        <w:t>.</w:t>
      </w:r>
    </w:p>
    <w:p w14:paraId="0F3F5F2F" w14:textId="77777777" w:rsidR="00F46474" w:rsidRPr="00D072F2" w:rsidRDefault="00F46474" w:rsidP="00F46474">
      <w:pPr>
        <w:ind w:left="1440" w:firstLine="0"/>
        <w:rPr>
          <w:lang w:val="es-419"/>
        </w:rPr>
      </w:pPr>
    </w:p>
    <w:p w14:paraId="0D333F15" w14:textId="77777777" w:rsidR="00F46474" w:rsidRDefault="00F46474" w:rsidP="00F46474">
      <w:pPr>
        <w:numPr>
          <w:ilvl w:val="0"/>
          <w:numId w:val="269"/>
        </w:numPr>
        <w:tabs>
          <w:tab w:val="num" w:pos="720"/>
        </w:tabs>
        <w:rPr>
          <w:lang w:val="es-419"/>
        </w:rPr>
      </w:pPr>
      <w:r w:rsidRPr="00D072F2">
        <w:rPr>
          <w:lang w:val="es-419"/>
        </w:rPr>
        <w:t>Verificar la carga del formulario de edición con los datos actuales de vacaciones</w:t>
      </w:r>
      <w:r>
        <w:rPr>
          <w:lang w:val="es-419"/>
        </w:rPr>
        <w:t>.</w:t>
      </w:r>
    </w:p>
    <w:p w14:paraId="0207B42B" w14:textId="77777777" w:rsidR="00F46474" w:rsidRPr="00D072F2" w:rsidRDefault="00F46474" w:rsidP="00F46474">
      <w:pPr>
        <w:ind w:firstLine="0"/>
        <w:rPr>
          <w:lang w:val="es-419"/>
        </w:rPr>
      </w:pPr>
    </w:p>
    <w:p w14:paraId="7C977730" w14:textId="77777777" w:rsidR="00F46474" w:rsidRPr="005B4DA7" w:rsidRDefault="00F46474" w:rsidP="00F46474">
      <w:pPr>
        <w:numPr>
          <w:ilvl w:val="0"/>
          <w:numId w:val="269"/>
        </w:numPr>
        <w:tabs>
          <w:tab w:val="num" w:pos="720"/>
        </w:tabs>
        <w:rPr>
          <w:lang w:val="es-419"/>
        </w:rPr>
      </w:pPr>
      <w:r w:rsidRPr="00D072F2">
        <w:rPr>
          <w:lang w:val="es-419"/>
        </w:rPr>
        <w:t>Verificar la actualización correcta de los datos de vacaciones en el sistema</w:t>
      </w:r>
      <w:r>
        <w:rPr>
          <w:lang w:val="es-419"/>
        </w:rPr>
        <w:t>.</w:t>
      </w:r>
    </w:p>
    <w:p w14:paraId="59C454AA" w14:textId="77777777" w:rsidR="00F46474" w:rsidRPr="00D072F2" w:rsidRDefault="00F46474" w:rsidP="00F46474">
      <w:pPr>
        <w:rPr>
          <w:lang w:val="es-419"/>
        </w:rPr>
      </w:pPr>
    </w:p>
    <w:p w14:paraId="5BF0E1A3" w14:textId="77777777" w:rsidR="00F46474" w:rsidRDefault="00F46474" w:rsidP="00F46474">
      <w:pPr>
        <w:ind w:left="720" w:firstLine="0"/>
      </w:pPr>
      <w:r w:rsidRPr="008C5944">
        <w:t>Resultados Esperados:</w:t>
      </w:r>
    </w:p>
    <w:p w14:paraId="430D08ED" w14:textId="77777777" w:rsidR="00F46474" w:rsidRDefault="00F46474" w:rsidP="00F46474">
      <w:pPr>
        <w:ind w:left="720" w:firstLine="0"/>
      </w:pPr>
    </w:p>
    <w:p w14:paraId="661C3659" w14:textId="77777777" w:rsidR="00F46474" w:rsidRDefault="00F46474" w:rsidP="00F46474">
      <w:pPr>
        <w:numPr>
          <w:ilvl w:val="0"/>
          <w:numId w:val="270"/>
        </w:numPr>
        <w:tabs>
          <w:tab w:val="num" w:pos="720"/>
        </w:tabs>
        <w:rPr>
          <w:lang w:val="es-419"/>
        </w:rPr>
      </w:pPr>
      <w:r w:rsidRPr="00D072F2">
        <w:rPr>
          <w:lang w:val="es-419"/>
        </w:rPr>
        <w:t>El botón o enlace "Editar" para modificar vacaciones existentes es visible junto a cada registro en el listado</w:t>
      </w:r>
      <w:r>
        <w:rPr>
          <w:lang w:val="es-419"/>
        </w:rPr>
        <w:t>.</w:t>
      </w:r>
    </w:p>
    <w:p w14:paraId="635DF4C2" w14:textId="77777777" w:rsidR="00F46474" w:rsidRPr="00D072F2" w:rsidRDefault="00F46474" w:rsidP="00F46474">
      <w:pPr>
        <w:ind w:firstLine="0"/>
        <w:rPr>
          <w:lang w:val="es-419"/>
        </w:rPr>
      </w:pPr>
    </w:p>
    <w:p w14:paraId="26839D0E" w14:textId="77777777" w:rsidR="00F46474" w:rsidRDefault="00F46474" w:rsidP="00F46474">
      <w:pPr>
        <w:numPr>
          <w:ilvl w:val="0"/>
          <w:numId w:val="270"/>
        </w:numPr>
        <w:tabs>
          <w:tab w:val="num" w:pos="720"/>
        </w:tabs>
        <w:rPr>
          <w:lang w:val="es-419"/>
        </w:rPr>
      </w:pPr>
      <w:r w:rsidRPr="00D072F2">
        <w:rPr>
          <w:lang w:val="es-419"/>
        </w:rPr>
        <w:t>Al hacer clic en "Editar", el sistema carga el formulario con los datos actuales de las vacaciones seleccionadas</w:t>
      </w:r>
      <w:r>
        <w:rPr>
          <w:lang w:val="es-419"/>
        </w:rPr>
        <w:t>.</w:t>
      </w:r>
    </w:p>
    <w:p w14:paraId="222CEF1D" w14:textId="77777777" w:rsidR="00F46474" w:rsidRPr="00D072F2" w:rsidRDefault="00F46474" w:rsidP="00F46474">
      <w:pPr>
        <w:ind w:firstLine="0"/>
        <w:rPr>
          <w:lang w:val="es-419"/>
        </w:rPr>
      </w:pPr>
    </w:p>
    <w:p w14:paraId="30DDFAE3" w14:textId="77777777" w:rsidR="00F46474" w:rsidRDefault="00F46474" w:rsidP="00F46474">
      <w:pPr>
        <w:numPr>
          <w:ilvl w:val="0"/>
          <w:numId w:val="270"/>
        </w:numPr>
        <w:tabs>
          <w:tab w:val="num" w:pos="720"/>
        </w:tabs>
        <w:rPr>
          <w:lang w:val="es-419"/>
        </w:rPr>
      </w:pPr>
      <w:r w:rsidRPr="00D072F2">
        <w:rPr>
          <w:lang w:val="es-419"/>
        </w:rPr>
        <w:t>Al guardar los cambios, el sistema actualiza correctamente los datos de vacaciones en la base de datos</w:t>
      </w:r>
      <w:r>
        <w:rPr>
          <w:lang w:val="es-419"/>
        </w:rPr>
        <w:t>.</w:t>
      </w:r>
    </w:p>
    <w:p w14:paraId="4EEE97A7" w14:textId="77777777" w:rsidR="00F46474" w:rsidRPr="00D072F2" w:rsidRDefault="00F46474" w:rsidP="00F46474">
      <w:pPr>
        <w:ind w:firstLine="0"/>
        <w:rPr>
          <w:lang w:val="es-419"/>
        </w:rPr>
      </w:pPr>
    </w:p>
    <w:p w14:paraId="323CBC8F" w14:textId="77777777" w:rsidR="00F46474" w:rsidRPr="00D072F2" w:rsidRDefault="00F46474" w:rsidP="00F46474">
      <w:pPr>
        <w:ind w:left="720" w:firstLine="0"/>
        <w:rPr>
          <w:lang w:val="es-419"/>
        </w:rPr>
      </w:pPr>
    </w:p>
    <w:p w14:paraId="5F1A7A16" w14:textId="77777777" w:rsidR="00F46474" w:rsidRDefault="00F46474" w:rsidP="00F46474">
      <w:pPr>
        <w:ind w:left="720" w:firstLine="0"/>
      </w:pPr>
      <w:r w:rsidRPr="008C5944">
        <w:t>Resultados obtenidos</w:t>
      </w:r>
      <w:r>
        <w:t>:</w:t>
      </w:r>
    </w:p>
    <w:p w14:paraId="15CA8A6B" w14:textId="77777777" w:rsidR="00F46474" w:rsidRDefault="00F46474" w:rsidP="00F46474">
      <w:pPr>
        <w:numPr>
          <w:ilvl w:val="0"/>
          <w:numId w:val="271"/>
        </w:numPr>
        <w:tabs>
          <w:tab w:val="num" w:pos="720"/>
        </w:tabs>
        <w:rPr>
          <w:lang w:val="es-419"/>
        </w:rPr>
      </w:pPr>
      <w:r w:rsidRPr="00D072F2">
        <w:rPr>
          <w:lang w:val="es-419"/>
        </w:rPr>
        <w:t>El botón de edición está visible y accesible para cada registro de vacaciones en el listado</w:t>
      </w:r>
      <w:r>
        <w:rPr>
          <w:lang w:val="es-419"/>
        </w:rPr>
        <w:t>.</w:t>
      </w:r>
    </w:p>
    <w:p w14:paraId="162CD7FB" w14:textId="77777777" w:rsidR="00F46474" w:rsidRPr="00D072F2" w:rsidRDefault="00F46474" w:rsidP="00F46474">
      <w:pPr>
        <w:rPr>
          <w:lang w:val="es-419"/>
        </w:rPr>
      </w:pPr>
    </w:p>
    <w:p w14:paraId="516678FF" w14:textId="77777777" w:rsidR="00F46474" w:rsidRDefault="00F46474" w:rsidP="00F46474">
      <w:pPr>
        <w:numPr>
          <w:ilvl w:val="0"/>
          <w:numId w:val="271"/>
        </w:numPr>
        <w:tabs>
          <w:tab w:val="num" w:pos="720"/>
        </w:tabs>
        <w:rPr>
          <w:lang w:val="es-419"/>
        </w:rPr>
      </w:pPr>
      <w:r w:rsidRPr="00D072F2">
        <w:rPr>
          <w:lang w:val="es-419"/>
        </w:rPr>
        <w:t>El formulario de edición se carga correctamente con todos los datos actuales de las vacaciones seleccionadas</w:t>
      </w:r>
      <w:r>
        <w:rPr>
          <w:lang w:val="es-419"/>
        </w:rPr>
        <w:t>.</w:t>
      </w:r>
    </w:p>
    <w:p w14:paraId="633CAD0B" w14:textId="77777777" w:rsidR="00F46474" w:rsidRPr="00D072F2" w:rsidRDefault="00F46474" w:rsidP="00F46474">
      <w:pPr>
        <w:ind w:firstLine="0"/>
        <w:rPr>
          <w:lang w:val="es-419"/>
        </w:rPr>
      </w:pPr>
    </w:p>
    <w:p w14:paraId="29C77A1B" w14:textId="77777777" w:rsidR="00F46474" w:rsidRDefault="00F46474" w:rsidP="00F46474">
      <w:pPr>
        <w:numPr>
          <w:ilvl w:val="0"/>
          <w:numId w:val="271"/>
        </w:numPr>
        <w:tabs>
          <w:tab w:val="num" w:pos="720"/>
        </w:tabs>
        <w:rPr>
          <w:lang w:val="es-419"/>
        </w:rPr>
      </w:pPr>
      <w:r w:rsidRPr="00D072F2">
        <w:rPr>
          <w:lang w:val="es-419"/>
        </w:rPr>
        <w:t>Los cambios en los datos de vacaciones se guardan exitosamente y se reflejan en el listado actualizado</w:t>
      </w:r>
      <w:r>
        <w:rPr>
          <w:lang w:val="es-419"/>
        </w:rPr>
        <w:t>.</w:t>
      </w:r>
    </w:p>
    <w:p w14:paraId="64A421FE" w14:textId="77777777" w:rsidR="00F46474" w:rsidRPr="00D072F2" w:rsidRDefault="00F46474" w:rsidP="00F46474">
      <w:pPr>
        <w:ind w:firstLine="0"/>
        <w:rPr>
          <w:lang w:val="es-419"/>
        </w:rPr>
      </w:pPr>
    </w:p>
    <w:p w14:paraId="76535BCA" w14:textId="76F55495" w:rsidR="008C28A7" w:rsidRPr="008C28A7" w:rsidRDefault="00F46474" w:rsidP="008C28A7">
      <w:r w:rsidRPr="00707664">
        <w:rPr>
          <w:lang w:val="es-419"/>
        </w:rPr>
        <w:t>En la figura 7.</w:t>
      </w:r>
      <w:r w:rsidR="008C28A7">
        <w:rPr>
          <w:lang w:val="es-419"/>
        </w:rPr>
        <w:t>3</w:t>
      </w:r>
      <w:r w:rsidRPr="00707664">
        <w:rPr>
          <w:lang w:val="es-419"/>
        </w:rPr>
        <w:t xml:space="preserve">1 </w:t>
      </w:r>
      <w:r w:rsidRPr="00707664">
        <w:t>muestra el proceso de edición de vacaciones asignadas. Inicialmente, al empleado Vicente Ignacio Henríquez Cortés se le habían registrado 23 días de vacaciones legales, desde el 02-10-2025 hasta el 25-10-2025. En el panel de edición de la ficha, se modifican los datos a 20 días, ajustando la fecha de término al 22-10-2025. Tras guardar los cambios, la tabla de “Vacaciones Asignadas” se actualiza reflejando las nuevas fechas y duración corregida.</w:t>
      </w:r>
    </w:p>
    <w:p w14:paraId="5D3641CF" w14:textId="3DBB3CBA" w:rsidR="00F46474" w:rsidRPr="008C5944" w:rsidRDefault="00F46474" w:rsidP="00F46474">
      <w:pPr>
        <w:pStyle w:val="Descripcin"/>
      </w:pPr>
      <w:bookmarkStart w:id="1477" w:name="_Toc210409380"/>
      <w:bookmarkStart w:id="1478" w:name="_Toc210410160"/>
      <w:bookmarkStart w:id="1479" w:name="_Toc213787031"/>
      <w:bookmarkStart w:id="1480" w:name="_Toc213787445"/>
      <w:r>
        <w:t xml:space="preserve">Figura </w:t>
      </w:r>
      <w:fldSimple w:instr=" STYLEREF 1 \s ">
        <w:r w:rsidR="008F7228">
          <w:rPr>
            <w:noProof/>
          </w:rPr>
          <w:t>7</w:t>
        </w:r>
      </w:fldSimple>
      <w:r w:rsidR="008F7228">
        <w:t>.</w:t>
      </w:r>
      <w:fldSimple w:instr=" SEQ Figura \* ARABIC \s 1 ">
        <w:r w:rsidR="008F7228">
          <w:rPr>
            <w:noProof/>
          </w:rPr>
          <w:t>31</w:t>
        </w:r>
      </w:fldSimple>
      <w:r>
        <w:t xml:space="preserve"> “Captura de pantalla de prueba 1-2-3 caso de uso N°3.1.2”</w:t>
      </w:r>
      <w:bookmarkEnd w:id="1477"/>
      <w:bookmarkEnd w:id="1478"/>
      <w:bookmarkEnd w:id="1479"/>
      <w:bookmarkEnd w:id="1480"/>
    </w:p>
    <w:p w14:paraId="0587773F" w14:textId="77777777" w:rsidR="00F46474" w:rsidRDefault="00F46474" w:rsidP="00F46474">
      <w:pPr>
        <w:ind w:left="720" w:firstLine="0"/>
      </w:pPr>
    </w:p>
    <w:p w14:paraId="38F66595" w14:textId="77777777" w:rsidR="00F46474" w:rsidRDefault="00F46474" w:rsidP="00F46474">
      <w:pPr>
        <w:pStyle w:val="Sinespaciado"/>
      </w:pPr>
      <w:r w:rsidRPr="00367E41">
        <w:rPr>
          <w:noProof/>
        </w:rPr>
        <w:drawing>
          <wp:inline distT="0" distB="0" distL="0" distR="0" wp14:anchorId="392A8156" wp14:editId="2EB08627">
            <wp:extent cx="5971540" cy="2933700"/>
            <wp:effectExtent l="0" t="0" r="0" b="0"/>
            <wp:docPr id="1670535442"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35442" name="Imagen 1" descr="Una captura de pantalla de una red social&#10;&#10;El contenido generado por IA puede ser incorrecto."/>
                    <pic:cNvPicPr/>
                  </pic:nvPicPr>
                  <pic:blipFill>
                    <a:blip r:embed="rId198"/>
                    <a:stretch>
                      <a:fillRect/>
                    </a:stretch>
                  </pic:blipFill>
                  <pic:spPr>
                    <a:xfrm>
                      <a:off x="0" y="0"/>
                      <a:ext cx="5971540" cy="2933700"/>
                    </a:xfrm>
                    <a:prstGeom prst="rect">
                      <a:avLst/>
                    </a:prstGeom>
                  </pic:spPr>
                </pic:pic>
              </a:graphicData>
            </a:graphic>
          </wp:inline>
        </w:drawing>
      </w:r>
    </w:p>
    <w:p w14:paraId="5FA3D9B9" w14:textId="77777777" w:rsidR="00F46474" w:rsidRDefault="00F46474" w:rsidP="00F46474"/>
    <w:p w14:paraId="2BE46AD2" w14:textId="77777777" w:rsidR="00F46474" w:rsidRPr="00707664" w:rsidRDefault="00F46474" w:rsidP="00F46474">
      <w:r>
        <w:t>Fuente: Captura realizada al sistema web EugCOM</w:t>
      </w:r>
    </w:p>
    <w:p w14:paraId="74E2C13E" w14:textId="77777777" w:rsidR="00F46474" w:rsidRDefault="00F46474" w:rsidP="00F46474">
      <w:pPr>
        <w:pStyle w:val="Ttulo2"/>
      </w:pPr>
      <w:bookmarkStart w:id="1481" w:name="_Toc213787173"/>
      <w:r>
        <w:lastRenderedPageBreak/>
        <w:t>Prueba Unitaria CU N°3.2</w:t>
      </w:r>
      <w:bookmarkEnd w:id="1481"/>
    </w:p>
    <w:p w14:paraId="3A1C6840" w14:textId="77777777" w:rsidR="00F46474" w:rsidRDefault="00F46474" w:rsidP="00F46474"/>
    <w:p w14:paraId="6ED83B7C" w14:textId="52F97140" w:rsidR="00F46474" w:rsidRPr="00627D3D" w:rsidRDefault="00F46474" w:rsidP="00F46474">
      <w:r w:rsidRPr="00627D3D">
        <w:t xml:space="preserve">En la </w:t>
      </w:r>
      <w:r w:rsidRPr="00627D3D">
        <w:rPr>
          <w:i/>
        </w:rPr>
        <w:t xml:space="preserve">Tabla </w:t>
      </w:r>
      <w:r>
        <w:rPr>
          <w:i/>
        </w:rPr>
        <w:t>7.</w:t>
      </w:r>
      <w:r w:rsidR="008C28A7">
        <w:rPr>
          <w:i/>
        </w:rPr>
        <w:t>32</w:t>
      </w:r>
      <w:r>
        <w:rPr>
          <w:i/>
        </w:rPr>
        <w:t xml:space="preserve"> </w:t>
      </w:r>
      <w:r w:rsidRPr="00627D3D">
        <w:t>se puede visualizar el Caso de uso N°3.2, Este apartado permite que se cree una casilla de selección para posible asignación o edición.</w:t>
      </w:r>
    </w:p>
    <w:p w14:paraId="786EF4E3" w14:textId="77777777" w:rsidR="00F46474" w:rsidRPr="00627D3D" w:rsidRDefault="00F46474" w:rsidP="00F46474"/>
    <w:p w14:paraId="53B59795" w14:textId="081F612C" w:rsidR="00F46474" w:rsidRPr="00627D3D" w:rsidRDefault="00F46474" w:rsidP="00F46474">
      <w:pPr>
        <w:pStyle w:val="Descripcin"/>
      </w:pPr>
      <w:bookmarkStart w:id="1482" w:name="_Toc209985105"/>
      <w:bookmarkStart w:id="1483" w:name="_Toc210409381"/>
      <w:bookmarkStart w:id="1484" w:name="_Toc210410161"/>
      <w:bookmarkStart w:id="1485" w:name="_Toc213787032"/>
      <w:bookmarkStart w:id="1486" w:name="_Toc213787446"/>
      <w:r>
        <w:t xml:space="preserve">Tabla </w:t>
      </w:r>
      <w:fldSimple w:instr=" STYLEREF 1 \s ">
        <w:r w:rsidR="008F7228">
          <w:rPr>
            <w:noProof/>
          </w:rPr>
          <w:t>7</w:t>
        </w:r>
      </w:fldSimple>
      <w:r w:rsidR="008F7228">
        <w:t>.</w:t>
      </w:r>
      <w:fldSimple w:instr=" SEQ Tabla \* ARABIC \s 1 ">
        <w:r w:rsidR="008F7228">
          <w:rPr>
            <w:noProof/>
          </w:rPr>
          <w:t>32</w:t>
        </w:r>
      </w:fldSimple>
      <w:r>
        <w:t xml:space="preserve"> </w:t>
      </w:r>
      <w:r w:rsidRPr="00627D3D">
        <w:t>Caso de uso N °3.2, Visualizando lista de empleados para asignar vacaciones</w:t>
      </w:r>
      <w:bookmarkEnd w:id="1482"/>
      <w:bookmarkEnd w:id="1483"/>
      <w:bookmarkEnd w:id="1484"/>
      <w:bookmarkEnd w:id="1485"/>
      <w:bookmarkEnd w:id="1486"/>
    </w:p>
    <w:p w14:paraId="7885175A" w14:textId="77777777" w:rsidR="00F46474" w:rsidRPr="00627D3D" w:rsidRDefault="00F46474" w:rsidP="00F46474">
      <w:pPr>
        <w:pStyle w:val="Sinespaciado"/>
      </w:pPr>
      <w:r w:rsidRPr="00627D3D">
        <w:rPr>
          <w:noProof/>
        </w:rPr>
        <w:drawing>
          <wp:inline distT="0" distB="0" distL="0" distR="0" wp14:anchorId="45174BB4" wp14:editId="29C00173">
            <wp:extent cx="5202621" cy="3866559"/>
            <wp:effectExtent l="0" t="0" r="0" b="635"/>
            <wp:docPr id="487891031"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06372" cy="3869347"/>
                    </a:xfrm>
                    <a:prstGeom prst="rect">
                      <a:avLst/>
                    </a:prstGeom>
                    <a:noFill/>
                    <a:ln>
                      <a:noFill/>
                    </a:ln>
                  </pic:spPr>
                </pic:pic>
              </a:graphicData>
            </a:graphic>
          </wp:inline>
        </w:drawing>
      </w:r>
    </w:p>
    <w:p w14:paraId="24DDCAF0" w14:textId="77777777" w:rsidR="00F46474" w:rsidRPr="00627D3D" w:rsidRDefault="00F46474" w:rsidP="00F46474"/>
    <w:p w14:paraId="6BBF1ABF" w14:textId="77777777" w:rsidR="00F46474" w:rsidRDefault="00F46474" w:rsidP="00F46474">
      <w:r w:rsidRPr="00627D3D">
        <w:t>Fuente: Elaborado por el estudiante de acuerdo con el proyecto</w:t>
      </w:r>
    </w:p>
    <w:p w14:paraId="1D720F1E" w14:textId="77777777" w:rsidR="00F46474" w:rsidRDefault="00F46474" w:rsidP="00F46474">
      <w:r w:rsidRPr="008C5944">
        <w:t>Casos de prueba:</w:t>
      </w:r>
    </w:p>
    <w:p w14:paraId="3BBAC3F2" w14:textId="77777777" w:rsidR="00F46474" w:rsidRDefault="00F46474" w:rsidP="00F46474"/>
    <w:p w14:paraId="06FBF0C9" w14:textId="77777777" w:rsidR="00F46474" w:rsidRDefault="00F46474" w:rsidP="00F46474">
      <w:pPr>
        <w:numPr>
          <w:ilvl w:val="0"/>
          <w:numId w:val="272"/>
        </w:numPr>
        <w:tabs>
          <w:tab w:val="num" w:pos="720"/>
        </w:tabs>
        <w:rPr>
          <w:lang w:val="es-419"/>
        </w:rPr>
      </w:pPr>
      <w:r w:rsidRPr="00D072F2">
        <w:rPr>
          <w:lang w:val="es-419"/>
        </w:rPr>
        <w:t>Verificar la existencia de la opción de visualización de empleados para vacaciones</w:t>
      </w:r>
      <w:r>
        <w:rPr>
          <w:lang w:val="es-419"/>
        </w:rPr>
        <w:t>.</w:t>
      </w:r>
    </w:p>
    <w:p w14:paraId="0A5108A5" w14:textId="77777777" w:rsidR="00F46474" w:rsidRPr="00D072F2" w:rsidRDefault="00F46474" w:rsidP="00F46474">
      <w:pPr>
        <w:rPr>
          <w:lang w:val="es-419"/>
        </w:rPr>
      </w:pPr>
    </w:p>
    <w:p w14:paraId="61C54934" w14:textId="77777777" w:rsidR="00F46474" w:rsidRDefault="00F46474" w:rsidP="00F46474">
      <w:pPr>
        <w:numPr>
          <w:ilvl w:val="0"/>
          <w:numId w:val="272"/>
        </w:numPr>
        <w:tabs>
          <w:tab w:val="num" w:pos="720"/>
        </w:tabs>
        <w:rPr>
          <w:lang w:val="es-419"/>
        </w:rPr>
      </w:pPr>
      <w:r w:rsidRPr="00D072F2">
        <w:rPr>
          <w:lang w:val="es-419"/>
        </w:rPr>
        <w:t>Verificar la carga correcta del listado de empleados</w:t>
      </w:r>
      <w:r>
        <w:rPr>
          <w:lang w:val="es-419"/>
        </w:rPr>
        <w:t>.</w:t>
      </w:r>
    </w:p>
    <w:p w14:paraId="6896309F" w14:textId="77777777" w:rsidR="00F46474" w:rsidRPr="00D072F2" w:rsidRDefault="00F46474" w:rsidP="00F46474">
      <w:pPr>
        <w:ind w:firstLine="0"/>
        <w:rPr>
          <w:lang w:val="es-419"/>
        </w:rPr>
      </w:pPr>
    </w:p>
    <w:p w14:paraId="64D430B5" w14:textId="77777777" w:rsidR="00F46474" w:rsidRDefault="00F46474" w:rsidP="00F46474">
      <w:pPr>
        <w:numPr>
          <w:ilvl w:val="0"/>
          <w:numId w:val="272"/>
        </w:numPr>
        <w:tabs>
          <w:tab w:val="num" w:pos="720"/>
        </w:tabs>
        <w:rPr>
          <w:lang w:val="es-419"/>
        </w:rPr>
      </w:pPr>
      <w:r w:rsidRPr="00D072F2">
        <w:rPr>
          <w:lang w:val="es-419"/>
        </w:rPr>
        <w:t>Verificar la presencia de casillas de selección</w:t>
      </w:r>
      <w:r>
        <w:rPr>
          <w:lang w:val="es-419"/>
        </w:rPr>
        <w:t>.</w:t>
      </w:r>
    </w:p>
    <w:p w14:paraId="3B5D6DA4" w14:textId="77777777" w:rsidR="00F46474" w:rsidRPr="00D072F2" w:rsidRDefault="00F46474" w:rsidP="00F46474">
      <w:pPr>
        <w:ind w:firstLine="0"/>
        <w:rPr>
          <w:lang w:val="es-419"/>
        </w:rPr>
      </w:pPr>
    </w:p>
    <w:p w14:paraId="0A43F6E9" w14:textId="77777777" w:rsidR="00F46474" w:rsidRDefault="00F46474" w:rsidP="00F46474">
      <w:pPr>
        <w:ind w:left="720" w:firstLine="0"/>
      </w:pPr>
      <w:r w:rsidRPr="008C5944">
        <w:t>Resultados Esperados:</w:t>
      </w:r>
    </w:p>
    <w:p w14:paraId="6C640350" w14:textId="77777777" w:rsidR="00F46474" w:rsidRDefault="00F46474" w:rsidP="00F46474">
      <w:pPr>
        <w:ind w:left="720" w:firstLine="0"/>
      </w:pPr>
    </w:p>
    <w:p w14:paraId="53DFF684" w14:textId="77777777" w:rsidR="00F46474" w:rsidRDefault="00F46474" w:rsidP="00F46474">
      <w:pPr>
        <w:numPr>
          <w:ilvl w:val="0"/>
          <w:numId w:val="273"/>
        </w:numPr>
        <w:tabs>
          <w:tab w:val="num" w:pos="720"/>
        </w:tabs>
        <w:rPr>
          <w:lang w:val="es-419"/>
        </w:rPr>
      </w:pPr>
      <w:r w:rsidRPr="00D072F2">
        <w:rPr>
          <w:lang w:val="es-419"/>
        </w:rPr>
        <w:t>La interfaz de vacaciones muestra claramente la lista de empleados disponibles</w:t>
      </w:r>
      <w:r>
        <w:rPr>
          <w:lang w:val="es-419"/>
        </w:rPr>
        <w:t>.</w:t>
      </w:r>
    </w:p>
    <w:p w14:paraId="520119DE" w14:textId="77777777" w:rsidR="00F46474" w:rsidRPr="00D072F2" w:rsidRDefault="00F46474" w:rsidP="00F46474">
      <w:pPr>
        <w:ind w:left="1440" w:firstLine="0"/>
        <w:rPr>
          <w:lang w:val="es-419"/>
        </w:rPr>
      </w:pPr>
    </w:p>
    <w:p w14:paraId="0F4A336A" w14:textId="77777777" w:rsidR="00F46474" w:rsidRDefault="00F46474" w:rsidP="00F46474">
      <w:pPr>
        <w:numPr>
          <w:ilvl w:val="0"/>
          <w:numId w:val="273"/>
        </w:numPr>
        <w:tabs>
          <w:tab w:val="num" w:pos="720"/>
        </w:tabs>
        <w:rPr>
          <w:lang w:val="es-419"/>
        </w:rPr>
      </w:pPr>
      <w:r w:rsidRPr="00D072F2">
        <w:rPr>
          <w:lang w:val="es-419"/>
        </w:rPr>
        <w:t>El sistema carga completamente el listado de todos los empleados que pueden recibir asignación de vacaciones</w:t>
      </w:r>
      <w:r>
        <w:rPr>
          <w:lang w:val="es-419"/>
        </w:rPr>
        <w:t>.</w:t>
      </w:r>
    </w:p>
    <w:p w14:paraId="2CA33436" w14:textId="77777777" w:rsidR="00F46474" w:rsidRPr="00D072F2" w:rsidRDefault="00F46474" w:rsidP="00F46474">
      <w:pPr>
        <w:ind w:firstLine="0"/>
        <w:rPr>
          <w:lang w:val="es-419"/>
        </w:rPr>
      </w:pPr>
    </w:p>
    <w:p w14:paraId="0C16D922" w14:textId="77777777" w:rsidR="00F46474" w:rsidRPr="00D072F2" w:rsidRDefault="00F46474" w:rsidP="00F46474">
      <w:pPr>
        <w:numPr>
          <w:ilvl w:val="0"/>
          <w:numId w:val="273"/>
        </w:numPr>
        <w:tabs>
          <w:tab w:val="num" w:pos="720"/>
        </w:tabs>
        <w:rPr>
          <w:lang w:val="es-419"/>
        </w:rPr>
      </w:pPr>
      <w:r w:rsidRPr="00D072F2">
        <w:rPr>
          <w:lang w:val="es-419"/>
        </w:rPr>
        <w:t>Cada empleado en el listado muestra una casilla de selección</w:t>
      </w:r>
      <w:r>
        <w:rPr>
          <w:lang w:val="es-419"/>
        </w:rPr>
        <w:t>.</w:t>
      </w:r>
    </w:p>
    <w:p w14:paraId="639494D6" w14:textId="77777777" w:rsidR="00F46474" w:rsidRPr="00D072F2" w:rsidRDefault="00F46474" w:rsidP="00F46474">
      <w:pPr>
        <w:ind w:left="720" w:firstLine="0"/>
        <w:rPr>
          <w:lang w:val="es-419"/>
        </w:rPr>
      </w:pPr>
    </w:p>
    <w:p w14:paraId="561ECB61" w14:textId="77777777" w:rsidR="00F46474" w:rsidRDefault="00F46474" w:rsidP="00F46474">
      <w:pPr>
        <w:ind w:left="720" w:firstLine="0"/>
      </w:pPr>
      <w:r w:rsidRPr="008C5944">
        <w:t>Resultados obtenidos</w:t>
      </w:r>
      <w:r>
        <w:t>:</w:t>
      </w:r>
    </w:p>
    <w:p w14:paraId="766D28D1" w14:textId="77777777" w:rsidR="00F46474" w:rsidRDefault="00F46474" w:rsidP="00F46474">
      <w:pPr>
        <w:ind w:left="720" w:firstLine="0"/>
      </w:pPr>
    </w:p>
    <w:p w14:paraId="54C3DF4C" w14:textId="77777777" w:rsidR="00F46474" w:rsidRDefault="00F46474" w:rsidP="00F46474">
      <w:pPr>
        <w:numPr>
          <w:ilvl w:val="0"/>
          <w:numId w:val="274"/>
        </w:numPr>
        <w:tabs>
          <w:tab w:val="num" w:pos="720"/>
        </w:tabs>
        <w:rPr>
          <w:lang w:val="es-419"/>
        </w:rPr>
      </w:pPr>
      <w:r w:rsidRPr="00D072F2">
        <w:rPr>
          <w:lang w:val="es-419"/>
        </w:rPr>
        <w:t>La lista de empleados para asignación de vacaciones se muestra correctamente en la interfaz</w:t>
      </w:r>
      <w:r>
        <w:rPr>
          <w:lang w:val="es-419"/>
        </w:rPr>
        <w:t>.</w:t>
      </w:r>
    </w:p>
    <w:p w14:paraId="795A4CBC" w14:textId="77777777" w:rsidR="00F46474" w:rsidRPr="00D072F2" w:rsidRDefault="00F46474" w:rsidP="00F46474">
      <w:pPr>
        <w:ind w:left="1440" w:firstLine="0"/>
        <w:rPr>
          <w:lang w:val="es-419"/>
        </w:rPr>
      </w:pPr>
    </w:p>
    <w:p w14:paraId="183EB83E" w14:textId="77777777" w:rsidR="00F46474" w:rsidRDefault="00F46474" w:rsidP="00F46474">
      <w:pPr>
        <w:numPr>
          <w:ilvl w:val="0"/>
          <w:numId w:val="274"/>
        </w:numPr>
        <w:tabs>
          <w:tab w:val="num" w:pos="720"/>
        </w:tabs>
        <w:rPr>
          <w:lang w:val="es-419"/>
        </w:rPr>
      </w:pPr>
      <w:r w:rsidRPr="00D072F2">
        <w:rPr>
          <w:lang w:val="es-419"/>
        </w:rPr>
        <w:t>El listado de empleados disponibles se carga completamente sin omisiones</w:t>
      </w:r>
      <w:r>
        <w:rPr>
          <w:lang w:val="es-419"/>
        </w:rPr>
        <w:t>.</w:t>
      </w:r>
    </w:p>
    <w:p w14:paraId="392EE463" w14:textId="77777777" w:rsidR="00F46474" w:rsidRPr="00D072F2" w:rsidRDefault="00F46474" w:rsidP="00F46474">
      <w:pPr>
        <w:ind w:firstLine="0"/>
        <w:rPr>
          <w:lang w:val="es-419"/>
        </w:rPr>
      </w:pPr>
    </w:p>
    <w:p w14:paraId="56FC76D7" w14:textId="77777777" w:rsidR="00F46474" w:rsidRPr="00707664" w:rsidRDefault="00F46474" w:rsidP="00F46474">
      <w:pPr>
        <w:numPr>
          <w:ilvl w:val="0"/>
          <w:numId w:val="274"/>
        </w:numPr>
        <w:tabs>
          <w:tab w:val="num" w:pos="720"/>
        </w:tabs>
        <w:rPr>
          <w:lang w:val="es-419"/>
        </w:rPr>
      </w:pPr>
      <w:r w:rsidRPr="00D072F2">
        <w:rPr>
          <w:lang w:val="es-419"/>
        </w:rPr>
        <w:t>Las casillas de selección están presentes y funcionan correctamente para cada empleado</w:t>
      </w:r>
      <w:r>
        <w:rPr>
          <w:lang w:val="es-419"/>
        </w:rPr>
        <w:t>.</w:t>
      </w:r>
    </w:p>
    <w:p w14:paraId="2E67FDE2" w14:textId="677750A2" w:rsidR="00F46474" w:rsidRPr="00707664" w:rsidRDefault="00F46474" w:rsidP="00F46474">
      <w:pPr>
        <w:rPr>
          <w:lang w:val="es-419"/>
        </w:rPr>
      </w:pPr>
      <w:r w:rsidRPr="00707664">
        <w:rPr>
          <w:lang w:val="es-419"/>
        </w:rPr>
        <w:lastRenderedPageBreak/>
        <w:t>En la figura 7.</w:t>
      </w:r>
      <w:r w:rsidR="008C28A7">
        <w:rPr>
          <w:lang w:val="es-419"/>
        </w:rPr>
        <w:t>3</w:t>
      </w:r>
      <w:r w:rsidRPr="00707664">
        <w:rPr>
          <w:lang w:val="es-419"/>
        </w:rPr>
        <w:t xml:space="preserve">2 </w:t>
      </w:r>
      <w:r w:rsidRPr="00707664">
        <w:t>imagen muestra la sección de Vacaciones Asignadas, donde aparece el registro de vacaciones de Vicente Ignacio Henríquez Cortés con tipo de vacación Legales, duración de 20 días y fecha de inicio 02-10-2025. Se observa que el registro ha sido seleccionado mediante la casilla de verificación, lo que permite habilitar acciones como Eliminar Vacaciones Seleccionadas o Imprimir Ficha.</w:t>
      </w:r>
    </w:p>
    <w:p w14:paraId="66839087" w14:textId="77777777" w:rsidR="00F46474" w:rsidRPr="00D072F2" w:rsidRDefault="00F46474" w:rsidP="00F46474">
      <w:pPr>
        <w:ind w:left="720" w:firstLine="0"/>
        <w:rPr>
          <w:lang w:val="es-419"/>
        </w:rPr>
      </w:pPr>
    </w:p>
    <w:p w14:paraId="604C8B8B" w14:textId="24FBFB8C" w:rsidR="00F46474" w:rsidRPr="008C5944" w:rsidRDefault="00F46474" w:rsidP="00F46474">
      <w:pPr>
        <w:pStyle w:val="Descripcin"/>
      </w:pPr>
      <w:bookmarkStart w:id="1487" w:name="_Toc210409382"/>
      <w:bookmarkStart w:id="1488" w:name="_Toc210410162"/>
      <w:bookmarkStart w:id="1489" w:name="_Toc213787033"/>
      <w:bookmarkStart w:id="1490" w:name="_Toc213787447"/>
      <w:r>
        <w:t xml:space="preserve">Figura </w:t>
      </w:r>
      <w:fldSimple w:instr=" STYLEREF 1 \s ">
        <w:r w:rsidR="008F7228">
          <w:rPr>
            <w:noProof/>
          </w:rPr>
          <w:t>7</w:t>
        </w:r>
      </w:fldSimple>
      <w:r w:rsidR="008F7228">
        <w:t>.</w:t>
      </w:r>
      <w:fldSimple w:instr=" SEQ Figura \* ARABIC \s 1 ">
        <w:r w:rsidR="008F7228">
          <w:rPr>
            <w:noProof/>
          </w:rPr>
          <w:t>32</w:t>
        </w:r>
      </w:fldSimple>
      <w:r>
        <w:t xml:space="preserve"> “Captura de pantalla de prueba 1-2-3 caso de uso N°3.2”</w:t>
      </w:r>
      <w:bookmarkEnd w:id="1487"/>
      <w:bookmarkEnd w:id="1488"/>
      <w:bookmarkEnd w:id="1489"/>
      <w:bookmarkEnd w:id="1490"/>
    </w:p>
    <w:p w14:paraId="7392410A" w14:textId="77777777" w:rsidR="00F46474" w:rsidRDefault="00F46474" w:rsidP="00F46474">
      <w:pPr>
        <w:ind w:left="720" w:firstLine="0"/>
      </w:pPr>
    </w:p>
    <w:p w14:paraId="4CD60BE7" w14:textId="77777777" w:rsidR="00F46474" w:rsidRDefault="00F46474" w:rsidP="00F46474">
      <w:pPr>
        <w:pStyle w:val="Sinespaciado"/>
      </w:pPr>
      <w:r w:rsidRPr="00367E41">
        <w:rPr>
          <w:noProof/>
        </w:rPr>
        <w:drawing>
          <wp:inline distT="0" distB="0" distL="0" distR="0" wp14:anchorId="46045013" wp14:editId="2E80C4B1">
            <wp:extent cx="5971540" cy="2197100"/>
            <wp:effectExtent l="0" t="0" r="0" b="0"/>
            <wp:docPr id="207368385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83857" name="Imagen 1" descr="Interfaz de usuario gráfica&#10;&#10;El contenido generado por IA puede ser incorrecto."/>
                    <pic:cNvPicPr/>
                  </pic:nvPicPr>
                  <pic:blipFill>
                    <a:blip r:embed="rId199"/>
                    <a:stretch>
                      <a:fillRect/>
                    </a:stretch>
                  </pic:blipFill>
                  <pic:spPr>
                    <a:xfrm>
                      <a:off x="0" y="0"/>
                      <a:ext cx="5971540" cy="2197100"/>
                    </a:xfrm>
                    <a:prstGeom prst="rect">
                      <a:avLst/>
                    </a:prstGeom>
                  </pic:spPr>
                </pic:pic>
              </a:graphicData>
            </a:graphic>
          </wp:inline>
        </w:drawing>
      </w:r>
    </w:p>
    <w:p w14:paraId="4A936CB7" w14:textId="77777777" w:rsidR="00F46474" w:rsidRDefault="00F46474" w:rsidP="00F46474"/>
    <w:p w14:paraId="14BE937B" w14:textId="77777777" w:rsidR="00F46474" w:rsidRDefault="00F46474" w:rsidP="00F46474">
      <w:r>
        <w:t>Fuente: Captura realizada al sistema web EugCOM</w:t>
      </w:r>
    </w:p>
    <w:p w14:paraId="6E2C97D8" w14:textId="77777777" w:rsidR="00F46474" w:rsidRPr="004B79BA" w:rsidRDefault="00F46474" w:rsidP="00F46474"/>
    <w:p w14:paraId="3FCA2238" w14:textId="77777777" w:rsidR="00F46474" w:rsidRPr="00CB0FA9" w:rsidRDefault="00F46474" w:rsidP="00F46474">
      <w:pPr>
        <w:spacing w:line="278" w:lineRule="auto"/>
        <w:ind w:firstLine="0"/>
        <w:jc w:val="left"/>
        <w:rPr>
          <w:rFonts w:eastAsiaTheme="majorEastAsia" w:cstheme="majorBidi"/>
          <w:szCs w:val="32"/>
        </w:rPr>
      </w:pPr>
      <w:r>
        <w:br w:type="page"/>
      </w:r>
    </w:p>
    <w:p w14:paraId="488F95C9" w14:textId="77777777" w:rsidR="00F46474" w:rsidRDefault="00F46474" w:rsidP="00F46474">
      <w:pPr>
        <w:pStyle w:val="Ttulo2"/>
      </w:pPr>
      <w:bookmarkStart w:id="1491" w:name="_Toc213787174"/>
      <w:r>
        <w:lastRenderedPageBreak/>
        <w:t>Prueba Unitaria CU N°3.3</w:t>
      </w:r>
      <w:bookmarkEnd w:id="1491"/>
    </w:p>
    <w:p w14:paraId="477218E2" w14:textId="77777777" w:rsidR="00F46474" w:rsidRDefault="00F46474" w:rsidP="00F46474"/>
    <w:p w14:paraId="7F318045" w14:textId="7E133D1B" w:rsidR="00F46474" w:rsidRPr="00627D3D" w:rsidRDefault="00F46474" w:rsidP="00F46474">
      <w:r w:rsidRPr="00627D3D">
        <w:t xml:space="preserve">En la </w:t>
      </w:r>
      <w:r w:rsidRPr="00627D3D">
        <w:rPr>
          <w:i/>
        </w:rPr>
        <w:t xml:space="preserve">Tabla </w:t>
      </w:r>
      <w:r>
        <w:rPr>
          <w:i/>
        </w:rPr>
        <w:t>7.</w:t>
      </w:r>
      <w:r w:rsidR="008C28A7">
        <w:rPr>
          <w:i/>
        </w:rPr>
        <w:t>3</w:t>
      </w:r>
      <w:r>
        <w:rPr>
          <w:i/>
        </w:rPr>
        <w:t>3</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2912E608" w14:textId="77777777" w:rsidR="00F46474" w:rsidRPr="00627D3D" w:rsidRDefault="00F46474" w:rsidP="00F46474"/>
    <w:p w14:paraId="550F8A43" w14:textId="53C5932C" w:rsidR="00F46474" w:rsidRPr="00627D3D" w:rsidRDefault="00F46474" w:rsidP="00F46474">
      <w:pPr>
        <w:pStyle w:val="Descripcin"/>
      </w:pPr>
      <w:bookmarkStart w:id="1492" w:name="_Toc209985106"/>
      <w:bookmarkStart w:id="1493" w:name="_Toc210409383"/>
      <w:bookmarkStart w:id="1494" w:name="_Toc210410163"/>
      <w:bookmarkStart w:id="1495" w:name="_Toc213787034"/>
      <w:bookmarkStart w:id="1496" w:name="_Toc213787448"/>
      <w:r>
        <w:t xml:space="preserve">Tabla </w:t>
      </w:r>
      <w:fldSimple w:instr=" STYLEREF 1 \s ">
        <w:r w:rsidR="008F7228">
          <w:rPr>
            <w:noProof/>
          </w:rPr>
          <w:t>7</w:t>
        </w:r>
      </w:fldSimple>
      <w:r w:rsidR="008F7228">
        <w:t>.</w:t>
      </w:r>
      <w:fldSimple w:instr=" SEQ Tabla \* ARABIC \s 1 ">
        <w:r w:rsidR="008F7228">
          <w:rPr>
            <w:noProof/>
          </w:rPr>
          <w:t>33</w:t>
        </w:r>
      </w:fldSimple>
      <w:r>
        <w:t xml:space="preserve"> </w:t>
      </w:r>
      <w:r w:rsidRPr="00627D3D">
        <w:t>Caso de uso N°3.3, Definiendo días a otorgar para vacaciones</w:t>
      </w:r>
      <w:bookmarkEnd w:id="1492"/>
      <w:bookmarkEnd w:id="1493"/>
      <w:bookmarkEnd w:id="1494"/>
      <w:bookmarkEnd w:id="1495"/>
      <w:bookmarkEnd w:id="1496"/>
    </w:p>
    <w:p w14:paraId="5037FF82" w14:textId="77777777" w:rsidR="00F46474" w:rsidRPr="00627D3D" w:rsidRDefault="00F46474" w:rsidP="00F46474">
      <w:pPr>
        <w:pStyle w:val="Sinespaciado"/>
      </w:pPr>
      <w:r w:rsidRPr="00627D3D">
        <w:rPr>
          <w:noProof/>
        </w:rPr>
        <w:drawing>
          <wp:inline distT="0" distB="0" distL="0" distR="0" wp14:anchorId="1D068156" wp14:editId="1D9C7B37">
            <wp:extent cx="5971540" cy="4904740"/>
            <wp:effectExtent l="0" t="0" r="0" b="0"/>
            <wp:docPr id="909494381"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0F520FE5" w14:textId="77777777" w:rsidR="00F46474" w:rsidRPr="00627D3D" w:rsidRDefault="00F46474" w:rsidP="00F46474"/>
    <w:p w14:paraId="5A388CB9" w14:textId="77777777" w:rsidR="00F46474" w:rsidRPr="00627D3D" w:rsidRDefault="00F46474" w:rsidP="00F46474">
      <w:r w:rsidRPr="00627D3D">
        <w:t>Fuente: Elaborado por el estudiante de acuerdo con el proyecto</w:t>
      </w:r>
    </w:p>
    <w:p w14:paraId="467B6874" w14:textId="77777777" w:rsidR="00F46474" w:rsidRDefault="00F46474" w:rsidP="00F46474">
      <w:pPr>
        <w:spacing w:line="278" w:lineRule="auto"/>
        <w:ind w:firstLine="0"/>
        <w:jc w:val="left"/>
      </w:pPr>
    </w:p>
    <w:p w14:paraId="0762FC6A" w14:textId="77777777" w:rsidR="00F46474" w:rsidRDefault="00F46474" w:rsidP="00F46474">
      <w:pPr>
        <w:spacing w:line="278" w:lineRule="auto"/>
        <w:ind w:firstLine="0"/>
        <w:jc w:val="left"/>
      </w:pPr>
    </w:p>
    <w:p w14:paraId="7B7A32EA" w14:textId="77777777" w:rsidR="00F46474" w:rsidRDefault="00F46474" w:rsidP="00F46474">
      <w:r w:rsidRPr="008C5944">
        <w:t>Casos de prueba:</w:t>
      </w:r>
    </w:p>
    <w:p w14:paraId="1A0034FE" w14:textId="77777777" w:rsidR="00F46474" w:rsidRDefault="00F46474" w:rsidP="00F46474"/>
    <w:p w14:paraId="14FDC307" w14:textId="77777777" w:rsidR="00F46474" w:rsidRDefault="00F46474" w:rsidP="00F46474">
      <w:pPr>
        <w:numPr>
          <w:ilvl w:val="0"/>
          <w:numId w:val="275"/>
        </w:numPr>
        <w:tabs>
          <w:tab w:val="num" w:pos="720"/>
        </w:tabs>
        <w:rPr>
          <w:lang w:val="es-419"/>
        </w:rPr>
      </w:pPr>
      <w:r w:rsidRPr="00D072F2">
        <w:rPr>
          <w:lang w:val="es-419"/>
        </w:rPr>
        <w:t>Verificar la existencia de los campos para definición de días de vacaciones</w:t>
      </w:r>
      <w:r>
        <w:rPr>
          <w:lang w:val="es-419"/>
        </w:rPr>
        <w:t>.</w:t>
      </w:r>
    </w:p>
    <w:p w14:paraId="662F9358" w14:textId="77777777" w:rsidR="00F46474" w:rsidRPr="00D072F2" w:rsidRDefault="00F46474" w:rsidP="00F46474">
      <w:pPr>
        <w:ind w:left="1440" w:firstLine="0"/>
        <w:rPr>
          <w:lang w:val="es-419"/>
        </w:rPr>
      </w:pPr>
    </w:p>
    <w:p w14:paraId="4A3492D3" w14:textId="77777777" w:rsidR="00F46474" w:rsidRDefault="00F46474" w:rsidP="00F46474">
      <w:pPr>
        <w:numPr>
          <w:ilvl w:val="0"/>
          <w:numId w:val="275"/>
        </w:numPr>
        <w:tabs>
          <w:tab w:val="num" w:pos="720"/>
        </w:tabs>
        <w:rPr>
          <w:lang w:val="es-419"/>
        </w:rPr>
      </w:pPr>
      <w:r w:rsidRPr="00D072F2">
        <w:rPr>
          <w:lang w:val="es-419"/>
        </w:rPr>
        <w:t>Verificar la funcionalidad de ingreso y validación de días a otorgar</w:t>
      </w:r>
      <w:r>
        <w:rPr>
          <w:lang w:val="es-419"/>
        </w:rPr>
        <w:t>.</w:t>
      </w:r>
    </w:p>
    <w:p w14:paraId="5DF18C28" w14:textId="77777777" w:rsidR="00F46474" w:rsidRPr="00D072F2" w:rsidRDefault="00F46474" w:rsidP="00F46474">
      <w:pPr>
        <w:ind w:firstLine="0"/>
        <w:rPr>
          <w:lang w:val="es-419"/>
        </w:rPr>
      </w:pPr>
    </w:p>
    <w:p w14:paraId="169ABCC4" w14:textId="77777777" w:rsidR="00F46474" w:rsidRDefault="00F46474" w:rsidP="00F46474">
      <w:pPr>
        <w:numPr>
          <w:ilvl w:val="0"/>
          <w:numId w:val="275"/>
        </w:numPr>
        <w:tabs>
          <w:tab w:val="num" w:pos="720"/>
        </w:tabs>
        <w:rPr>
          <w:lang w:val="es-419"/>
        </w:rPr>
      </w:pPr>
      <w:r w:rsidRPr="00D072F2">
        <w:rPr>
          <w:lang w:val="es-419"/>
        </w:rPr>
        <w:t>Verificar el cálculo correcto de periodos y días de vacaciones</w:t>
      </w:r>
      <w:r>
        <w:rPr>
          <w:lang w:val="es-419"/>
        </w:rPr>
        <w:t>.</w:t>
      </w:r>
    </w:p>
    <w:p w14:paraId="494863B3" w14:textId="77777777" w:rsidR="00F46474" w:rsidRDefault="00F46474" w:rsidP="00F46474">
      <w:pPr>
        <w:pStyle w:val="Prrafodelista"/>
        <w:rPr>
          <w:lang w:val="es-419"/>
        </w:rPr>
      </w:pPr>
    </w:p>
    <w:p w14:paraId="7925A237" w14:textId="77777777" w:rsidR="00F46474" w:rsidRPr="00D072F2" w:rsidRDefault="00F46474" w:rsidP="00F46474">
      <w:pPr>
        <w:ind w:firstLine="0"/>
        <w:rPr>
          <w:lang w:val="es-419"/>
        </w:rPr>
      </w:pPr>
    </w:p>
    <w:p w14:paraId="33CD102B" w14:textId="77777777" w:rsidR="00F46474" w:rsidRPr="000C5C84" w:rsidRDefault="00F46474" w:rsidP="00F46474">
      <w:pPr>
        <w:rPr>
          <w:lang w:val="es-419"/>
        </w:rPr>
      </w:pPr>
    </w:p>
    <w:p w14:paraId="5CF20295" w14:textId="77777777" w:rsidR="00F46474" w:rsidRDefault="00F46474" w:rsidP="00F46474">
      <w:pPr>
        <w:ind w:left="720" w:firstLine="0"/>
      </w:pPr>
      <w:r w:rsidRPr="008C5944">
        <w:t>Resultados Esperados:</w:t>
      </w:r>
    </w:p>
    <w:p w14:paraId="4B59FA7A" w14:textId="77777777" w:rsidR="00F46474" w:rsidRDefault="00F46474" w:rsidP="00F46474">
      <w:pPr>
        <w:numPr>
          <w:ilvl w:val="0"/>
          <w:numId w:val="276"/>
        </w:numPr>
        <w:tabs>
          <w:tab w:val="num" w:pos="720"/>
        </w:tabs>
        <w:rPr>
          <w:lang w:val="es-419"/>
        </w:rPr>
      </w:pPr>
      <w:r w:rsidRPr="00D072F2">
        <w:rPr>
          <w:lang w:val="es-419"/>
        </w:rPr>
        <w:t>Los campos para definir días de vacaciones (inicio, término, días totales) son visibles en el formulario</w:t>
      </w:r>
      <w:r>
        <w:rPr>
          <w:lang w:val="es-419"/>
        </w:rPr>
        <w:t>.</w:t>
      </w:r>
    </w:p>
    <w:p w14:paraId="55EAE6D2" w14:textId="77777777" w:rsidR="00F46474" w:rsidRPr="00D072F2" w:rsidRDefault="00F46474" w:rsidP="00F46474">
      <w:pPr>
        <w:ind w:left="1440" w:firstLine="0"/>
        <w:rPr>
          <w:lang w:val="es-419"/>
        </w:rPr>
      </w:pPr>
    </w:p>
    <w:p w14:paraId="2FA5F196" w14:textId="77777777" w:rsidR="00F46474" w:rsidRDefault="00F46474" w:rsidP="00F46474">
      <w:pPr>
        <w:numPr>
          <w:ilvl w:val="0"/>
          <w:numId w:val="276"/>
        </w:numPr>
        <w:tabs>
          <w:tab w:val="num" w:pos="720"/>
        </w:tabs>
        <w:rPr>
          <w:lang w:val="es-419"/>
        </w:rPr>
      </w:pPr>
      <w:r w:rsidRPr="00D072F2">
        <w:rPr>
          <w:lang w:val="es-419"/>
        </w:rPr>
        <w:t>El sistema valida correctamente los datos ingresados para los días de vacaciones</w:t>
      </w:r>
      <w:r>
        <w:rPr>
          <w:lang w:val="es-419"/>
        </w:rPr>
        <w:t>.</w:t>
      </w:r>
    </w:p>
    <w:p w14:paraId="0C31E588" w14:textId="77777777" w:rsidR="00F46474" w:rsidRPr="00D072F2" w:rsidRDefault="00F46474" w:rsidP="00F46474">
      <w:pPr>
        <w:ind w:firstLine="0"/>
        <w:rPr>
          <w:lang w:val="es-419"/>
        </w:rPr>
      </w:pPr>
    </w:p>
    <w:p w14:paraId="713F444E" w14:textId="77777777" w:rsidR="00F46474" w:rsidRDefault="00F46474" w:rsidP="00F46474">
      <w:pPr>
        <w:numPr>
          <w:ilvl w:val="0"/>
          <w:numId w:val="276"/>
        </w:numPr>
        <w:tabs>
          <w:tab w:val="num" w:pos="720"/>
        </w:tabs>
        <w:rPr>
          <w:lang w:val="es-419"/>
        </w:rPr>
      </w:pPr>
      <w:r w:rsidRPr="00D072F2">
        <w:rPr>
          <w:lang w:val="es-419"/>
        </w:rPr>
        <w:t>El sistema calcula automáticamente los periodos y días pendientes según la información ingresada</w:t>
      </w:r>
      <w:r>
        <w:rPr>
          <w:lang w:val="es-419"/>
        </w:rPr>
        <w:t>.</w:t>
      </w:r>
    </w:p>
    <w:p w14:paraId="232C637E" w14:textId="77777777" w:rsidR="00F46474" w:rsidRPr="00D072F2" w:rsidRDefault="00F46474" w:rsidP="00F46474">
      <w:pPr>
        <w:ind w:firstLine="0"/>
        <w:rPr>
          <w:lang w:val="es-419"/>
        </w:rPr>
      </w:pPr>
    </w:p>
    <w:p w14:paraId="78F195B0" w14:textId="77777777" w:rsidR="00F46474" w:rsidRPr="000C5C84" w:rsidRDefault="00F46474" w:rsidP="00F46474">
      <w:pPr>
        <w:ind w:left="720" w:firstLine="0"/>
        <w:rPr>
          <w:lang w:val="es-419"/>
        </w:rPr>
      </w:pPr>
    </w:p>
    <w:p w14:paraId="670874A0" w14:textId="77777777" w:rsidR="00F46474" w:rsidRDefault="00F46474" w:rsidP="00F46474">
      <w:pPr>
        <w:ind w:left="720" w:firstLine="0"/>
      </w:pPr>
      <w:r w:rsidRPr="008C5944">
        <w:t>Resultados obtenidos</w:t>
      </w:r>
      <w:r>
        <w:t>:</w:t>
      </w:r>
    </w:p>
    <w:p w14:paraId="4A6F0959" w14:textId="77777777" w:rsidR="00F46474" w:rsidRDefault="00F46474" w:rsidP="00F46474">
      <w:pPr>
        <w:numPr>
          <w:ilvl w:val="0"/>
          <w:numId w:val="277"/>
        </w:numPr>
        <w:tabs>
          <w:tab w:val="num" w:pos="720"/>
        </w:tabs>
        <w:rPr>
          <w:lang w:val="es-419"/>
        </w:rPr>
      </w:pPr>
      <w:r w:rsidRPr="00D072F2">
        <w:rPr>
          <w:lang w:val="es-419"/>
        </w:rPr>
        <w:lastRenderedPageBreak/>
        <w:t>Todos los campos necesarios para definir días de vacaciones están disponibles en el formulario</w:t>
      </w:r>
      <w:r>
        <w:rPr>
          <w:lang w:val="es-419"/>
        </w:rPr>
        <w:t>.</w:t>
      </w:r>
    </w:p>
    <w:p w14:paraId="20C67267" w14:textId="77777777" w:rsidR="00F46474" w:rsidRPr="00D072F2" w:rsidRDefault="00F46474" w:rsidP="00F46474">
      <w:pPr>
        <w:ind w:left="1800" w:firstLine="0"/>
        <w:rPr>
          <w:lang w:val="es-419"/>
        </w:rPr>
      </w:pPr>
    </w:p>
    <w:p w14:paraId="781F8F70" w14:textId="77777777" w:rsidR="00F46474" w:rsidRDefault="00F46474" w:rsidP="00F46474">
      <w:pPr>
        <w:numPr>
          <w:ilvl w:val="0"/>
          <w:numId w:val="277"/>
        </w:numPr>
        <w:tabs>
          <w:tab w:val="num" w:pos="720"/>
        </w:tabs>
        <w:rPr>
          <w:lang w:val="es-419"/>
        </w:rPr>
      </w:pPr>
      <w:r w:rsidRPr="00D072F2">
        <w:rPr>
          <w:lang w:val="es-419"/>
        </w:rPr>
        <w:t>La validación de datos funciona correctamente, previniendo ingresos incorrectos</w:t>
      </w:r>
      <w:r>
        <w:rPr>
          <w:lang w:val="es-419"/>
        </w:rPr>
        <w:t>.</w:t>
      </w:r>
    </w:p>
    <w:p w14:paraId="6DCEBA77" w14:textId="77777777" w:rsidR="00F46474" w:rsidRPr="00D072F2" w:rsidRDefault="00F46474" w:rsidP="00F46474">
      <w:pPr>
        <w:ind w:firstLine="0"/>
        <w:rPr>
          <w:lang w:val="es-419"/>
        </w:rPr>
      </w:pPr>
    </w:p>
    <w:p w14:paraId="2ED44DF5" w14:textId="77777777" w:rsidR="00F46474" w:rsidRDefault="00F46474" w:rsidP="00F46474">
      <w:pPr>
        <w:numPr>
          <w:ilvl w:val="0"/>
          <w:numId w:val="277"/>
        </w:numPr>
        <w:tabs>
          <w:tab w:val="num" w:pos="720"/>
        </w:tabs>
        <w:rPr>
          <w:lang w:val="es-419"/>
        </w:rPr>
      </w:pPr>
      <w:r w:rsidRPr="00D072F2">
        <w:rPr>
          <w:lang w:val="es-419"/>
        </w:rPr>
        <w:t>Los cálculos de periodos y días se realizan automáticamente y de manera precisa</w:t>
      </w:r>
      <w:r>
        <w:rPr>
          <w:lang w:val="es-419"/>
        </w:rPr>
        <w:t>.</w:t>
      </w:r>
    </w:p>
    <w:p w14:paraId="21BF8B0B" w14:textId="77777777" w:rsidR="00F46474" w:rsidRPr="00D072F2" w:rsidRDefault="00F46474" w:rsidP="00F46474">
      <w:pPr>
        <w:ind w:firstLine="0"/>
        <w:rPr>
          <w:lang w:val="es-419"/>
        </w:rPr>
      </w:pPr>
    </w:p>
    <w:p w14:paraId="4C45F312" w14:textId="2BF6C82B" w:rsidR="00F46474" w:rsidRDefault="00F46474" w:rsidP="00F46474">
      <w:r w:rsidRPr="00414459">
        <w:rPr>
          <w:lang w:val="es-419"/>
        </w:rPr>
        <w:t>En la figura 7.</w:t>
      </w:r>
      <w:r w:rsidR="008C28A7">
        <w:rPr>
          <w:lang w:val="es-419"/>
        </w:rPr>
        <w:t>3</w:t>
      </w:r>
      <w:r w:rsidRPr="00414459">
        <w:rPr>
          <w:lang w:val="es-419"/>
        </w:rPr>
        <w:t xml:space="preserve">3 </w:t>
      </w:r>
      <w:r w:rsidRPr="00414459">
        <w:t>imagen muestra el formulario de Asignar Nuevas Vacaciones, donde se está registrando un periodo de descanso para el empleado “prueba perez gonzales”. Se especifica que el tipo de vacación es Legales, con una duración de 20 días, desde el 02-10-2025 hasta el 22-10-2025, autorizado por la empresa INFORMATICA EUGCOM LTDA. El formulario ofrece las opciones de Registrar o Limpiar la información ingresada.</w:t>
      </w:r>
    </w:p>
    <w:p w14:paraId="328ADDB8" w14:textId="77777777" w:rsidR="00F46474" w:rsidRPr="00414459" w:rsidRDefault="00F46474" w:rsidP="00F46474">
      <w:pPr>
        <w:rPr>
          <w:lang w:val="es-419"/>
        </w:rPr>
      </w:pPr>
    </w:p>
    <w:p w14:paraId="1468B011" w14:textId="4E4915EB" w:rsidR="00F46474" w:rsidRPr="008C5944" w:rsidRDefault="00F46474" w:rsidP="00F46474">
      <w:pPr>
        <w:pStyle w:val="Descripcin"/>
      </w:pPr>
      <w:bookmarkStart w:id="1497" w:name="_Toc210409384"/>
      <w:bookmarkStart w:id="1498" w:name="_Toc210410164"/>
      <w:bookmarkStart w:id="1499" w:name="_Toc213787035"/>
      <w:bookmarkStart w:id="1500" w:name="_Toc213787449"/>
      <w:r>
        <w:t xml:space="preserve">Figura </w:t>
      </w:r>
      <w:fldSimple w:instr=" STYLEREF 1 \s ">
        <w:r w:rsidR="008F7228">
          <w:rPr>
            <w:noProof/>
          </w:rPr>
          <w:t>7</w:t>
        </w:r>
      </w:fldSimple>
      <w:r w:rsidR="008F7228">
        <w:t>.</w:t>
      </w:r>
      <w:fldSimple w:instr=" SEQ Figura \* ARABIC \s 1 ">
        <w:r w:rsidR="008F7228">
          <w:rPr>
            <w:noProof/>
          </w:rPr>
          <w:t>33</w:t>
        </w:r>
      </w:fldSimple>
      <w:r>
        <w:t xml:space="preserve"> “Captura de pantalla de prueba 1-2-3 caso de uso N°3.3”</w:t>
      </w:r>
      <w:bookmarkEnd w:id="1497"/>
      <w:bookmarkEnd w:id="1498"/>
      <w:bookmarkEnd w:id="1499"/>
      <w:bookmarkEnd w:id="1500"/>
    </w:p>
    <w:p w14:paraId="0F3735F3" w14:textId="77777777" w:rsidR="00F46474" w:rsidRPr="000C5C84" w:rsidRDefault="00F46474" w:rsidP="00F46474">
      <w:pPr>
        <w:ind w:left="720" w:firstLine="0"/>
        <w:rPr>
          <w:lang w:val="es-419"/>
        </w:rPr>
      </w:pPr>
    </w:p>
    <w:p w14:paraId="541D607A" w14:textId="77777777" w:rsidR="00F46474" w:rsidRDefault="00F46474" w:rsidP="00F46474">
      <w:pPr>
        <w:pStyle w:val="Sinespaciado"/>
      </w:pPr>
      <w:r w:rsidRPr="00841966">
        <w:rPr>
          <w:noProof/>
        </w:rPr>
        <w:drawing>
          <wp:inline distT="0" distB="0" distL="0" distR="0" wp14:anchorId="172F9E96" wp14:editId="18E39D69">
            <wp:extent cx="5971540" cy="1078230"/>
            <wp:effectExtent l="0" t="0" r="0" b="7620"/>
            <wp:docPr id="1362821008"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21008" name="Imagen 1" descr="Interfaz de usuario gráfica, Texto, Aplicación, Teams&#10;&#10;El contenido generado por IA puede ser incorrecto."/>
                    <pic:cNvPicPr/>
                  </pic:nvPicPr>
                  <pic:blipFill>
                    <a:blip r:embed="rId200"/>
                    <a:stretch>
                      <a:fillRect/>
                    </a:stretch>
                  </pic:blipFill>
                  <pic:spPr>
                    <a:xfrm>
                      <a:off x="0" y="0"/>
                      <a:ext cx="5971540" cy="1078230"/>
                    </a:xfrm>
                    <a:prstGeom prst="rect">
                      <a:avLst/>
                    </a:prstGeom>
                  </pic:spPr>
                </pic:pic>
              </a:graphicData>
            </a:graphic>
          </wp:inline>
        </w:drawing>
      </w:r>
    </w:p>
    <w:p w14:paraId="060B00D1" w14:textId="77777777" w:rsidR="00F46474" w:rsidRDefault="00F46474" w:rsidP="00F46474"/>
    <w:p w14:paraId="6F2AF2E4" w14:textId="77777777" w:rsidR="00F46474" w:rsidRDefault="00F46474" w:rsidP="00F46474">
      <w:r>
        <w:t>Fuente: Captura realizada al sistema web EugCOM</w:t>
      </w:r>
    </w:p>
    <w:p w14:paraId="5DB51208" w14:textId="77777777" w:rsidR="00F46474" w:rsidRPr="004B79BA" w:rsidRDefault="00F46474" w:rsidP="00F46474"/>
    <w:p w14:paraId="0681AAD4" w14:textId="77777777" w:rsidR="00F46474" w:rsidRPr="00CB0FA9" w:rsidRDefault="00F46474" w:rsidP="00F46474">
      <w:pPr>
        <w:spacing w:line="278" w:lineRule="auto"/>
        <w:ind w:firstLine="0"/>
        <w:jc w:val="left"/>
        <w:rPr>
          <w:rFonts w:eastAsiaTheme="majorEastAsia" w:cstheme="majorBidi"/>
          <w:szCs w:val="32"/>
        </w:rPr>
      </w:pPr>
      <w:r>
        <w:br w:type="page"/>
      </w:r>
    </w:p>
    <w:p w14:paraId="37834C66" w14:textId="77777777" w:rsidR="00F46474" w:rsidRDefault="00F46474" w:rsidP="00F46474">
      <w:pPr>
        <w:pStyle w:val="Ttulo2"/>
      </w:pPr>
      <w:bookmarkStart w:id="1501" w:name="_Toc213787175"/>
      <w:r>
        <w:lastRenderedPageBreak/>
        <w:t>Prueba Unitaria CU N°3.4</w:t>
      </w:r>
      <w:bookmarkEnd w:id="1501"/>
    </w:p>
    <w:p w14:paraId="4316C689" w14:textId="77777777" w:rsidR="00F46474" w:rsidRDefault="00F46474" w:rsidP="00F46474"/>
    <w:p w14:paraId="5BCB5BAC" w14:textId="378662E7" w:rsidR="00F46474" w:rsidRPr="00627D3D" w:rsidRDefault="00F46474" w:rsidP="00F46474">
      <w:r w:rsidRPr="00627D3D">
        <w:t xml:space="preserve">En la </w:t>
      </w:r>
      <w:r w:rsidRPr="00627D3D">
        <w:rPr>
          <w:i/>
        </w:rPr>
        <w:t xml:space="preserve">Tabla </w:t>
      </w:r>
      <w:r>
        <w:rPr>
          <w:i/>
        </w:rPr>
        <w:t>7.</w:t>
      </w:r>
      <w:r w:rsidR="008C28A7">
        <w:rPr>
          <w:i/>
        </w:rPr>
        <w:t>3</w:t>
      </w:r>
      <w:r>
        <w:rPr>
          <w:i/>
        </w:rPr>
        <w:t>4 se</w:t>
      </w:r>
      <w:r w:rsidRPr="00627D3D">
        <w:t xml:space="preserve"> puede visualizar el Caso de uso N°3.4. donde se permite visualizar una lista con los empleados además con sus respectivas características como nombre, días, fecha de inicio, fecha final y casilla de selección.</w:t>
      </w:r>
    </w:p>
    <w:p w14:paraId="2388B086" w14:textId="77777777" w:rsidR="00F46474" w:rsidRPr="00627D3D" w:rsidRDefault="00F46474" w:rsidP="00F46474">
      <w:pPr>
        <w:spacing w:line="278" w:lineRule="auto"/>
        <w:ind w:firstLine="0"/>
        <w:jc w:val="left"/>
      </w:pPr>
    </w:p>
    <w:p w14:paraId="4DE8D2C1" w14:textId="5C399897" w:rsidR="00F46474" w:rsidRPr="00627D3D" w:rsidRDefault="00F46474" w:rsidP="00F46474">
      <w:pPr>
        <w:pStyle w:val="Descripcin"/>
      </w:pPr>
      <w:bookmarkStart w:id="1502" w:name="_Toc209985107"/>
      <w:bookmarkStart w:id="1503" w:name="_Toc210409385"/>
      <w:bookmarkStart w:id="1504" w:name="_Toc210410165"/>
      <w:bookmarkStart w:id="1505" w:name="_Toc213787036"/>
      <w:bookmarkStart w:id="1506" w:name="_Toc213787450"/>
      <w:r w:rsidRPr="00627D3D">
        <w:t xml:space="preserve">Tabla </w:t>
      </w:r>
      <w:fldSimple w:instr=" STYLEREF 1 \s ">
        <w:r w:rsidR="008F7228">
          <w:rPr>
            <w:noProof/>
          </w:rPr>
          <w:t>7</w:t>
        </w:r>
      </w:fldSimple>
      <w:r w:rsidR="008F7228">
        <w:t>.</w:t>
      </w:r>
      <w:fldSimple w:instr=" SEQ Tabla \* ARABIC \s 1 ">
        <w:r w:rsidR="008F7228">
          <w:rPr>
            <w:noProof/>
          </w:rPr>
          <w:t>34</w:t>
        </w:r>
      </w:fldSimple>
      <w:r w:rsidRPr="00627D3D">
        <w:t xml:space="preserve"> Caso de uso N°3.4, Visualizando listado de empleados de vacaciones</w:t>
      </w:r>
      <w:bookmarkEnd w:id="1502"/>
      <w:bookmarkEnd w:id="1503"/>
      <w:bookmarkEnd w:id="1504"/>
      <w:bookmarkEnd w:id="1505"/>
      <w:bookmarkEnd w:id="1506"/>
    </w:p>
    <w:p w14:paraId="77EA1A4A" w14:textId="77777777" w:rsidR="00F46474" w:rsidRPr="00627D3D" w:rsidRDefault="00F46474" w:rsidP="00F46474">
      <w:pPr>
        <w:pStyle w:val="Sinespaciado"/>
      </w:pPr>
      <w:r w:rsidRPr="00627D3D">
        <w:rPr>
          <w:noProof/>
        </w:rPr>
        <w:drawing>
          <wp:inline distT="0" distB="0" distL="0" distR="0" wp14:anchorId="6F1A9278" wp14:editId="6971F0D0">
            <wp:extent cx="5971540" cy="5038090"/>
            <wp:effectExtent l="0" t="0" r="0" b="0"/>
            <wp:docPr id="1702665371"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6AFF8377" w14:textId="77777777" w:rsidR="00F46474" w:rsidRPr="00627D3D" w:rsidRDefault="00F46474" w:rsidP="00F46474">
      <w:pPr>
        <w:spacing w:line="278" w:lineRule="auto"/>
        <w:ind w:firstLine="0"/>
        <w:jc w:val="left"/>
      </w:pPr>
    </w:p>
    <w:p w14:paraId="67634C5D" w14:textId="77777777" w:rsidR="00F46474" w:rsidRDefault="00F46474" w:rsidP="00F46474">
      <w:r w:rsidRPr="00627D3D">
        <w:t>Fuente: Elaborado por el estudiante de acuerdo con el proyecto</w:t>
      </w:r>
    </w:p>
    <w:p w14:paraId="6775676C" w14:textId="77777777" w:rsidR="00F46474" w:rsidRPr="00627D3D" w:rsidRDefault="00F46474" w:rsidP="00F46474"/>
    <w:p w14:paraId="1E0D79B2" w14:textId="77777777" w:rsidR="00F46474" w:rsidRDefault="00F46474" w:rsidP="00F46474">
      <w:r w:rsidRPr="008C5944">
        <w:lastRenderedPageBreak/>
        <w:t>Casos de prueba:</w:t>
      </w:r>
    </w:p>
    <w:p w14:paraId="060264E1" w14:textId="77777777" w:rsidR="00F46474" w:rsidRDefault="00F46474" w:rsidP="00F46474">
      <w:pPr>
        <w:numPr>
          <w:ilvl w:val="0"/>
          <w:numId w:val="278"/>
        </w:numPr>
        <w:tabs>
          <w:tab w:val="num" w:pos="720"/>
        </w:tabs>
        <w:rPr>
          <w:lang w:val="es-419"/>
        </w:rPr>
      </w:pPr>
      <w:r w:rsidRPr="00D072F2">
        <w:rPr>
          <w:lang w:val="es-419"/>
        </w:rPr>
        <w:t>Verificar la existencia de la opción de visualización de empleados en vacaciones</w:t>
      </w:r>
      <w:r>
        <w:rPr>
          <w:lang w:val="es-419"/>
        </w:rPr>
        <w:t>.</w:t>
      </w:r>
    </w:p>
    <w:p w14:paraId="24E4BC98" w14:textId="77777777" w:rsidR="00F46474" w:rsidRPr="00D072F2" w:rsidRDefault="00F46474" w:rsidP="00F46474">
      <w:pPr>
        <w:ind w:left="1440" w:firstLine="0"/>
        <w:rPr>
          <w:lang w:val="es-419"/>
        </w:rPr>
      </w:pPr>
    </w:p>
    <w:p w14:paraId="7623D72D" w14:textId="77777777" w:rsidR="00F46474" w:rsidRDefault="00F46474" w:rsidP="00F46474">
      <w:pPr>
        <w:numPr>
          <w:ilvl w:val="0"/>
          <w:numId w:val="278"/>
        </w:numPr>
        <w:tabs>
          <w:tab w:val="num" w:pos="720"/>
        </w:tabs>
        <w:rPr>
          <w:lang w:val="es-419"/>
        </w:rPr>
      </w:pPr>
      <w:r w:rsidRPr="00D072F2">
        <w:rPr>
          <w:lang w:val="es-419"/>
        </w:rPr>
        <w:t>Verificar la carga correcta del listado de empleados actualmente en vacaciones</w:t>
      </w:r>
      <w:r>
        <w:rPr>
          <w:lang w:val="es-419"/>
        </w:rPr>
        <w:t>.</w:t>
      </w:r>
    </w:p>
    <w:p w14:paraId="5802CFE2" w14:textId="77777777" w:rsidR="00F46474" w:rsidRPr="00D072F2" w:rsidRDefault="00F46474" w:rsidP="00F46474">
      <w:pPr>
        <w:ind w:firstLine="0"/>
        <w:rPr>
          <w:lang w:val="es-419"/>
        </w:rPr>
      </w:pPr>
    </w:p>
    <w:p w14:paraId="7EEDF8B9" w14:textId="77777777" w:rsidR="00F46474" w:rsidRPr="00D072F2" w:rsidRDefault="00F46474" w:rsidP="00F46474">
      <w:pPr>
        <w:numPr>
          <w:ilvl w:val="0"/>
          <w:numId w:val="278"/>
        </w:numPr>
        <w:tabs>
          <w:tab w:val="num" w:pos="720"/>
        </w:tabs>
        <w:rPr>
          <w:lang w:val="es-419"/>
        </w:rPr>
      </w:pPr>
      <w:r w:rsidRPr="00D072F2">
        <w:rPr>
          <w:lang w:val="es-419"/>
        </w:rPr>
        <w:t>Verificar la completitud de la información mostrada para cada empleado</w:t>
      </w:r>
      <w:r>
        <w:rPr>
          <w:lang w:val="es-419"/>
        </w:rPr>
        <w:t>.</w:t>
      </w:r>
    </w:p>
    <w:p w14:paraId="0A6BD96E" w14:textId="77777777" w:rsidR="00F46474" w:rsidRPr="000C5C84" w:rsidRDefault="00F46474" w:rsidP="00F46474">
      <w:pPr>
        <w:rPr>
          <w:lang w:val="es-419"/>
        </w:rPr>
      </w:pPr>
    </w:p>
    <w:p w14:paraId="66810D20" w14:textId="77777777" w:rsidR="00F46474" w:rsidRDefault="00F46474" w:rsidP="00F46474">
      <w:pPr>
        <w:ind w:left="720" w:firstLine="0"/>
      </w:pPr>
      <w:r w:rsidRPr="008C5944">
        <w:t>Resultados Esperados:</w:t>
      </w:r>
    </w:p>
    <w:p w14:paraId="7FE17F5B" w14:textId="77777777" w:rsidR="00F46474" w:rsidRDefault="00F46474" w:rsidP="00F46474">
      <w:pPr>
        <w:numPr>
          <w:ilvl w:val="0"/>
          <w:numId w:val="279"/>
        </w:numPr>
        <w:tabs>
          <w:tab w:val="num" w:pos="720"/>
        </w:tabs>
        <w:rPr>
          <w:lang w:val="es-419"/>
        </w:rPr>
      </w:pPr>
      <w:r w:rsidRPr="00850344">
        <w:rPr>
          <w:lang w:val="es-419"/>
        </w:rPr>
        <w:t>La interfaz de vacaciones incluye una sección específica para visualizar empleados en periodo de vacaciones</w:t>
      </w:r>
      <w:r>
        <w:rPr>
          <w:lang w:val="es-419"/>
        </w:rPr>
        <w:t>.</w:t>
      </w:r>
    </w:p>
    <w:p w14:paraId="08DFB422" w14:textId="77777777" w:rsidR="00F46474" w:rsidRPr="00850344" w:rsidRDefault="00F46474" w:rsidP="00F46474">
      <w:pPr>
        <w:ind w:left="1440" w:firstLine="0"/>
        <w:rPr>
          <w:lang w:val="es-419"/>
        </w:rPr>
      </w:pPr>
    </w:p>
    <w:p w14:paraId="090E2963" w14:textId="77777777" w:rsidR="00F46474" w:rsidRDefault="00F46474" w:rsidP="00F46474">
      <w:pPr>
        <w:numPr>
          <w:ilvl w:val="0"/>
          <w:numId w:val="279"/>
        </w:numPr>
        <w:tabs>
          <w:tab w:val="num" w:pos="720"/>
        </w:tabs>
        <w:rPr>
          <w:lang w:val="es-419"/>
        </w:rPr>
      </w:pPr>
      <w:r w:rsidRPr="00850344">
        <w:rPr>
          <w:lang w:val="es-419"/>
        </w:rPr>
        <w:t>El sistema carga completamente el listado de todos los empleados que se encuentran actualmente en vacaciones</w:t>
      </w:r>
      <w:r>
        <w:rPr>
          <w:lang w:val="es-419"/>
        </w:rPr>
        <w:t>.</w:t>
      </w:r>
    </w:p>
    <w:p w14:paraId="7F5674CE" w14:textId="77777777" w:rsidR="00F46474" w:rsidRPr="00850344" w:rsidRDefault="00F46474" w:rsidP="00F46474">
      <w:pPr>
        <w:ind w:firstLine="0"/>
        <w:rPr>
          <w:lang w:val="es-419"/>
        </w:rPr>
      </w:pPr>
    </w:p>
    <w:p w14:paraId="32CC0BBB" w14:textId="77777777" w:rsidR="00F46474" w:rsidRPr="00850344" w:rsidRDefault="00F46474" w:rsidP="00F46474">
      <w:pPr>
        <w:numPr>
          <w:ilvl w:val="0"/>
          <w:numId w:val="279"/>
        </w:numPr>
        <w:tabs>
          <w:tab w:val="num" w:pos="720"/>
        </w:tabs>
        <w:rPr>
          <w:lang w:val="es-419"/>
        </w:rPr>
      </w:pPr>
      <w:r w:rsidRPr="00850344">
        <w:rPr>
          <w:lang w:val="es-419"/>
        </w:rPr>
        <w:t>Para cada empleado, se muestra información completa incluyendo fechas, días y tipo de vacaciones</w:t>
      </w:r>
      <w:r>
        <w:rPr>
          <w:lang w:val="es-419"/>
        </w:rPr>
        <w:t>.</w:t>
      </w:r>
    </w:p>
    <w:p w14:paraId="58EAD960" w14:textId="77777777" w:rsidR="00F46474" w:rsidRPr="000C5C84" w:rsidRDefault="00F46474" w:rsidP="00F46474">
      <w:pPr>
        <w:ind w:left="720" w:firstLine="0"/>
        <w:rPr>
          <w:lang w:val="es-419"/>
        </w:rPr>
      </w:pPr>
    </w:p>
    <w:p w14:paraId="44A22CEA" w14:textId="77777777" w:rsidR="00F46474" w:rsidRDefault="00F46474" w:rsidP="00F46474">
      <w:pPr>
        <w:ind w:left="720" w:firstLine="0"/>
      </w:pPr>
      <w:r w:rsidRPr="008C5944">
        <w:t>Resultados obtenidos</w:t>
      </w:r>
      <w:r>
        <w:t>:</w:t>
      </w:r>
    </w:p>
    <w:p w14:paraId="1CA1DC36" w14:textId="77777777" w:rsidR="00F46474" w:rsidRDefault="00F46474" w:rsidP="00F46474">
      <w:pPr>
        <w:numPr>
          <w:ilvl w:val="0"/>
          <w:numId w:val="280"/>
        </w:numPr>
        <w:tabs>
          <w:tab w:val="num" w:pos="720"/>
        </w:tabs>
        <w:rPr>
          <w:lang w:val="es-419"/>
        </w:rPr>
      </w:pPr>
      <w:r w:rsidRPr="00850344">
        <w:rPr>
          <w:lang w:val="es-419"/>
        </w:rPr>
        <w:t>La sección de visualización de empleados en vacaciones está disponible y accesible</w:t>
      </w:r>
      <w:r>
        <w:rPr>
          <w:lang w:val="es-419"/>
        </w:rPr>
        <w:t>.</w:t>
      </w:r>
    </w:p>
    <w:p w14:paraId="0889B6DF" w14:textId="77777777" w:rsidR="00F46474" w:rsidRPr="00850344" w:rsidRDefault="00F46474" w:rsidP="00F46474">
      <w:pPr>
        <w:ind w:left="1440" w:firstLine="0"/>
        <w:rPr>
          <w:lang w:val="es-419"/>
        </w:rPr>
      </w:pPr>
    </w:p>
    <w:p w14:paraId="263945C8" w14:textId="77777777" w:rsidR="00F46474" w:rsidRPr="00850344" w:rsidRDefault="00F46474" w:rsidP="00F46474">
      <w:pPr>
        <w:numPr>
          <w:ilvl w:val="0"/>
          <w:numId w:val="280"/>
        </w:numPr>
        <w:tabs>
          <w:tab w:val="num" w:pos="720"/>
        </w:tabs>
        <w:rPr>
          <w:lang w:val="es-419"/>
        </w:rPr>
      </w:pPr>
      <w:r w:rsidRPr="00850344">
        <w:rPr>
          <w:lang w:val="es-419"/>
        </w:rPr>
        <w:t>El listado de empleados en vacaciones se carga correctamente con todos los registros actuales</w:t>
      </w:r>
      <w:r>
        <w:rPr>
          <w:lang w:val="es-419"/>
        </w:rPr>
        <w:t>.</w:t>
      </w:r>
    </w:p>
    <w:p w14:paraId="7E36C90B" w14:textId="77777777" w:rsidR="00F46474" w:rsidRPr="00850344" w:rsidRDefault="00F46474" w:rsidP="00F46474">
      <w:pPr>
        <w:ind w:left="1800" w:firstLine="0"/>
        <w:rPr>
          <w:lang w:val="es-419"/>
        </w:rPr>
      </w:pPr>
    </w:p>
    <w:p w14:paraId="16CB9E77" w14:textId="77777777" w:rsidR="00F46474" w:rsidRDefault="00F46474" w:rsidP="00F46474">
      <w:pPr>
        <w:numPr>
          <w:ilvl w:val="0"/>
          <w:numId w:val="280"/>
        </w:numPr>
        <w:tabs>
          <w:tab w:val="num" w:pos="720"/>
        </w:tabs>
        <w:rPr>
          <w:lang w:val="es-419"/>
        </w:rPr>
      </w:pPr>
      <w:r w:rsidRPr="00850344">
        <w:rPr>
          <w:lang w:val="es-419"/>
        </w:rPr>
        <w:t>La información mostrada para cada empleado es completa y actualizada</w:t>
      </w:r>
      <w:r>
        <w:rPr>
          <w:lang w:val="es-419"/>
        </w:rPr>
        <w:t>.</w:t>
      </w:r>
    </w:p>
    <w:p w14:paraId="1C8AEB43" w14:textId="77777777" w:rsidR="00F46474" w:rsidRPr="00850344" w:rsidRDefault="00F46474" w:rsidP="00F46474">
      <w:pPr>
        <w:ind w:left="1440" w:firstLine="0"/>
        <w:rPr>
          <w:lang w:val="es-419"/>
        </w:rPr>
      </w:pPr>
    </w:p>
    <w:p w14:paraId="18702D61" w14:textId="6FE15FD5" w:rsidR="00F46474" w:rsidRPr="00414459" w:rsidRDefault="00F46474" w:rsidP="00F46474">
      <w:pPr>
        <w:rPr>
          <w:lang w:val="es-419"/>
        </w:rPr>
      </w:pPr>
      <w:r w:rsidRPr="00414459">
        <w:rPr>
          <w:lang w:val="es-419"/>
        </w:rPr>
        <w:t>En la figura 7.</w:t>
      </w:r>
      <w:r w:rsidR="008C28A7">
        <w:rPr>
          <w:lang w:val="es-419"/>
        </w:rPr>
        <w:t>3</w:t>
      </w:r>
      <w:r w:rsidRPr="00414459">
        <w:rPr>
          <w:lang w:val="es-419"/>
        </w:rPr>
        <w:t xml:space="preserve">4 </w:t>
      </w:r>
      <w:r w:rsidRPr="00414459">
        <w:t>muestra la sección de Vacaciones Asignadas, donde aparecen dos registros. El primero corresponde al empleado “prueba perez gonzales”, con tipo de vacación prueba, duración de 22 días, desde el 02-10-2025 hasta el 22-10-2025. El segundo corresponde a Vicente Ignacio Henríquez Cortés, con tipo de vacación Legales, duración de 20 días, también entre el 02-10-2025 y el 22-10-2025. Ambos registros permiten acciones adicionales mediante el ícono disponible en la columna de acción.</w:t>
      </w:r>
    </w:p>
    <w:p w14:paraId="22899305" w14:textId="7D6D701C" w:rsidR="00F46474" w:rsidRPr="008C5944" w:rsidRDefault="00F46474" w:rsidP="00F46474">
      <w:pPr>
        <w:pStyle w:val="Descripcin"/>
      </w:pPr>
      <w:bookmarkStart w:id="1507" w:name="_Toc210409386"/>
      <w:bookmarkStart w:id="1508" w:name="_Toc210410166"/>
      <w:bookmarkStart w:id="1509" w:name="_Toc213787037"/>
      <w:bookmarkStart w:id="1510" w:name="_Toc213787451"/>
      <w:r>
        <w:t xml:space="preserve">Figura </w:t>
      </w:r>
      <w:fldSimple w:instr=" STYLEREF 1 \s ">
        <w:r w:rsidR="008F7228">
          <w:rPr>
            <w:noProof/>
          </w:rPr>
          <w:t>7</w:t>
        </w:r>
      </w:fldSimple>
      <w:r w:rsidR="008F7228">
        <w:t>.</w:t>
      </w:r>
      <w:fldSimple w:instr=" SEQ Figura \* ARABIC \s 1 ">
        <w:r w:rsidR="008F7228">
          <w:rPr>
            <w:noProof/>
          </w:rPr>
          <w:t>34</w:t>
        </w:r>
      </w:fldSimple>
      <w:r>
        <w:t xml:space="preserve"> “Captura de pantalla de prueba 1-2-3 caso de uso N°3.4”</w:t>
      </w:r>
      <w:bookmarkEnd w:id="1507"/>
      <w:bookmarkEnd w:id="1508"/>
      <w:bookmarkEnd w:id="1509"/>
      <w:bookmarkEnd w:id="1510"/>
    </w:p>
    <w:p w14:paraId="12D9E3D0" w14:textId="77777777" w:rsidR="00F46474" w:rsidRPr="000C5C84" w:rsidRDefault="00F46474" w:rsidP="00F46474">
      <w:pPr>
        <w:ind w:left="720" w:firstLine="0"/>
        <w:rPr>
          <w:lang w:val="es-419"/>
        </w:rPr>
      </w:pPr>
    </w:p>
    <w:p w14:paraId="4C05507E" w14:textId="77777777" w:rsidR="00F46474" w:rsidRDefault="00F46474" w:rsidP="00F46474">
      <w:pPr>
        <w:pStyle w:val="Sinespaciado"/>
      </w:pPr>
      <w:r w:rsidRPr="00444001">
        <w:rPr>
          <w:noProof/>
        </w:rPr>
        <w:drawing>
          <wp:inline distT="0" distB="0" distL="0" distR="0" wp14:anchorId="53305911" wp14:editId="00D5C489">
            <wp:extent cx="5971540" cy="1311275"/>
            <wp:effectExtent l="0" t="0" r="0" b="3175"/>
            <wp:docPr id="17802290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9024" name="Imagen 1" descr="Interfaz de usuario gráfica, Aplicación&#10;&#10;El contenido generado por IA puede ser incorrecto."/>
                    <pic:cNvPicPr/>
                  </pic:nvPicPr>
                  <pic:blipFill>
                    <a:blip r:embed="rId201"/>
                    <a:stretch>
                      <a:fillRect/>
                    </a:stretch>
                  </pic:blipFill>
                  <pic:spPr>
                    <a:xfrm>
                      <a:off x="0" y="0"/>
                      <a:ext cx="5971540" cy="1311275"/>
                    </a:xfrm>
                    <a:prstGeom prst="rect">
                      <a:avLst/>
                    </a:prstGeom>
                  </pic:spPr>
                </pic:pic>
              </a:graphicData>
            </a:graphic>
          </wp:inline>
        </w:drawing>
      </w:r>
    </w:p>
    <w:p w14:paraId="02EDD8E1" w14:textId="77777777" w:rsidR="00F46474" w:rsidRDefault="00F46474" w:rsidP="00F46474"/>
    <w:p w14:paraId="79A5E0D0" w14:textId="77777777" w:rsidR="00F46474" w:rsidRDefault="00F46474" w:rsidP="00F46474">
      <w:r>
        <w:t>Fuente: Captura realizada al sistema web EugCOM</w:t>
      </w:r>
    </w:p>
    <w:p w14:paraId="6BAE8ACA" w14:textId="77777777" w:rsidR="00F46474" w:rsidRPr="004B79BA" w:rsidRDefault="00F46474" w:rsidP="00F46474"/>
    <w:p w14:paraId="220F68A3" w14:textId="77777777" w:rsidR="00F46474" w:rsidRPr="00CB0FA9" w:rsidRDefault="00F46474" w:rsidP="00F46474">
      <w:pPr>
        <w:spacing w:line="278" w:lineRule="auto"/>
        <w:ind w:firstLine="0"/>
        <w:jc w:val="left"/>
        <w:rPr>
          <w:rFonts w:eastAsiaTheme="majorEastAsia" w:cstheme="majorBidi"/>
          <w:szCs w:val="32"/>
        </w:rPr>
      </w:pPr>
      <w:r>
        <w:br w:type="page"/>
      </w:r>
    </w:p>
    <w:p w14:paraId="442DF56E" w14:textId="77777777" w:rsidR="00F46474" w:rsidRDefault="00F46474" w:rsidP="00F46474">
      <w:pPr>
        <w:pStyle w:val="Ttulo2"/>
      </w:pPr>
      <w:bookmarkStart w:id="1511" w:name="_Toc213787176"/>
      <w:r>
        <w:lastRenderedPageBreak/>
        <w:t>Prueba Unitaria CU N°3.5</w:t>
      </w:r>
      <w:bookmarkEnd w:id="1511"/>
    </w:p>
    <w:p w14:paraId="322D49FD" w14:textId="77777777" w:rsidR="00F46474" w:rsidRPr="004B79BA" w:rsidRDefault="00F46474" w:rsidP="00F46474"/>
    <w:p w14:paraId="0E7C3E43" w14:textId="40170B31" w:rsidR="00F46474" w:rsidRPr="00627D3D" w:rsidRDefault="00F46474" w:rsidP="00F46474">
      <w:r w:rsidRPr="00627D3D">
        <w:t xml:space="preserve">En la </w:t>
      </w:r>
      <w:r w:rsidRPr="00627D3D">
        <w:rPr>
          <w:i/>
        </w:rPr>
        <w:t xml:space="preserve">Tabla </w:t>
      </w:r>
      <w:r>
        <w:rPr>
          <w:i/>
        </w:rPr>
        <w:t>7.</w:t>
      </w:r>
      <w:r w:rsidR="008C28A7">
        <w:rPr>
          <w:i/>
        </w:rPr>
        <w:t>3</w:t>
      </w:r>
      <w:r>
        <w:rPr>
          <w:i/>
        </w:rPr>
        <w:t xml:space="preserve">5 </w:t>
      </w:r>
      <w:r w:rsidRPr="00627D3D">
        <w:t>se puede visualizar el Caso de uso N°3.5, por este lado se guardan los registros de las vacaciones de los empleados.</w:t>
      </w:r>
    </w:p>
    <w:p w14:paraId="4F6D5187" w14:textId="77777777" w:rsidR="00F46474" w:rsidRPr="00627D3D" w:rsidRDefault="00F46474" w:rsidP="00F46474">
      <w:pPr>
        <w:spacing w:line="278" w:lineRule="auto"/>
        <w:ind w:firstLine="0"/>
        <w:jc w:val="left"/>
      </w:pPr>
    </w:p>
    <w:p w14:paraId="2FDD82EF" w14:textId="1777C0DD" w:rsidR="00F46474" w:rsidRPr="00627D3D" w:rsidRDefault="00F46474" w:rsidP="00F46474">
      <w:pPr>
        <w:pStyle w:val="Descripcin"/>
      </w:pPr>
      <w:bookmarkStart w:id="1512" w:name="_Toc209985108"/>
      <w:bookmarkStart w:id="1513" w:name="_Toc210409387"/>
      <w:bookmarkStart w:id="1514" w:name="_Toc210410167"/>
      <w:bookmarkStart w:id="1515" w:name="_Toc213787038"/>
      <w:bookmarkStart w:id="1516" w:name="_Toc213787452"/>
      <w:r w:rsidRPr="00627D3D">
        <w:t xml:space="preserve">Tabla </w:t>
      </w:r>
      <w:fldSimple w:instr=" STYLEREF 1 \s ">
        <w:r w:rsidR="008F7228">
          <w:rPr>
            <w:noProof/>
          </w:rPr>
          <w:t>7</w:t>
        </w:r>
      </w:fldSimple>
      <w:r w:rsidR="008F7228">
        <w:t>.</w:t>
      </w:r>
      <w:fldSimple w:instr=" SEQ Tabla \* ARABIC \s 1 ">
        <w:r w:rsidR="008F7228">
          <w:rPr>
            <w:noProof/>
          </w:rPr>
          <w:t>35</w:t>
        </w:r>
      </w:fldSimple>
      <w:r w:rsidRPr="00627D3D">
        <w:t xml:space="preserve"> Caso de uso N°3.5, Guardando cambios de vacaciones</w:t>
      </w:r>
      <w:bookmarkEnd w:id="1512"/>
      <w:bookmarkEnd w:id="1513"/>
      <w:bookmarkEnd w:id="1514"/>
      <w:bookmarkEnd w:id="1515"/>
      <w:bookmarkEnd w:id="1516"/>
    </w:p>
    <w:p w14:paraId="5FF4CAF6" w14:textId="77777777" w:rsidR="00F46474" w:rsidRPr="00627D3D" w:rsidRDefault="00F46474" w:rsidP="00F46474">
      <w:pPr>
        <w:pStyle w:val="Sinespaciado"/>
      </w:pPr>
      <w:r w:rsidRPr="00627D3D">
        <w:rPr>
          <w:noProof/>
        </w:rPr>
        <w:drawing>
          <wp:inline distT="0" distB="0" distL="0" distR="0" wp14:anchorId="23E169B4" wp14:editId="19A0DF22">
            <wp:extent cx="5971540" cy="5247640"/>
            <wp:effectExtent l="0" t="0" r="0" b="0"/>
            <wp:docPr id="1805611429"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4D1B2BCA" w14:textId="77777777" w:rsidR="00F46474" w:rsidRPr="00627D3D" w:rsidRDefault="00F46474" w:rsidP="00F46474">
      <w:pPr>
        <w:spacing w:line="278" w:lineRule="auto"/>
        <w:ind w:firstLine="0"/>
        <w:jc w:val="left"/>
      </w:pPr>
    </w:p>
    <w:p w14:paraId="266BB7DB" w14:textId="77777777" w:rsidR="00F46474" w:rsidRDefault="00F46474" w:rsidP="00F46474">
      <w:r w:rsidRPr="00627D3D">
        <w:t>Fuente: Elaborado por el estudiante de acuerdo con el proyecto</w:t>
      </w:r>
    </w:p>
    <w:p w14:paraId="0D790D60" w14:textId="77777777" w:rsidR="00F46474" w:rsidRPr="00627D3D" w:rsidRDefault="00F46474" w:rsidP="00F46474"/>
    <w:p w14:paraId="7802D3EB" w14:textId="77777777" w:rsidR="00F46474" w:rsidRDefault="00F46474" w:rsidP="00F46474">
      <w:r w:rsidRPr="008C5944">
        <w:lastRenderedPageBreak/>
        <w:t>Casos de prueba:</w:t>
      </w:r>
    </w:p>
    <w:p w14:paraId="1F88D97B" w14:textId="77777777" w:rsidR="00F46474" w:rsidRDefault="00F46474" w:rsidP="00F46474"/>
    <w:p w14:paraId="600C07F1" w14:textId="77777777" w:rsidR="00F46474" w:rsidRDefault="00F46474" w:rsidP="00F46474">
      <w:pPr>
        <w:numPr>
          <w:ilvl w:val="0"/>
          <w:numId w:val="281"/>
        </w:numPr>
        <w:tabs>
          <w:tab w:val="num" w:pos="720"/>
        </w:tabs>
        <w:rPr>
          <w:lang w:val="es-419"/>
        </w:rPr>
      </w:pPr>
      <w:r w:rsidRPr="00850344">
        <w:rPr>
          <w:lang w:val="es-419"/>
        </w:rPr>
        <w:t>Verificar la existencia del botón de guardado en el formulario de vacaciones</w:t>
      </w:r>
      <w:r>
        <w:rPr>
          <w:lang w:val="es-419"/>
        </w:rPr>
        <w:t>.</w:t>
      </w:r>
    </w:p>
    <w:p w14:paraId="48999499" w14:textId="77777777" w:rsidR="00F46474" w:rsidRPr="00850344" w:rsidRDefault="00F46474" w:rsidP="00F46474">
      <w:pPr>
        <w:ind w:left="1440" w:firstLine="0"/>
        <w:rPr>
          <w:lang w:val="es-419"/>
        </w:rPr>
      </w:pPr>
    </w:p>
    <w:p w14:paraId="46E68893" w14:textId="77777777" w:rsidR="00F46474" w:rsidRDefault="00F46474" w:rsidP="00F46474">
      <w:pPr>
        <w:numPr>
          <w:ilvl w:val="0"/>
          <w:numId w:val="281"/>
        </w:numPr>
        <w:tabs>
          <w:tab w:val="num" w:pos="720"/>
        </w:tabs>
        <w:rPr>
          <w:lang w:val="es-419"/>
        </w:rPr>
      </w:pPr>
      <w:r w:rsidRPr="00850344">
        <w:rPr>
          <w:lang w:val="es-419"/>
        </w:rPr>
        <w:t>Verificar la funcionalidad de guardado de cambios realizados</w:t>
      </w:r>
      <w:r>
        <w:rPr>
          <w:lang w:val="es-419"/>
        </w:rPr>
        <w:t>.</w:t>
      </w:r>
    </w:p>
    <w:p w14:paraId="151244D3" w14:textId="77777777" w:rsidR="00F46474" w:rsidRPr="00850344" w:rsidRDefault="00F46474" w:rsidP="00F46474">
      <w:pPr>
        <w:ind w:firstLine="0"/>
        <w:rPr>
          <w:lang w:val="es-419"/>
        </w:rPr>
      </w:pPr>
    </w:p>
    <w:p w14:paraId="78E708D3" w14:textId="77777777" w:rsidR="00F46474" w:rsidRPr="00850344" w:rsidRDefault="00F46474" w:rsidP="00F46474">
      <w:pPr>
        <w:numPr>
          <w:ilvl w:val="0"/>
          <w:numId w:val="281"/>
        </w:numPr>
        <w:tabs>
          <w:tab w:val="num" w:pos="720"/>
        </w:tabs>
        <w:rPr>
          <w:lang w:val="es-419"/>
        </w:rPr>
      </w:pPr>
      <w:r w:rsidRPr="00850344">
        <w:rPr>
          <w:lang w:val="es-419"/>
        </w:rPr>
        <w:t>Verificar la actualización inmediata de la información en el sistema</w:t>
      </w:r>
      <w:r>
        <w:rPr>
          <w:lang w:val="es-419"/>
        </w:rPr>
        <w:t>.</w:t>
      </w:r>
    </w:p>
    <w:p w14:paraId="524A6D01" w14:textId="77777777" w:rsidR="00F46474" w:rsidRPr="000C5C84" w:rsidRDefault="00F46474" w:rsidP="00F46474">
      <w:pPr>
        <w:rPr>
          <w:lang w:val="es-419"/>
        </w:rPr>
      </w:pPr>
    </w:p>
    <w:p w14:paraId="0C449E00" w14:textId="77777777" w:rsidR="00F46474" w:rsidRDefault="00F46474" w:rsidP="00F46474">
      <w:pPr>
        <w:ind w:left="720" w:firstLine="0"/>
      </w:pPr>
      <w:r w:rsidRPr="008C5944">
        <w:t>Resultados Esperados:</w:t>
      </w:r>
    </w:p>
    <w:p w14:paraId="3F6E2949" w14:textId="77777777" w:rsidR="00F46474" w:rsidRDefault="00F46474" w:rsidP="00F46474">
      <w:pPr>
        <w:ind w:left="720" w:firstLine="0"/>
      </w:pPr>
    </w:p>
    <w:p w14:paraId="0032B3B5" w14:textId="77777777" w:rsidR="00F46474" w:rsidRDefault="00F46474" w:rsidP="00F46474">
      <w:pPr>
        <w:numPr>
          <w:ilvl w:val="0"/>
          <w:numId w:val="282"/>
        </w:numPr>
        <w:tabs>
          <w:tab w:val="num" w:pos="720"/>
        </w:tabs>
        <w:rPr>
          <w:lang w:val="es-419"/>
        </w:rPr>
      </w:pPr>
      <w:r w:rsidRPr="00850344">
        <w:rPr>
          <w:lang w:val="es-419"/>
        </w:rPr>
        <w:t>El botón "Guardar" o "Actualizar" es visible y accesible en el formulario de vacaciones</w:t>
      </w:r>
      <w:r>
        <w:rPr>
          <w:lang w:val="es-419"/>
        </w:rPr>
        <w:t>.</w:t>
      </w:r>
    </w:p>
    <w:p w14:paraId="3424E698" w14:textId="77777777" w:rsidR="00F46474" w:rsidRPr="00850344" w:rsidRDefault="00F46474" w:rsidP="00F46474">
      <w:pPr>
        <w:ind w:left="1440" w:firstLine="0"/>
        <w:rPr>
          <w:lang w:val="es-419"/>
        </w:rPr>
      </w:pPr>
    </w:p>
    <w:p w14:paraId="06AF25C6" w14:textId="77777777" w:rsidR="00F46474" w:rsidRDefault="00F46474" w:rsidP="00F46474">
      <w:pPr>
        <w:numPr>
          <w:ilvl w:val="0"/>
          <w:numId w:val="282"/>
        </w:numPr>
        <w:tabs>
          <w:tab w:val="num" w:pos="720"/>
        </w:tabs>
        <w:rPr>
          <w:lang w:val="es-419"/>
        </w:rPr>
      </w:pPr>
      <w:r w:rsidRPr="00850344">
        <w:rPr>
          <w:lang w:val="es-419"/>
        </w:rPr>
        <w:t>Al hacer clic en "Guardar", el sistema procesa y almacena correctamente todos los cambios realizados</w:t>
      </w:r>
      <w:r>
        <w:rPr>
          <w:lang w:val="es-419"/>
        </w:rPr>
        <w:t>.</w:t>
      </w:r>
    </w:p>
    <w:p w14:paraId="0848C28C" w14:textId="77777777" w:rsidR="00F46474" w:rsidRPr="00850344" w:rsidRDefault="00F46474" w:rsidP="00F46474">
      <w:pPr>
        <w:ind w:firstLine="0"/>
        <w:rPr>
          <w:lang w:val="es-419"/>
        </w:rPr>
      </w:pPr>
    </w:p>
    <w:p w14:paraId="6A5C2F60" w14:textId="77777777" w:rsidR="00F46474" w:rsidRPr="00850344" w:rsidRDefault="00F46474" w:rsidP="00F46474">
      <w:pPr>
        <w:numPr>
          <w:ilvl w:val="0"/>
          <w:numId w:val="282"/>
        </w:numPr>
        <w:tabs>
          <w:tab w:val="num" w:pos="720"/>
        </w:tabs>
        <w:rPr>
          <w:lang w:val="es-419"/>
        </w:rPr>
      </w:pPr>
      <w:r w:rsidRPr="00850344">
        <w:rPr>
          <w:lang w:val="es-419"/>
        </w:rPr>
        <w:t>Los cambios guardados se reflejan inmediatamente en el listado y en la base de datos</w:t>
      </w:r>
      <w:r>
        <w:rPr>
          <w:lang w:val="es-419"/>
        </w:rPr>
        <w:t>.</w:t>
      </w:r>
    </w:p>
    <w:p w14:paraId="6D9270C1" w14:textId="77777777" w:rsidR="00F46474" w:rsidRPr="000C5C84" w:rsidRDefault="00F46474" w:rsidP="00F46474">
      <w:pPr>
        <w:ind w:left="720" w:firstLine="0"/>
        <w:rPr>
          <w:lang w:val="es-419"/>
        </w:rPr>
      </w:pPr>
    </w:p>
    <w:p w14:paraId="25FC981F" w14:textId="77777777" w:rsidR="00F46474" w:rsidRDefault="00F46474" w:rsidP="00F46474">
      <w:pPr>
        <w:ind w:left="720" w:firstLine="0"/>
      </w:pPr>
      <w:r w:rsidRPr="008C5944">
        <w:t>Resultados obtenidos</w:t>
      </w:r>
      <w:r>
        <w:t>:</w:t>
      </w:r>
    </w:p>
    <w:p w14:paraId="6664A86A" w14:textId="77777777" w:rsidR="00F46474" w:rsidRDefault="00F46474" w:rsidP="00F46474">
      <w:pPr>
        <w:ind w:left="720" w:firstLine="0"/>
      </w:pPr>
    </w:p>
    <w:p w14:paraId="3E9DCB77" w14:textId="77777777" w:rsidR="00F46474" w:rsidRDefault="00F46474" w:rsidP="00F46474">
      <w:pPr>
        <w:numPr>
          <w:ilvl w:val="0"/>
          <w:numId w:val="283"/>
        </w:numPr>
        <w:tabs>
          <w:tab w:val="num" w:pos="720"/>
        </w:tabs>
        <w:rPr>
          <w:lang w:val="es-419"/>
        </w:rPr>
      </w:pPr>
      <w:r w:rsidRPr="00850344">
        <w:rPr>
          <w:lang w:val="es-419"/>
        </w:rPr>
        <w:t>El botón de guardado está disponible y funciona correctamente en el formulario</w:t>
      </w:r>
      <w:r>
        <w:rPr>
          <w:lang w:val="es-419"/>
        </w:rPr>
        <w:t>.</w:t>
      </w:r>
    </w:p>
    <w:p w14:paraId="46936FB8" w14:textId="77777777" w:rsidR="00F46474" w:rsidRPr="00850344" w:rsidRDefault="00F46474" w:rsidP="00F46474">
      <w:pPr>
        <w:ind w:left="1440" w:firstLine="0"/>
        <w:rPr>
          <w:lang w:val="es-419"/>
        </w:rPr>
      </w:pPr>
    </w:p>
    <w:p w14:paraId="2131B75E" w14:textId="77777777" w:rsidR="00F46474" w:rsidRDefault="00F46474" w:rsidP="00F46474">
      <w:pPr>
        <w:numPr>
          <w:ilvl w:val="0"/>
          <w:numId w:val="283"/>
        </w:numPr>
        <w:tabs>
          <w:tab w:val="num" w:pos="720"/>
        </w:tabs>
        <w:rPr>
          <w:lang w:val="es-419"/>
        </w:rPr>
      </w:pPr>
      <w:r w:rsidRPr="00850344">
        <w:rPr>
          <w:lang w:val="es-419"/>
        </w:rPr>
        <w:lastRenderedPageBreak/>
        <w:t>Los cambios realizados en las vacaciones se guardan exitosamente en el sistema</w:t>
      </w:r>
      <w:r>
        <w:rPr>
          <w:lang w:val="es-419"/>
        </w:rPr>
        <w:t>.</w:t>
      </w:r>
    </w:p>
    <w:p w14:paraId="0B545C9B" w14:textId="77777777" w:rsidR="00F46474" w:rsidRPr="00850344" w:rsidRDefault="00F46474" w:rsidP="00F46474">
      <w:pPr>
        <w:ind w:firstLine="0"/>
        <w:rPr>
          <w:lang w:val="es-419"/>
        </w:rPr>
      </w:pPr>
    </w:p>
    <w:p w14:paraId="3E71566A" w14:textId="77777777" w:rsidR="00F46474" w:rsidRPr="00850344" w:rsidRDefault="00F46474" w:rsidP="00F46474">
      <w:pPr>
        <w:numPr>
          <w:ilvl w:val="0"/>
          <w:numId w:val="283"/>
        </w:numPr>
        <w:tabs>
          <w:tab w:val="num" w:pos="720"/>
        </w:tabs>
        <w:rPr>
          <w:lang w:val="es-419"/>
        </w:rPr>
      </w:pPr>
      <w:r w:rsidRPr="00850344">
        <w:rPr>
          <w:lang w:val="es-419"/>
        </w:rPr>
        <w:t>La información actualizada se muestra correctamente en la interfaz tras el guardado</w:t>
      </w:r>
      <w:r>
        <w:rPr>
          <w:lang w:val="es-419"/>
        </w:rPr>
        <w:t>.</w:t>
      </w:r>
    </w:p>
    <w:p w14:paraId="1D0CEB83" w14:textId="77777777" w:rsidR="00F46474" w:rsidRDefault="00F46474" w:rsidP="00F46474">
      <w:pPr>
        <w:ind w:left="720" w:firstLine="0"/>
        <w:rPr>
          <w:lang w:val="es-419"/>
        </w:rPr>
      </w:pPr>
    </w:p>
    <w:p w14:paraId="13B3D39D" w14:textId="28889EBA" w:rsidR="00F46474" w:rsidRPr="00414459" w:rsidRDefault="00F46474" w:rsidP="00F46474">
      <w:pPr>
        <w:rPr>
          <w:lang w:val="es-419"/>
        </w:rPr>
      </w:pPr>
      <w:r w:rsidRPr="00414459">
        <w:rPr>
          <w:lang w:val="es-419"/>
        </w:rPr>
        <w:t>En la figura 7.</w:t>
      </w:r>
      <w:r w:rsidR="008C28A7">
        <w:rPr>
          <w:lang w:val="es-419"/>
        </w:rPr>
        <w:t>3</w:t>
      </w:r>
      <w:r w:rsidRPr="00414459">
        <w:rPr>
          <w:lang w:val="es-419"/>
        </w:rPr>
        <w:t xml:space="preserve">5 </w:t>
      </w:r>
      <w:r w:rsidR="008C28A7">
        <w:rPr>
          <w:lang w:val="es-419"/>
        </w:rPr>
        <w:t>la i</w:t>
      </w:r>
      <w:r w:rsidRPr="00414459">
        <w:t>magen muestra el proceso de edición de vacaciones en el sistema. Inicialmente, al empleado Vicente Ignacio Henríquez Cortés se le habían asignado 23 días de vacaciones legales entre el 02-10-2025 y el 25-10-2025. En la ventana lateral de edición se modifican los datos a 20 días, ajustando la fecha de término al 22-10-2025. Tras guardar los cambios, la tabla de Vacaciones Asignadas se actualiza, reflejando la nueva duración y las fechas corregidas.</w:t>
      </w:r>
    </w:p>
    <w:p w14:paraId="74C9EB66" w14:textId="18B716AA" w:rsidR="00F46474" w:rsidRPr="008C5944" w:rsidRDefault="00F46474" w:rsidP="00F46474">
      <w:pPr>
        <w:pStyle w:val="Descripcin"/>
      </w:pPr>
      <w:bookmarkStart w:id="1517" w:name="_Toc210409388"/>
      <w:bookmarkStart w:id="1518" w:name="_Toc210410168"/>
      <w:bookmarkStart w:id="1519" w:name="_Toc213787039"/>
      <w:bookmarkStart w:id="1520" w:name="_Toc213787453"/>
      <w:r>
        <w:t xml:space="preserve">Figura </w:t>
      </w:r>
      <w:fldSimple w:instr=" STYLEREF 1 \s ">
        <w:r w:rsidR="008F7228">
          <w:rPr>
            <w:noProof/>
          </w:rPr>
          <w:t>7</w:t>
        </w:r>
      </w:fldSimple>
      <w:r w:rsidR="008F7228">
        <w:t>.</w:t>
      </w:r>
      <w:fldSimple w:instr=" SEQ Figura \* ARABIC \s 1 ">
        <w:r w:rsidR="008F7228">
          <w:rPr>
            <w:noProof/>
          </w:rPr>
          <w:t>35</w:t>
        </w:r>
      </w:fldSimple>
      <w:r>
        <w:t xml:space="preserve"> “Captura de pantalla de prueba 1-2-3 caso de uso N°3.5”</w:t>
      </w:r>
      <w:bookmarkEnd w:id="1517"/>
      <w:bookmarkEnd w:id="1518"/>
      <w:bookmarkEnd w:id="1519"/>
      <w:bookmarkEnd w:id="1520"/>
    </w:p>
    <w:p w14:paraId="01589F32" w14:textId="77777777" w:rsidR="00F46474" w:rsidRPr="000C5C84" w:rsidRDefault="00F46474" w:rsidP="00F46474">
      <w:pPr>
        <w:ind w:left="720" w:firstLine="0"/>
        <w:rPr>
          <w:lang w:val="es-419"/>
        </w:rPr>
      </w:pPr>
    </w:p>
    <w:p w14:paraId="3FDFED72" w14:textId="77777777" w:rsidR="00F46474" w:rsidRDefault="00F46474" w:rsidP="00F46474">
      <w:pPr>
        <w:pStyle w:val="Sinespaciado"/>
      </w:pPr>
      <w:r w:rsidRPr="00367E41">
        <w:rPr>
          <w:noProof/>
        </w:rPr>
        <w:drawing>
          <wp:inline distT="0" distB="0" distL="0" distR="0" wp14:anchorId="4B9CD7EE" wp14:editId="5B14ACF9">
            <wp:extent cx="5971540" cy="2933700"/>
            <wp:effectExtent l="0" t="0" r="0" b="0"/>
            <wp:docPr id="1825117797"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35442" name="Imagen 1" descr="Una captura de pantalla de una red social&#10;&#10;El contenido generado por IA puede ser incorrecto."/>
                    <pic:cNvPicPr/>
                  </pic:nvPicPr>
                  <pic:blipFill>
                    <a:blip r:embed="rId198"/>
                    <a:stretch>
                      <a:fillRect/>
                    </a:stretch>
                  </pic:blipFill>
                  <pic:spPr>
                    <a:xfrm>
                      <a:off x="0" y="0"/>
                      <a:ext cx="5971540" cy="2933700"/>
                    </a:xfrm>
                    <a:prstGeom prst="rect">
                      <a:avLst/>
                    </a:prstGeom>
                  </pic:spPr>
                </pic:pic>
              </a:graphicData>
            </a:graphic>
          </wp:inline>
        </w:drawing>
      </w:r>
    </w:p>
    <w:p w14:paraId="0CA515AB" w14:textId="77777777" w:rsidR="00F46474" w:rsidRDefault="00F46474" w:rsidP="00F46474">
      <w:pPr>
        <w:pStyle w:val="Sinespaciado"/>
      </w:pPr>
    </w:p>
    <w:p w14:paraId="343D0B9A" w14:textId="77777777" w:rsidR="00F46474" w:rsidRPr="004B79BA" w:rsidRDefault="00F46474" w:rsidP="00F46474">
      <w:r>
        <w:t xml:space="preserve">Fuente: Captura realizada al sistema web EugCOM </w:t>
      </w:r>
      <w:r>
        <w:br w:type="page"/>
      </w:r>
    </w:p>
    <w:p w14:paraId="24F2DB8E" w14:textId="77777777" w:rsidR="00F46474" w:rsidRDefault="00F46474" w:rsidP="00F46474">
      <w:pPr>
        <w:pStyle w:val="Ttulo2"/>
      </w:pPr>
      <w:bookmarkStart w:id="1521" w:name="_Toc213787177"/>
      <w:r>
        <w:lastRenderedPageBreak/>
        <w:t>Prueba Unitaria CU N°3.6</w:t>
      </w:r>
      <w:bookmarkEnd w:id="1521"/>
    </w:p>
    <w:p w14:paraId="13DD8A70" w14:textId="77777777" w:rsidR="00F46474" w:rsidRDefault="00F46474" w:rsidP="00F46474">
      <w:pPr>
        <w:spacing w:line="278" w:lineRule="auto"/>
        <w:ind w:firstLine="0"/>
        <w:jc w:val="left"/>
      </w:pPr>
    </w:p>
    <w:p w14:paraId="3514B8D7" w14:textId="79A78461" w:rsidR="00F46474" w:rsidRPr="00627D3D" w:rsidRDefault="00F46474" w:rsidP="00F46474">
      <w:r w:rsidRPr="00627D3D">
        <w:t xml:space="preserve">En la </w:t>
      </w:r>
      <w:r w:rsidRPr="00627D3D">
        <w:rPr>
          <w:i/>
        </w:rPr>
        <w:t xml:space="preserve">Tabla </w:t>
      </w:r>
      <w:r>
        <w:rPr>
          <w:i/>
        </w:rPr>
        <w:t>7.</w:t>
      </w:r>
      <w:r w:rsidR="008C28A7">
        <w:rPr>
          <w:i/>
        </w:rPr>
        <w:t>3</w:t>
      </w:r>
      <w:r>
        <w:rPr>
          <w:i/>
        </w:rPr>
        <w:t>6 se</w:t>
      </w:r>
      <w:r w:rsidRPr="00627D3D">
        <w:t xml:space="preserve"> puede visualizar el Caso de uso N°3.6. Este caso de uso es para imprimir un listado completo con todos los empleados de vacaciones.</w:t>
      </w:r>
    </w:p>
    <w:p w14:paraId="7703D4E3" w14:textId="77777777" w:rsidR="00F46474" w:rsidRPr="00627D3D" w:rsidRDefault="00F46474" w:rsidP="00F46474">
      <w:pPr>
        <w:spacing w:line="278" w:lineRule="auto"/>
        <w:ind w:firstLine="0"/>
        <w:jc w:val="left"/>
      </w:pPr>
    </w:p>
    <w:p w14:paraId="690AFEED" w14:textId="0AB5A8E8" w:rsidR="00F46474" w:rsidRPr="00627D3D" w:rsidRDefault="00F46474" w:rsidP="00F46474">
      <w:pPr>
        <w:pStyle w:val="Descripcin"/>
      </w:pPr>
      <w:bookmarkStart w:id="1522" w:name="_Toc209985109"/>
      <w:bookmarkStart w:id="1523" w:name="_Toc210409389"/>
      <w:bookmarkStart w:id="1524" w:name="_Toc210410169"/>
      <w:bookmarkStart w:id="1525" w:name="_Toc213787040"/>
      <w:bookmarkStart w:id="1526" w:name="_Toc213787454"/>
      <w:r>
        <w:t xml:space="preserve">Tabla </w:t>
      </w:r>
      <w:fldSimple w:instr=" STYLEREF 1 \s ">
        <w:r w:rsidR="008F7228">
          <w:rPr>
            <w:noProof/>
          </w:rPr>
          <w:t>7</w:t>
        </w:r>
      </w:fldSimple>
      <w:r w:rsidR="008F7228">
        <w:t>.</w:t>
      </w:r>
      <w:fldSimple w:instr=" SEQ Tabla \* ARABIC \s 1 ">
        <w:r w:rsidR="008F7228">
          <w:rPr>
            <w:noProof/>
          </w:rPr>
          <w:t>36</w:t>
        </w:r>
      </w:fldSimple>
      <w:r>
        <w:t xml:space="preserve"> </w:t>
      </w:r>
      <w:r w:rsidRPr="00627D3D">
        <w:t xml:space="preserve"> Caso de uso N°3.6, Imprimiendo vacaciones de empleado</w:t>
      </w:r>
      <w:bookmarkEnd w:id="1522"/>
      <w:bookmarkEnd w:id="1523"/>
      <w:bookmarkEnd w:id="1524"/>
      <w:bookmarkEnd w:id="1525"/>
      <w:bookmarkEnd w:id="1526"/>
    </w:p>
    <w:p w14:paraId="65E2AAAE" w14:textId="77777777" w:rsidR="00F46474" w:rsidRPr="00627D3D" w:rsidRDefault="00F46474" w:rsidP="00F46474">
      <w:pPr>
        <w:pStyle w:val="Sinespaciado"/>
      </w:pPr>
      <w:r w:rsidRPr="00627D3D">
        <w:rPr>
          <w:noProof/>
        </w:rPr>
        <w:drawing>
          <wp:inline distT="0" distB="0" distL="0" distR="0" wp14:anchorId="433CB701" wp14:editId="0B458672">
            <wp:extent cx="5971540" cy="4237990"/>
            <wp:effectExtent l="0" t="0" r="0" b="0"/>
            <wp:docPr id="1267507059"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43BAB438" w14:textId="77777777" w:rsidR="00F46474" w:rsidRPr="00627D3D" w:rsidRDefault="00F46474" w:rsidP="00F46474">
      <w:pPr>
        <w:spacing w:line="278" w:lineRule="auto"/>
        <w:ind w:firstLine="0"/>
        <w:jc w:val="left"/>
      </w:pPr>
    </w:p>
    <w:p w14:paraId="6CA0AE78" w14:textId="77777777" w:rsidR="00F46474" w:rsidRDefault="00F46474" w:rsidP="00F46474">
      <w:r w:rsidRPr="00627D3D">
        <w:t>Fuente: Elaborado por el estudiante de acuerdo con el proyecto</w:t>
      </w:r>
    </w:p>
    <w:p w14:paraId="6B522189" w14:textId="77777777" w:rsidR="00F46474" w:rsidRDefault="00F46474" w:rsidP="00F46474">
      <w:pPr>
        <w:spacing w:line="278" w:lineRule="auto"/>
        <w:ind w:firstLine="0"/>
        <w:jc w:val="left"/>
      </w:pPr>
    </w:p>
    <w:p w14:paraId="48DD6CFF" w14:textId="77777777" w:rsidR="00F46474" w:rsidRDefault="00F46474" w:rsidP="00F46474">
      <w:pPr>
        <w:spacing w:line="278" w:lineRule="auto"/>
        <w:ind w:firstLine="0"/>
        <w:jc w:val="left"/>
      </w:pPr>
    </w:p>
    <w:p w14:paraId="71AB3F96" w14:textId="77777777" w:rsidR="00F46474" w:rsidRDefault="00F46474" w:rsidP="00F46474">
      <w:pPr>
        <w:spacing w:line="278" w:lineRule="auto"/>
        <w:ind w:firstLine="0"/>
        <w:jc w:val="left"/>
      </w:pPr>
    </w:p>
    <w:p w14:paraId="51B34C3C" w14:textId="77777777" w:rsidR="00F46474" w:rsidRPr="00627D3D" w:rsidRDefault="00F46474" w:rsidP="00F46474">
      <w:pPr>
        <w:spacing w:line="278" w:lineRule="auto"/>
        <w:ind w:firstLine="0"/>
        <w:jc w:val="left"/>
      </w:pPr>
    </w:p>
    <w:p w14:paraId="6680859E" w14:textId="77777777" w:rsidR="00F46474" w:rsidRDefault="00F46474" w:rsidP="00F46474">
      <w:r w:rsidRPr="008C5944">
        <w:lastRenderedPageBreak/>
        <w:t>Casos de prueba:</w:t>
      </w:r>
    </w:p>
    <w:p w14:paraId="6B92E6D9" w14:textId="77777777" w:rsidR="00F46474" w:rsidRDefault="00F46474" w:rsidP="00F46474">
      <w:pPr>
        <w:numPr>
          <w:ilvl w:val="0"/>
          <w:numId w:val="284"/>
        </w:numPr>
        <w:tabs>
          <w:tab w:val="num" w:pos="720"/>
        </w:tabs>
        <w:rPr>
          <w:lang w:val="es-419"/>
        </w:rPr>
      </w:pPr>
      <w:r w:rsidRPr="00850344">
        <w:rPr>
          <w:lang w:val="es-419"/>
        </w:rPr>
        <w:t>Verificar la existencia de la opción de impresión para vacaciones</w:t>
      </w:r>
      <w:r>
        <w:rPr>
          <w:lang w:val="es-419"/>
        </w:rPr>
        <w:t>.</w:t>
      </w:r>
    </w:p>
    <w:p w14:paraId="7DAEF49C" w14:textId="77777777" w:rsidR="00F46474" w:rsidRPr="00850344" w:rsidRDefault="00F46474" w:rsidP="00F46474">
      <w:pPr>
        <w:ind w:left="1440" w:firstLine="0"/>
        <w:rPr>
          <w:lang w:val="es-419"/>
        </w:rPr>
      </w:pPr>
    </w:p>
    <w:p w14:paraId="3BEB0686" w14:textId="77777777" w:rsidR="00F46474" w:rsidRDefault="00F46474" w:rsidP="00F46474">
      <w:pPr>
        <w:numPr>
          <w:ilvl w:val="0"/>
          <w:numId w:val="284"/>
        </w:numPr>
        <w:tabs>
          <w:tab w:val="num" w:pos="720"/>
        </w:tabs>
        <w:rPr>
          <w:lang w:val="es-419"/>
        </w:rPr>
      </w:pPr>
      <w:r w:rsidRPr="00850344">
        <w:rPr>
          <w:lang w:val="es-419"/>
        </w:rPr>
        <w:t>Verificar la generación correcta del documento PDF de vacaciones</w:t>
      </w:r>
      <w:r>
        <w:rPr>
          <w:lang w:val="es-419"/>
        </w:rPr>
        <w:t>.</w:t>
      </w:r>
    </w:p>
    <w:p w14:paraId="42661447" w14:textId="77777777" w:rsidR="00F46474" w:rsidRPr="00850344" w:rsidRDefault="00F46474" w:rsidP="00F46474">
      <w:pPr>
        <w:ind w:firstLine="0"/>
        <w:rPr>
          <w:lang w:val="es-419"/>
        </w:rPr>
      </w:pPr>
    </w:p>
    <w:p w14:paraId="6124BA36" w14:textId="77777777" w:rsidR="00F46474" w:rsidRDefault="00F46474" w:rsidP="00F46474">
      <w:pPr>
        <w:numPr>
          <w:ilvl w:val="0"/>
          <w:numId w:val="284"/>
        </w:numPr>
        <w:tabs>
          <w:tab w:val="num" w:pos="720"/>
        </w:tabs>
        <w:rPr>
          <w:lang w:val="es-419"/>
        </w:rPr>
      </w:pPr>
      <w:r w:rsidRPr="00850344">
        <w:rPr>
          <w:lang w:val="es-419"/>
        </w:rPr>
        <w:t>Verificar la completitud de la información en el PDF generado</w:t>
      </w:r>
      <w:r>
        <w:rPr>
          <w:lang w:val="es-419"/>
        </w:rPr>
        <w:t>.</w:t>
      </w:r>
    </w:p>
    <w:p w14:paraId="5908A253" w14:textId="77777777" w:rsidR="00F46474" w:rsidRPr="000C5C84" w:rsidRDefault="00F46474" w:rsidP="00F46474">
      <w:pPr>
        <w:rPr>
          <w:lang w:val="es-419"/>
        </w:rPr>
      </w:pPr>
    </w:p>
    <w:p w14:paraId="3B483BE5" w14:textId="77777777" w:rsidR="00F46474" w:rsidRDefault="00F46474" w:rsidP="00F46474">
      <w:pPr>
        <w:ind w:left="720" w:firstLine="0"/>
      </w:pPr>
      <w:r w:rsidRPr="008C5944">
        <w:t>Resultados Esperados:</w:t>
      </w:r>
    </w:p>
    <w:p w14:paraId="5D2E8FB0" w14:textId="77777777" w:rsidR="00F46474" w:rsidRDefault="00F46474" w:rsidP="00F46474">
      <w:pPr>
        <w:ind w:left="720" w:firstLine="0"/>
      </w:pPr>
    </w:p>
    <w:p w14:paraId="5E4B486C" w14:textId="77777777" w:rsidR="00F46474" w:rsidRDefault="00F46474" w:rsidP="00F46474">
      <w:pPr>
        <w:numPr>
          <w:ilvl w:val="0"/>
          <w:numId w:val="285"/>
        </w:numPr>
        <w:tabs>
          <w:tab w:val="num" w:pos="720"/>
        </w:tabs>
        <w:rPr>
          <w:lang w:val="es-419"/>
        </w:rPr>
      </w:pPr>
      <w:r w:rsidRPr="00850344">
        <w:rPr>
          <w:lang w:val="es-419"/>
        </w:rPr>
        <w:t>El botón o enlace "Imprimir" es visible junto a cada registro de vacaciones para generar reporte</w:t>
      </w:r>
      <w:r>
        <w:rPr>
          <w:lang w:val="es-419"/>
        </w:rPr>
        <w:t>.</w:t>
      </w:r>
    </w:p>
    <w:p w14:paraId="0926503F" w14:textId="77777777" w:rsidR="00F46474" w:rsidRPr="00850344" w:rsidRDefault="00F46474" w:rsidP="00F46474">
      <w:pPr>
        <w:rPr>
          <w:lang w:val="es-419"/>
        </w:rPr>
      </w:pPr>
    </w:p>
    <w:p w14:paraId="1DE141C7" w14:textId="77777777" w:rsidR="00F46474" w:rsidRDefault="00F46474" w:rsidP="00F46474">
      <w:pPr>
        <w:numPr>
          <w:ilvl w:val="0"/>
          <w:numId w:val="285"/>
        </w:numPr>
        <w:tabs>
          <w:tab w:val="num" w:pos="720"/>
        </w:tabs>
        <w:rPr>
          <w:lang w:val="es-419"/>
        </w:rPr>
      </w:pPr>
      <w:r w:rsidRPr="00850344">
        <w:rPr>
          <w:lang w:val="es-419"/>
        </w:rPr>
        <w:t>Al hacer clic en "Imprimir", el sistema genera correctamente un documento PDF con la información de vacaciones</w:t>
      </w:r>
      <w:r>
        <w:rPr>
          <w:lang w:val="es-419"/>
        </w:rPr>
        <w:t>.</w:t>
      </w:r>
    </w:p>
    <w:p w14:paraId="65A52E4E" w14:textId="77777777" w:rsidR="00F46474" w:rsidRPr="00850344" w:rsidRDefault="00F46474" w:rsidP="00F46474">
      <w:pPr>
        <w:ind w:firstLine="0"/>
        <w:rPr>
          <w:lang w:val="es-419"/>
        </w:rPr>
      </w:pPr>
    </w:p>
    <w:p w14:paraId="0CEE5D53" w14:textId="77777777" w:rsidR="00F46474" w:rsidRDefault="00F46474" w:rsidP="00F46474">
      <w:pPr>
        <w:numPr>
          <w:ilvl w:val="0"/>
          <w:numId w:val="285"/>
        </w:numPr>
        <w:tabs>
          <w:tab w:val="num" w:pos="720"/>
        </w:tabs>
        <w:rPr>
          <w:lang w:val="es-419"/>
        </w:rPr>
      </w:pPr>
      <w:r w:rsidRPr="00850344">
        <w:rPr>
          <w:lang w:val="es-419"/>
        </w:rPr>
        <w:t>El PDF generado contiene toda la información completa de las vacaciones del empleado</w:t>
      </w:r>
      <w:r>
        <w:rPr>
          <w:lang w:val="es-419"/>
        </w:rPr>
        <w:t>.</w:t>
      </w:r>
    </w:p>
    <w:p w14:paraId="2F7EFDB7" w14:textId="77777777" w:rsidR="00F46474" w:rsidRPr="000C5C84" w:rsidRDefault="00F46474" w:rsidP="00F46474">
      <w:pPr>
        <w:ind w:left="720" w:firstLine="0"/>
        <w:rPr>
          <w:lang w:val="es-419"/>
        </w:rPr>
      </w:pPr>
    </w:p>
    <w:p w14:paraId="35D810AD" w14:textId="77777777" w:rsidR="00F46474" w:rsidRDefault="00F46474" w:rsidP="00F46474">
      <w:pPr>
        <w:ind w:left="720" w:firstLine="0"/>
      </w:pPr>
      <w:r w:rsidRPr="008C5944">
        <w:t>Resultados obtenidos</w:t>
      </w:r>
      <w:r>
        <w:t>:</w:t>
      </w:r>
    </w:p>
    <w:p w14:paraId="3D04835B" w14:textId="77777777" w:rsidR="00F46474" w:rsidRDefault="00F46474" w:rsidP="00F46474">
      <w:pPr>
        <w:ind w:left="720" w:firstLine="0"/>
      </w:pPr>
    </w:p>
    <w:p w14:paraId="713010F9" w14:textId="77777777" w:rsidR="00F46474" w:rsidRDefault="00F46474" w:rsidP="00F46474">
      <w:pPr>
        <w:numPr>
          <w:ilvl w:val="0"/>
          <w:numId w:val="286"/>
        </w:numPr>
        <w:tabs>
          <w:tab w:val="num" w:pos="720"/>
        </w:tabs>
        <w:rPr>
          <w:lang w:val="es-419"/>
        </w:rPr>
      </w:pPr>
      <w:r w:rsidRPr="00850344">
        <w:rPr>
          <w:lang w:val="es-419"/>
        </w:rPr>
        <w:t>La opción de impresión está disponible para cada registro de vacaciones</w:t>
      </w:r>
      <w:r>
        <w:rPr>
          <w:lang w:val="es-419"/>
        </w:rPr>
        <w:t>.</w:t>
      </w:r>
    </w:p>
    <w:p w14:paraId="5C081545" w14:textId="77777777" w:rsidR="00F46474" w:rsidRPr="00850344" w:rsidRDefault="00F46474" w:rsidP="00F46474">
      <w:pPr>
        <w:ind w:firstLine="0"/>
        <w:rPr>
          <w:lang w:val="es-419"/>
        </w:rPr>
      </w:pPr>
    </w:p>
    <w:p w14:paraId="3D24D8CD" w14:textId="77777777" w:rsidR="00F46474" w:rsidRDefault="00F46474" w:rsidP="00F46474">
      <w:pPr>
        <w:numPr>
          <w:ilvl w:val="0"/>
          <w:numId w:val="286"/>
        </w:numPr>
        <w:tabs>
          <w:tab w:val="num" w:pos="720"/>
        </w:tabs>
        <w:rPr>
          <w:lang w:val="es-419"/>
        </w:rPr>
      </w:pPr>
      <w:r w:rsidRPr="00850344">
        <w:rPr>
          <w:lang w:val="es-419"/>
        </w:rPr>
        <w:lastRenderedPageBreak/>
        <w:t>El sistema genera exitosamente el documento PDF con la información de vacaciones</w:t>
      </w:r>
      <w:r>
        <w:rPr>
          <w:lang w:val="es-419"/>
        </w:rPr>
        <w:t>.</w:t>
      </w:r>
    </w:p>
    <w:p w14:paraId="499DF70E" w14:textId="77777777" w:rsidR="00F46474" w:rsidRPr="00850344" w:rsidRDefault="00F46474" w:rsidP="00F46474">
      <w:pPr>
        <w:ind w:firstLine="0"/>
        <w:rPr>
          <w:lang w:val="es-419"/>
        </w:rPr>
      </w:pPr>
    </w:p>
    <w:p w14:paraId="4C1BB1F8" w14:textId="77777777" w:rsidR="00F46474" w:rsidRDefault="00F46474" w:rsidP="00F46474">
      <w:pPr>
        <w:numPr>
          <w:ilvl w:val="0"/>
          <w:numId w:val="286"/>
        </w:numPr>
        <w:tabs>
          <w:tab w:val="num" w:pos="720"/>
        </w:tabs>
        <w:rPr>
          <w:lang w:val="es-419"/>
        </w:rPr>
      </w:pPr>
      <w:r w:rsidRPr="00850344">
        <w:rPr>
          <w:lang w:val="es-419"/>
        </w:rPr>
        <w:t>El PDF contiene todos los datos relevantes de las vacaciones de manera completa y organizada</w:t>
      </w:r>
      <w:r>
        <w:rPr>
          <w:lang w:val="es-419"/>
        </w:rPr>
        <w:t>.</w:t>
      </w:r>
    </w:p>
    <w:p w14:paraId="5D8767C9" w14:textId="77777777" w:rsidR="00F46474" w:rsidRPr="00850344" w:rsidRDefault="00F46474" w:rsidP="00F46474">
      <w:pPr>
        <w:ind w:firstLine="0"/>
        <w:rPr>
          <w:lang w:val="es-419"/>
        </w:rPr>
      </w:pPr>
    </w:p>
    <w:p w14:paraId="2EA56B0E" w14:textId="163C5156" w:rsidR="00F46474" w:rsidRPr="00414459" w:rsidRDefault="00F46474" w:rsidP="00F46474">
      <w:pPr>
        <w:rPr>
          <w:lang w:val="es-419"/>
        </w:rPr>
      </w:pPr>
      <w:r w:rsidRPr="00414459">
        <w:rPr>
          <w:lang w:val="es-419"/>
        </w:rPr>
        <w:t>En la figura 7.</w:t>
      </w:r>
      <w:r w:rsidR="008C28A7">
        <w:rPr>
          <w:lang w:val="es-419"/>
        </w:rPr>
        <w:t>3</w:t>
      </w:r>
      <w:r w:rsidRPr="00414459">
        <w:rPr>
          <w:lang w:val="es-419"/>
        </w:rPr>
        <w:t xml:space="preserve">6 </w:t>
      </w:r>
      <w:r w:rsidRPr="00414459">
        <w:t>muestra el módulo de Asignar Nuevas Vacaciones, donde en la sección de Vacaciones Asignadas aparecen seleccionados dos empleados: prueba perez gonzales con 22 días de vacaciones tipo “prueba”, y Vicente Ignacio Henríquez Cortés con 20 días de vacaciones legales, ambos con inicio el 02-10-2025 y término el 22-10-2025. Al marcar ambos registros y usar la opción Imprimir Fichas (2), el sistema genera un archivo en formato PDF llamado “Fichas-Vacaciones.pdf”, cuya descarga finalizada se muestra en la parte superior derecha.</w:t>
      </w:r>
    </w:p>
    <w:p w14:paraId="1B08B42E" w14:textId="145A9E42" w:rsidR="00F46474" w:rsidRPr="008C5944" w:rsidRDefault="00F46474" w:rsidP="00F46474">
      <w:pPr>
        <w:pStyle w:val="Descripcin"/>
      </w:pPr>
      <w:bookmarkStart w:id="1527" w:name="_Toc210409390"/>
      <w:bookmarkStart w:id="1528" w:name="_Toc210410170"/>
      <w:bookmarkStart w:id="1529" w:name="_Toc213787041"/>
      <w:bookmarkStart w:id="1530" w:name="_Toc213787455"/>
      <w:r>
        <w:t xml:space="preserve">Figura </w:t>
      </w:r>
      <w:fldSimple w:instr=" STYLEREF 1 \s ">
        <w:r w:rsidR="008F7228">
          <w:rPr>
            <w:noProof/>
          </w:rPr>
          <w:t>7</w:t>
        </w:r>
      </w:fldSimple>
      <w:r w:rsidR="008F7228">
        <w:t>.</w:t>
      </w:r>
      <w:fldSimple w:instr=" SEQ Figura \* ARABIC \s 1 ">
        <w:r w:rsidR="008F7228">
          <w:rPr>
            <w:noProof/>
          </w:rPr>
          <w:t>36</w:t>
        </w:r>
      </w:fldSimple>
      <w:r>
        <w:t xml:space="preserve"> “Captura de pantalla de prueba 1-2-3 caso de uso N°3.6”</w:t>
      </w:r>
      <w:bookmarkEnd w:id="1527"/>
      <w:bookmarkEnd w:id="1528"/>
      <w:bookmarkEnd w:id="1529"/>
      <w:bookmarkEnd w:id="1530"/>
    </w:p>
    <w:p w14:paraId="37F5161D" w14:textId="77777777" w:rsidR="00F46474" w:rsidRPr="000C5C84" w:rsidRDefault="00F46474" w:rsidP="00F46474">
      <w:pPr>
        <w:ind w:left="720" w:firstLine="0"/>
        <w:rPr>
          <w:lang w:val="es-419"/>
        </w:rPr>
      </w:pPr>
    </w:p>
    <w:p w14:paraId="505E225D" w14:textId="77777777" w:rsidR="00F46474" w:rsidRDefault="00F46474" w:rsidP="00F46474">
      <w:pPr>
        <w:pStyle w:val="Sinespaciado"/>
      </w:pPr>
      <w:r w:rsidRPr="00444001">
        <w:rPr>
          <w:noProof/>
        </w:rPr>
        <w:drawing>
          <wp:inline distT="0" distB="0" distL="0" distR="0" wp14:anchorId="0543782B" wp14:editId="0865B84E">
            <wp:extent cx="5971540" cy="2844165"/>
            <wp:effectExtent l="0" t="0" r="0" b="0"/>
            <wp:docPr id="192023480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34801" name="Imagen 1" descr="Interfaz de usuario gráfica, Aplicación&#10;&#10;El contenido generado por IA puede ser incorrecto."/>
                    <pic:cNvPicPr/>
                  </pic:nvPicPr>
                  <pic:blipFill>
                    <a:blip r:embed="rId202"/>
                    <a:stretch>
                      <a:fillRect/>
                    </a:stretch>
                  </pic:blipFill>
                  <pic:spPr>
                    <a:xfrm>
                      <a:off x="0" y="0"/>
                      <a:ext cx="5971540" cy="2844165"/>
                    </a:xfrm>
                    <a:prstGeom prst="rect">
                      <a:avLst/>
                    </a:prstGeom>
                  </pic:spPr>
                </pic:pic>
              </a:graphicData>
            </a:graphic>
          </wp:inline>
        </w:drawing>
      </w:r>
    </w:p>
    <w:p w14:paraId="46591CBB" w14:textId="77777777" w:rsidR="00F46474" w:rsidRDefault="00F46474" w:rsidP="00F46474">
      <w:pPr>
        <w:pStyle w:val="Sinespaciado"/>
      </w:pPr>
    </w:p>
    <w:p w14:paraId="63B00EB1" w14:textId="77777777" w:rsidR="00F46474" w:rsidRDefault="00F46474" w:rsidP="00F46474">
      <w:r>
        <w:t>Fuente: Captura realizada al sistema web EugCOM</w:t>
      </w:r>
    </w:p>
    <w:p w14:paraId="7430978E" w14:textId="77777777" w:rsidR="00F46474" w:rsidRPr="00CB0FA9" w:rsidRDefault="00F46474" w:rsidP="00F46474">
      <w:pPr>
        <w:spacing w:line="278" w:lineRule="auto"/>
        <w:ind w:firstLine="0"/>
        <w:jc w:val="left"/>
      </w:pPr>
      <w:r>
        <w:br w:type="page"/>
      </w:r>
    </w:p>
    <w:p w14:paraId="07331B13" w14:textId="77777777" w:rsidR="00F46474" w:rsidRDefault="00F46474" w:rsidP="00F46474">
      <w:pPr>
        <w:pStyle w:val="Ttulo2"/>
      </w:pPr>
      <w:bookmarkStart w:id="1531" w:name="_Toc213787178"/>
      <w:r>
        <w:lastRenderedPageBreak/>
        <w:t>Prueba Unitaria CU N°3.7</w:t>
      </w:r>
      <w:bookmarkEnd w:id="1531"/>
    </w:p>
    <w:p w14:paraId="4EA25E60" w14:textId="77777777" w:rsidR="00F46474" w:rsidRDefault="00F46474" w:rsidP="00F46474">
      <w:pPr>
        <w:spacing w:line="278" w:lineRule="auto"/>
        <w:ind w:firstLine="0"/>
        <w:jc w:val="left"/>
      </w:pPr>
    </w:p>
    <w:p w14:paraId="460B64BD" w14:textId="2E479FD7" w:rsidR="00F46474" w:rsidRPr="00627D3D" w:rsidRDefault="00F46474" w:rsidP="00F46474">
      <w:r w:rsidRPr="00627D3D">
        <w:t xml:space="preserve">En la </w:t>
      </w:r>
      <w:r w:rsidRPr="00627D3D">
        <w:rPr>
          <w:i/>
        </w:rPr>
        <w:t xml:space="preserve">Tabla </w:t>
      </w:r>
      <w:r>
        <w:rPr>
          <w:i/>
        </w:rPr>
        <w:t>7.</w:t>
      </w:r>
      <w:r w:rsidR="008C28A7">
        <w:rPr>
          <w:i/>
        </w:rPr>
        <w:t>3</w:t>
      </w:r>
      <w:r>
        <w:rPr>
          <w:i/>
        </w:rPr>
        <w:t xml:space="preserve">7 </w:t>
      </w:r>
      <w:r w:rsidRPr="00627D3D">
        <w:t>se puede visualizar el Caso de uso N°3.7, Para este caso de uso, se agrega la opción de eliminar las vacaciones, en caso de que sea requerido.</w:t>
      </w:r>
    </w:p>
    <w:p w14:paraId="3E2474A9" w14:textId="77777777" w:rsidR="00F46474" w:rsidRPr="00627D3D" w:rsidRDefault="00F46474" w:rsidP="00F46474">
      <w:pPr>
        <w:spacing w:line="278" w:lineRule="auto"/>
        <w:ind w:firstLine="0"/>
        <w:jc w:val="left"/>
      </w:pPr>
    </w:p>
    <w:p w14:paraId="179C549C" w14:textId="02C0AD82" w:rsidR="00F46474" w:rsidRPr="00627D3D" w:rsidRDefault="00F46474" w:rsidP="00F46474">
      <w:pPr>
        <w:pStyle w:val="Descripcin"/>
      </w:pPr>
      <w:bookmarkStart w:id="1532" w:name="_Toc209985110"/>
      <w:bookmarkStart w:id="1533" w:name="_Toc210409391"/>
      <w:bookmarkStart w:id="1534" w:name="_Toc210410171"/>
      <w:bookmarkStart w:id="1535" w:name="_Toc213787042"/>
      <w:bookmarkStart w:id="1536" w:name="_Toc213787456"/>
      <w:r w:rsidRPr="00627D3D">
        <w:t xml:space="preserve">Tabla </w:t>
      </w:r>
      <w:fldSimple w:instr=" STYLEREF 1 \s ">
        <w:r w:rsidR="008F7228">
          <w:rPr>
            <w:noProof/>
          </w:rPr>
          <w:t>7</w:t>
        </w:r>
      </w:fldSimple>
      <w:r w:rsidR="008F7228">
        <w:t>.</w:t>
      </w:r>
      <w:fldSimple w:instr=" SEQ Tabla \* ARABIC \s 1 ">
        <w:r w:rsidR="008F7228">
          <w:rPr>
            <w:noProof/>
          </w:rPr>
          <w:t>37</w:t>
        </w:r>
      </w:fldSimple>
      <w:r w:rsidRPr="00627D3D">
        <w:t xml:space="preserve"> Caso de uso N°3.7, Eliminando vacaciones asignadas</w:t>
      </w:r>
      <w:bookmarkEnd w:id="1532"/>
      <w:bookmarkEnd w:id="1533"/>
      <w:bookmarkEnd w:id="1534"/>
      <w:bookmarkEnd w:id="1535"/>
      <w:bookmarkEnd w:id="1536"/>
    </w:p>
    <w:p w14:paraId="636696A6" w14:textId="77777777" w:rsidR="00F46474" w:rsidRDefault="00F46474" w:rsidP="00F46474">
      <w:pPr>
        <w:pStyle w:val="Sinespaciado"/>
      </w:pPr>
      <w:r w:rsidRPr="00627D3D">
        <w:rPr>
          <w:noProof/>
        </w:rPr>
        <w:drawing>
          <wp:inline distT="0" distB="0" distL="0" distR="0" wp14:anchorId="415C4208" wp14:editId="0B5E0181">
            <wp:extent cx="5971540" cy="4476115"/>
            <wp:effectExtent l="0" t="0" r="0" b="635"/>
            <wp:docPr id="1023872935"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71AE3E0F" w14:textId="77777777" w:rsidR="00F46474" w:rsidRDefault="00F46474" w:rsidP="00F46474">
      <w:pPr>
        <w:pStyle w:val="Sinespaciado"/>
      </w:pPr>
    </w:p>
    <w:p w14:paraId="448FCAE6" w14:textId="77777777" w:rsidR="00F46474" w:rsidRDefault="00F46474" w:rsidP="00F46474">
      <w:r w:rsidRPr="00627D3D">
        <w:t>Fuente: Elaborado por el estudiante de acuerdo con el proyecto</w:t>
      </w:r>
    </w:p>
    <w:p w14:paraId="5B67A05C" w14:textId="77777777" w:rsidR="00F46474" w:rsidRPr="00627D3D" w:rsidRDefault="00F46474" w:rsidP="00F46474">
      <w:pPr>
        <w:pStyle w:val="Sinespaciado"/>
      </w:pPr>
    </w:p>
    <w:p w14:paraId="317FDC37" w14:textId="77777777" w:rsidR="00F46474" w:rsidRDefault="00F46474" w:rsidP="00F46474">
      <w:r w:rsidRPr="008C5944">
        <w:t>Casos de prueba:</w:t>
      </w:r>
    </w:p>
    <w:p w14:paraId="112FE7F3" w14:textId="77777777" w:rsidR="00F46474" w:rsidRDefault="00F46474" w:rsidP="00F46474"/>
    <w:p w14:paraId="75E21111" w14:textId="77777777" w:rsidR="00F46474" w:rsidRDefault="00F46474" w:rsidP="00F46474">
      <w:pPr>
        <w:numPr>
          <w:ilvl w:val="0"/>
          <w:numId w:val="287"/>
        </w:numPr>
        <w:tabs>
          <w:tab w:val="num" w:pos="720"/>
        </w:tabs>
        <w:rPr>
          <w:lang w:val="es-419"/>
        </w:rPr>
      </w:pPr>
      <w:r w:rsidRPr="00850344">
        <w:rPr>
          <w:lang w:val="es-419"/>
        </w:rPr>
        <w:t>Verificar la existencia de la opción de eliminación de vacaciones</w:t>
      </w:r>
      <w:r>
        <w:rPr>
          <w:lang w:val="es-419"/>
        </w:rPr>
        <w:t>.</w:t>
      </w:r>
    </w:p>
    <w:p w14:paraId="7CB5B76D" w14:textId="77777777" w:rsidR="00F46474" w:rsidRPr="00850344" w:rsidRDefault="00F46474" w:rsidP="00F46474">
      <w:pPr>
        <w:rPr>
          <w:lang w:val="es-419"/>
        </w:rPr>
      </w:pPr>
    </w:p>
    <w:p w14:paraId="624AD359" w14:textId="77777777" w:rsidR="00F46474" w:rsidRDefault="00F46474" w:rsidP="00F46474">
      <w:pPr>
        <w:numPr>
          <w:ilvl w:val="0"/>
          <w:numId w:val="287"/>
        </w:numPr>
        <w:tabs>
          <w:tab w:val="num" w:pos="720"/>
        </w:tabs>
        <w:rPr>
          <w:lang w:val="es-419"/>
        </w:rPr>
      </w:pPr>
      <w:r w:rsidRPr="00850344">
        <w:rPr>
          <w:lang w:val="es-419"/>
        </w:rPr>
        <w:t>Verificar la solicitud de confirmación antes de la eliminación</w:t>
      </w:r>
      <w:r>
        <w:rPr>
          <w:lang w:val="es-419"/>
        </w:rPr>
        <w:t>.</w:t>
      </w:r>
    </w:p>
    <w:p w14:paraId="6B9AD5D2" w14:textId="77777777" w:rsidR="00F46474" w:rsidRPr="00850344" w:rsidRDefault="00F46474" w:rsidP="00F46474">
      <w:pPr>
        <w:ind w:firstLine="0"/>
        <w:rPr>
          <w:lang w:val="es-419"/>
        </w:rPr>
      </w:pPr>
    </w:p>
    <w:p w14:paraId="2E09C6FC" w14:textId="77777777" w:rsidR="00F46474" w:rsidRDefault="00F46474" w:rsidP="00F46474">
      <w:pPr>
        <w:numPr>
          <w:ilvl w:val="0"/>
          <w:numId w:val="287"/>
        </w:numPr>
        <w:tabs>
          <w:tab w:val="num" w:pos="720"/>
        </w:tabs>
        <w:rPr>
          <w:lang w:val="es-419"/>
        </w:rPr>
      </w:pPr>
      <w:r w:rsidRPr="00850344">
        <w:rPr>
          <w:lang w:val="es-419"/>
        </w:rPr>
        <w:t>Verificar la eliminación correcta del registro de vacaciones</w:t>
      </w:r>
      <w:r>
        <w:rPr>
          <w:lang w:val="es-419"/>
        </w:rPr>
        <w:t>.</w:t>
      </w:r>
    </w:p>
    <w:p w14:paraId="48238863" w14:textId="77777777" w:rsidR="00F46474" w:rsidRPr="000C5C84" w:rsidRDefault="00F46474" w:rsidP="00F46474">
      <w:pPr>
        <w:rPr>
          <w:lang w:val="es-419"/>
        </w:rPr>
      </w:pPr>
    </w:p>
    <w:p w14:paraId="16342BD0" w14:textId="77777777" w:rsidR="00F46474" w:rsidRDefault="00F46474" w:rsidP="00F46474">
      <w:pPr>
        <w:ind w:left="720" w:firstLine="0"/>
      </w:pPr>
      <w:r w:rsidRPr="008C5944">
        <w:t>Resultados Esperados:</w:t>
      </w:r>
    </w:p>
    <w:p w14:paraId="6A8188FA" w14:textId="77777777" w:rsidR="00F46474" w:rsidRDefault="00F46474" w:rsidP="00F46474">
      <w:pPr>
        <w:ind w:left="720" w:firstLine="0"/>
      </w:pPr>
    </w:p>
    <w:p w14:paraId="0670C46D" w14:textId="77777777" w:rsidR="00F46474" w:rsidRDefault="00F46474" w:rsidP="00F46474">
      <w:pPr>
        <w:numPr>
          <w:ilvl w:val="0"/>
          <w:numId w:val="288"/>
        </w:numPr>
        <w:tabs>
          <w:tab w:val="num" w:pos="720"/>
        </w:tabs>
        <w:rPr>
          <w:lang w:val="es-419"/>
        </w:rPr>
      </w:pPr>
      <w:r w:rsidRPr="00850344">
        <w:rPr>
          <w:lang w:val="es-419"/>
        </w:rPr>
        <w:t>El botón o enlace "Eliminar" es visible junto a cada registro de vacaciones en el listado</w:t>
      </w:r>
      <w:r>
        <w:rPr>
          <w:lang w:val="es-419"/>
        </w:rPr>
        <w:t>.</w:t>
      </w:r>
    </w:p>
    <w:p w14:paraId="2F2C48C3" w14:textId="77777777" w:rsidR="00F46474" w:rsidRPr="00850344" w:rsidRDefault="00F46474" w:rsidP="00F46474">
      <w:pPr>
        <w:ind w:left="1440" w:firstLine="0"/>
        <w:rPr>
          <w:lang w:val="es-419"/>
        </w:rPr>
      </w:pPr>
    </w:p>
    <w:p w14:paraId="50F03F66" w14:textId="77777777" w:rsidR="00F46474" w:rsidRDefault="00F46474" w:rsidP="00F46474">
      <w:pPr>
        <w:numPr>
          <w:ilvl w:val="0"/>
          <w:numId w:val="288"/>
        </w:numPr>
        <w:tabs>
          <w:tab w:val="num" w:pos="720"/>
        </w:tabs>
        <w:rPr>
          <w:lang w:val="es-419"/>
        </w:rPr>
      </w:pPr>
      <w:r w:rsidRPr="00850344">
        <w:rPr>
          <w:lang w:val="es-419"/>
        </w:rPr>
        <w:t>Al hacer clic en "Eliminar", el sistema solicita confirmación antes de proceder con la eliminación</w:t>
      </w:r>
      <w:r>
        <w:rPr>
          <w:lang w:val="es-419"/>
        </w:rPr>
        <w:t>.</w:t>
      </w:r>
    </w:p>
    <w:p w14:paraId="2BBD0EBD" w14:textId="77777777" w:rsidR="00F46474" w:rsidRPr="00850344" w:rsidRDefault="00F46474" w:rsidP="00F46474">
      <w:pPr>
        <w:ind w:firstLine="0"/>
        <w:rPr>
          <w:lang w:val="es-419"/>
        </w:rPr>
      </w:pPr>
    </w:p>
    <w:p w14:paraId="0EEB249B" w14:textId="77777777" w:rsidR="00F46474" w:rsidRDefault="00F46474" w:rsidP="00F46474">
      <w:pPr>
        <w:numPr>
          <w:ilvl w:val="0"/>
          <w:numId w:val="288"/>
        </w:numPr>
        <w:tabs>
          <w:tab w:val="num" w:pos="720"/>
        </w:tabs>
        <w:rPr>
          <w:lang w:val="es-419"/>
        </w:rPr>
      </w:pPr>
      <w:r w:rsidRPr="00850344">
        <w:rPr>
          <w:lang w:val="es-419"/>
        </w:rPr>
        <w:t>Tras confirmar, el sistema elimina correctamente el registro de vacaciones de la base de datos</w:t>
      </w:r>
      <w:r>
        <w:rPr>
          <w:lang w:val="es-419"/>
        </w:rPr>
        <w:t>.</w:t>
      </w:r>
    </w:p>
    <w:p w14:paraId="6DE80DC5" w14:textId="77777777" w:rsidR="00F46474" w:rsidRPr="000C5C84" w:rsidRDefault="00F46474" w:rsidP="00F46474">
      <w:pPr>
        <w:ind w:left="720" w:firstLine="0"/>
        <w:rPr>
          <w:lang w:val="es-419"/>
        </w:rPr>
      </w:pPr>
    </w:p>
    <w:p w14:paraId="7A6538FF" w14:textId="77777777" w:rsidR="00F46474" w:rsidRDefault="00F46474" w:rsidP="00F46474">
      <w:pPr>
        <w:ind w:left="720" w:firstLine="0"/>
      </w:pPr>
      <w:r w:rsidRPr="008C5944">
        <w:t>Resultados obtenidos</w:t>
      </w:r>
      <w:r>
        <w:t>:</w:t>
      </w:r>
    </w:p>
    <w:p w14:paraId="18488759" w14:textId="77777777" w:rsidR="00F46474" w:rsidRDefault="00F46474" w:rsidP="00F46474">
      <w:pPr>
        <w:ind w:left="720" w:firstLine="0"/>
      </w:pPr>
    </w:p>
    <w:p w14:paraId="317D2CC9" w14:textId="77777777" w:rsidR="00F46474" w:rsidRDefault="00F46474" w:rsidP="00F46474">
      <w:pPr>
        <w:numPr>
          <w:ilvl w:val="0"/>
          <w:numId w:val="289"/>
        </w:numPr>
        <w:tabs>
          <w:tab w:val="num" w:pos="720"/>
        </w:tabs>
        <w:rPr>
          <w:lang w:val="es-419"/>
        </w:rPr>
      </w:pPr>
      <w:r w:rsidRPr="00850344">
        <w:rPr>
          <w:lang w:val="es-419"/>
        </w:rPr>
        <w:t>La opción de eliminación está disponible para cada registro de vacaciones</w:t>
      </w:r>
      <w:r>
        <w:rPr>
          <w:lang w:val="es-419"/>
        </w:rPr>
        <w:t>.</w:t>
      </w:r>
    </w:p>
    <w:p w14:paraId="2A2BF17D" w14:textId="77777777" w:rsidR="00F46474" w:rsidRPr="00850344" w:rsidRDefault="00F46474" w:rsidP="00F46474">
      <w:pPr>
        <w:ind w:firstLine="0"/>
        <w:rPr>
          <w:lang w:val="es-419"/>
        </w:rPr>
      </w:pPr>
    </w:p>
    <w:p w14:paraId="72DC1369" w14:textId="77777777" w:rsidR="00F46474" w:rsidRDefault="00F46474" w:rsidP="00F46474">
      <w:pPr>
        <w:numPr>
          <w:ilvl w:val="0"/>
          <w:numId w:val="289"/>
        </w:numPr>
        <w:tabs>
          <w:tab w:val="num" w:pos="720"/>
        </w:tabs>
        <w:rPr>
          <w:lang w:val="es-419"/>
        </w:rPr>
      </w:pPr>
      <w:r w:rsidRPr="00850344">
        <w:rPr>
          <w:lang w:val="es-419"/>
        </w:rPr>
        <w:t>El sistema solicita correctamente confirmación antes de eliminar cualquier registro</w:t>
      </w:r>
      <w:r>
        <w:rPr>
          <w:lang w:val="es-419"/>
        </w:rPr>
        <w:t>.</w:t>
      </w:r>
    </w:p>
    <w:p w14:paraId="7FE19C86" w14:textId="77777777" w:rsidR="00F46474" w:rsidRPr="00850344" w:rsidRDefault="00F46474" w:rsidP="00F46474">
      <w:pPr>
        <w:ind w:firstLine="0"/>
        <w:rPr>
          <w:lang w:val="es-419"/>
        </w:rPr>
      </w:pPr>
    </w:p>
    <w:p w14:paraId="0D3ECAC7" w14:textId="77777777" w:rsidR="00F46474" w:rsidRPr="00850344" w:rsidRDefault="00F46474" w:rsidP="00F46474">
      <w:pPr>
        <w:numPr>
          <w:ilvl w:val="0"/>
          <w:numId w:val="289"/>
        </w:numPr>
        <w:tabs>
          <w:tab w:val="num" w:pos="720"/>
        </w:tabs>
        <w:rPr>
          <w:lang w:val="es-419"/>
        </w:rPr>
      </w:pPr>
      <w:r w:rsidRPr="00850344">
        <w:rPr>
          <w:lang w:val="es-419"/>
        </w:rPr>
        <w:lastRenderedPageBreak/>
        <w:t>La eliminación de registros de vacaciones se realiza exitosamente y se refleja en el listado</w:t>
      </w:r>
      <w:r>
        <w:rPr>
          <w:lang w:val="es-419"/>
        </w:rPr>
        <w:t>.</w:t>
      </w:r>
    </w:p>
    <w:p w14:paraId="3CF5DEC7" w14:textId="77777777" w:rsidR="00F46474" w:rsidRDefault="00F46474" w:rsidP="00F46474">
      <w:pPr>
        <w:ind w:left="720" w:firstLine="0"/>
        <w:rPr>
          <w:lang w:val="es-419"/>
        </w:rPr>
      </w:pPr>
    </w:p>
    <w:p w14:paraId="3F7051C2" w14:textId="02B51997" w:rsidR="00F46474" w:rsidRPr="00414459" w:rsidRDefault="00F46474" w:rsidP="00F46474">
      <w:pPr>
        <w:rPr>
          <w:lang w:val="es-419"/>
        </w:rPr>
      </w:pPr>
      <w:r w:rsidRPr="00414459">
        <w:rPr>
          <w:lang w:val="es-419"/>
        </w:rPr>
        <w:t>En la figura 7.</w:t>
      </w:r>
      <w:r w:rsidR="008C28A7">
        <w:rPr>
          <w:lang w:val="es-419"/>
        </w:rPr>
        <w:t>3</w:t>
      </w:r>
      <w:r w:rsidRPr="00414459">
        <w:rPr>
          <w:lang w:val="es-419"/>
        </w:rPr>
        <w:t xml:space="preserve">7 </w:t>
      </w:r>
      <w:r w:rsidRPr="00414459">
        <w:t>muestra la sección de Vacaciones Asignadas, donde inicialmente aparecen dos empleados registrados: prueba perez gonzales y Vicente Ignacio Henríquez Cortés. Se selecciona el primer registro y se utiliza la opción Eliminar Vacaciones Seleccionadas, tras lo cual la tabla se actualiza quedando únicamente el registro de Vicente Ignacio Henríquez Cortés, con sus vacaciones legales de 20 días entre el 02-10-2025 y el 22-10-2025.</w:t>
      </w:r>
    </w:p>
    <w:p w14:paraId="52FD54AB" w14:textId="4A883BB8" w:rsidR="00F46474" w:rsidRPr="008C5944" w:rsidRDefault="00F46474" w:rsidP="00F46474">
      <w:pPr>
        <w:pStyle w:val="Descripcin"/>
      </w:pPr>
      <w:bookmarkStart w:id="1537" w:name="_Toc210409392"/>
      <w:bookmarkStart w:id="1538" w:name="_Toc210410172"/>
      <w:bookmarkStart w:id="1539" w:name="_Toc213787043"/>
      <w:bookmarkStart w:id="1540" w:name="_Toc213787457"/>
      <w:r>
        <w:t xml:space="preserve">Figura </w:t>
      </w:r>
      <w:fldSimple w:instr=" STYLEREF 1 \s ">
        <w:r w:rsidR="008F7228">
          <w:rPr>
            <w:noProof/>
          </w:rPr>
          <w:t>7</w:t>
        </w:r>
      </w:fldSimple>
      <w:r w:rsidR="008F7228">
        <w:t>.</w:t>
      </w:r>
      <w:fldSimple w:instr=" SEQ Figura \* ARABIC \s 1 ">
        <w:r w:rsidR="008F7228">
          <w:rPr>
            <w:noProof/>
          </w:rPr>
          <w:t>37</w:t>
        </w:r>
      </w:fldSimple>
      <w:r>
        <w:t xml:space="preserve"> “Captura de pantalla de prueba 1-2-3 caso de uso N°3.7”</w:t>
      </w:r>
      <w:bookmarkEnd w:id="1537"/>
      <w:bookmarkEnd w:id="1538"/>
      <w:bookmarkEnd w:id="1539"/>
      <w:bookmarkEnd w:id="1540"/>
    </w:p>
    <w:p w14:paraId="5BA6121D" w14:textId="77777777" w:rsidR="00F46474" w:rsidRPr="000C5C84" w:rsidRDefault="00F46474" w:rsidP="00F46474">
      <w:pPr>
        <w:ind w:left="720" w:firstLine="0"/>
        <w:rPr>
          <w:lang w:val="es-419"/>
        </w:rPr>
      </w:pPr>
    </w:p>
    <w:p w14:paraId="0D11D541" w14:textId="77777777" w:rsidR="00F46474" w:rsidRDefault="00F46474" w:rsidP="00F46474">
      <w:pPr>
        <w:pStyle w:val="Sinespaciado"/>
      </w:pPr>
      <w:r w:rsidRPr="00444001">
        <w:rPr>
          <w:noProof/>
        </w:rPr>
        <w:drawing>
          <wp:inline distT="0" distB="0" distL="0" distR="0" wp14:anchorId="306C681D" wp14:editId="49E2E77E">
            <wp:extent cx="5971540" cy="4267835"/>
            <wp:effectExtent l="0" t="0" r="0" b="0"/>
            <wp:docPr id="212332542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25424" name="Imagen 1" descr="Una captura de pantalla de una red social&#10;&#10;El contenido generado por IA puede ser incorrecto."/>
                    <pic:cNvPicPr/>
                  </pic:nvPicPr>
                  <pic:blipFill>
                    <a:blip r:embed="rId203"/>
                    <a:stretch>
                      <a:fillRect/>
                    </a:stretch>
                  </pic:blipFill>
                  <pic:spPr>
                    <a:xfrm>
                      <a:off x="0" y="0"/>
                      <a:ext cx="5971540" cy="4267835"/>
                    </a:xfrm>
                    <a:prstGeom prst="rect">
                      <a:avLst/>
                    </a:prstGeom>
                  </pic:spPr>
                </pic:pic>
              </a:graphicData>
            </a:graphic>
          </wp:inline>
        </w:drawing>
      </w:r>
    </w:p>
    <w:p w14:paraId="002ED59D" w14:textId="77777777" w:rsidR="00F46474" w:rsidRDefault="00F46474" w:rsidP="00F46474">
      <w:pPr>
        <w:pStyle w:val="Sinespaciado"/>
      </w:pPr>
    </w:p>
    <w:p w14:paraId="1FC5A7F4" w14:textId="77777777" w:rsidR="00F46474" w:rsidRDefault="00F46474" w:rsidP="00F46474">
      <w:r>
        <w:t>Fuente: Captura realizada al sistema web EugCOM</w:t>
      </w:r>
    </w:p>
    <w:p w14:paraId="7CC8ECCB" w14:textId="77777777" w:rsidR="00F46474" w:rsidRPr="00CB0FA9" w:rsidRDefault="00F46474" w:rsidP="00F46474">
      <w:pPr>
        <w:spacing w:line="278" w:lineRule="auto"/>
        <w:ind w:firstLine="0"/>
        <w:jc w:val="left"/>
      </w:pPr>
      <w:r>
        <w:br w:type="page"/>
      </w:r>
    </w:p>
    <w:p w14:paraId="433115F7" w14:textId="77777777" w:rsidR="00F46474" w:rsidRDefault="00F46474" w:rsidP="00F46474">
      <w:pPr>
        <w:pStyle w:val="Ttulo2"/>
      </w:pPr>
      <w:bookmarkStart w:id="1541" w:name="_Toc213787179"/>
      <w:r>
        <w:lastRenderedPageBreak/>
        <w:t>Prueba Unitaria CU N°4.1.1</w:t>
      </w:r>
      <w:bookmarkEnd w:id="1541"/>
    </w:p>
    <w:p w14:paraId="4D248610" w14:textId="77777777" w:rsidR="00F46474" w:rsidRDefault="00F46474" w:rsidP="00F46474">
      <w:pPr>
        <w:spacing w:line="278" w:lineRule="auto"/>
        <w:ind w:firstLine="0"/>
        <w:jc w:val="left"/>
      </w:pPr>
    </w:p>
    <w:p w14:paraId="0D37EBC8" w14:textId="2FFB7455" w:rsidR="00F46474" w:rsidRPr="006C0843" w:rsidRDefault="00F46474" w:rsidP="00F46474">
      <w:r w:rsidRPr="006C0843">
        <w:t xml:space="preserve">En la </w:t>
      </w:r>
      <w:r w:rsidRPr="006C0843">
        <w:rPr>
          <w:i/>
        </w:rPr>
        <w:t xml:space="preserve">Tabla </w:t>
      </w:r>
      <w:r>
        <w:rPr>
          <w:i/>
        </w:rPr>
        <w:t>7.</w:t>
      </w:r>
      <w:r w:rsidR="008C28A7">
        <w:rPr>
          <w:i/>
        </w:rPr>
        <w:t>3</w:t>
      </w:r>
      <w:r>
        <w:rPr>
          <w:i/>
        </w:rPr>
        <w:t xml:space="preserve">8 </w:t>
      </w:r>
      <w:r w:rsidRPr="006C0843">
        <w:t>se puede visualizar el Caso de uso N°4.1.1 el sistema despliega una pestaña que permite al usuario crear los turnos.</w:t>
      </w:r>
    </w:p>
    <w:p w14:paraId="355D1493" w14:textId="77777777" w:rsidR="00F46474" w:rsidRPr="006C0843" w:rsidRDefault="00F46474" w:rsidP="00F46474"/>
    <w:p w14:paraId="4EEB18BA" w14:textId="3C92F9EC" w:rsidR="00F46474" w:rsidRPr="006C0843" w:rsidRDefault="00F46474" w:rsidP="00F46474">
      <w:pPr>
        <w:pStyle w:val="Descripcin"/>
      </w:pPr>
      <w:bookmarkStart w:id="1542" w:name="_Toc209985111"/>
      <w:bookmarkStart w:id="1543" w:name="_Toc210409393"/>
      <w:bookmarkStart w:id="1544" w:name="_Toc210410173"/>
      <w:bookmarkStart w:id="1545" w:name="_Toc213787044"/>
      <w:bookmarkStart w:id="1546" w:name="_Toc213787458"/>
      <w:r>
        <w:t xml:space="preserve">Tabla </w:t>
      </w:r>
      <w:fldSimple w:instr=" STYLEREF 1 \s ">
        <w:r w:rsidR="008F7228">
          <w:rPr>
            <w:noProof/>
          </w:rPr>
          <w:t>7</w:t>
        </w:r>
      </w:fldSimple>
      <w:r w:rsidR="008F7228">
        <w:t>.</w:t>
      </w:r>
      <w:fldSimple w:instr=" SEQ Tabla \* ARABIC \s 1 ">
        <w:r w:rsidR="008F7228">
          <w:rPr>
            <w:noProof/>
          </w:rPr>
          <w:t>38</w:t>
        </w:r>
      </w:fldSimple>
      <w:r>
        <w:t xml:space="preserve"> </w:t>
      </w:r>
      <w:r w:rsidRPr="006C0843">
        <w:t>Caso de uso N°</w:t>
      </w:r>
      <w:r>
        <w:t>4.1.1</w:t>
      </w:r>
      <w:r w:rsidRPr="006C0843">
        <w:t xml:space="preserve">, Creando turnos con campos </w:t>
      </w:r>
      <w:r w:rsidRPr="00564CBC">
        <w:t>obligatorios</w:t>
      </w:r>
      <w:bookmarkEnd w:id="1542"/>
      <w:bookmarkEnd w:id="1543"/>
      <w:bookmarkEnd w:id="1544"/>
      <w:bookmarkEnd w:id="1545"/>
      <w:bookmarkEnd w:id="1546"/>
    </w:p>
    <w:p w14:paraId="2C2082CB" w14:textId="77777777" w:rsidR="00F46474" w:rsidRPr="006C0843" w:rsidRDefault="00F46474" w:rsidP="00F46474">
      <w:pPr>
        <w:pStyle w:val="Sinespaciado"/>
      </w:pPr>
      <w:r>
        <w:rPr>
          <w:noProof/>
        </w:rPr>
        <w:drawing>
          <wp:inline distT="0" distB="0" distL="0" distR="0" wp14:anchorId="20D7A724" wp14:editId="0C33C5CE">
            <wp:extent cx="5971540" cy="5017770"/>
            <wp:effectExtent l="0" t="0" r="0" b="0"/>
            <wp:docPr id="8530603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56"/>
                    <a:stretch>
                      <a:fillRect/>
                    </a:stretch>
                  </pic:blipFill>
                  <pic:spPr>
                    <a:xfrm>
                      <a:off x="0" y="0"/>
                      <a:ext cx="5971540" cy="5017770"/>
                    </a:xfrm>
                    <a:prstGeom prst="rect">
                      <a:avLst/>
                    </a:prstGeom>
                  </pic:spPr>
                </pic:pic>
              </a:graphicData>
            </a:graphic>
          </wp:inline>
        </w:drawing>
      </w:r>
    </w:p>
    <w:p w14:paraId="76467CCF" w14:textId="77777777" w:rsidR="00F46474" w:rsidRPr="006C0843" w:rsidRDefault="00F46474" w:rsidP="00F46474"/>
    <w:p w14:paraId="092F13F4" w14:textId="77777777" w:rsidR="00F46474" w:rsidRDefault="00F46474" w:rsidP="00F46474">
      <w:r w:rsidRPr="006C0843">
        <w:t>Fuente: Elaborado por el estudiante de acuerdo con el proyecto</w:t>
      </w:r>
    </w:p>
    <w:p w14:paraId="6E1D29C4" w14:textId="77777777" w:rsidR="00F46474" w:rsidRPr="006C0843" w:rsidRDefault="00F46474" w:rsidP="00F46474">
      <w:pPr>
        <w:ind w:firstLine="0"/>
      </w:pPr>
    </w:p>
    <w:p w14:paraId="6FD831E5" w14:textId="77777777" w:rsidR="00F46474" w:rsidRDefault="00F46474" w:rsidP="00F46474">
      <w:r w:rsidRPr="008C5944">
        <w:lastRenderedPageBreak/>
        <w:t>Casos de prueba:</w:t>
      </w:r>
    </w:p>
    <w:p w14:paraId="53FF1B65" w14:textId="77777777" w:rsidR="00F46474" w:rsidRDefault="00F46474" w:rsidP="00F46474"/>
    <w:p w14:paraId="7CCADF9C" w14:textId="77777777" w:rsidR="00F46474" w:rsidRDefault="00F46474" w:rsidP="00F46474">
      <w:pPr>
        <w:numPr>
          <w:ilvl w:val="0"/>
          <w:numId w:val="290"/>
        </w:numPr>
        <w:tabs>
          <w:tab w:val="num" w:pos="720"/>
        </w:tabs>
        <w:rPr>
          <w:lang w:val="es-419"/>
        </w:rPr>
      </w:pPr>
      <w:r w:rsidRPr="00516C1B">
        <w:rPr>
          <w:lang w:val="es-419"/>
        </w:rPr>
        <w:t>Verificar la existencia de la opción de creación de turnos en el menú desplegable</w:t>
      </w:r>
      <w:r>
        <w:rPr>
          <w:lang w:val="es-419"/>
        </w:rPr>
        <w:t>.</w:t>
      </w:r>
    </w:p>
    <w:p w14:paraId="0DF14F6C" w14:textId="77777777" w:rsidR="00F46474" w:rsidRPr="00516C1B" w:rsidRDefault="00F46474" w:rsidP="00F46474">
      <w:pPr>
        <w:ind w:left="1440" w:firstLine="0"/>
        <w:rPr>
          <w:lang w:val="es-419"/>
        </w:rPr>
      </w:pPr>
    </w:p>
    <w:p w14:paraId="7D809D80" w14:textId="77777777" w:rsidR="00F46474" w:rsidRDefault="00F46474" w:rsidP="00F46474">
      <w:pPr>
        <w:numPr>
          <w:ilvl w:val="0"/>
          <w:numId w:val="290"/>
        </w:numPr>
        <w:tabs>
          <w:tab w:val="num" w:pos="720"/>
        </w:tabs>
        <w:rPr>
          <w:lang w:val="es-419"/>
        </w:rPr>
      </w:pPr>
      <w:r w:rsidRPr="00516C1B">
        <w:rPr>
          <w:lang w:val="es-419"/>
        </w:rPr>
        <w:t>Verificar la redirección a la interfaz de "Creación de Turnos"</w:t>
      </w:r>
      <w:r>
        <w:rPr>
          <w:lang w:val="es-419"/>
        </w:rPr>
        <w:t>.</w:t>
      </w:r>
    </w:p>
    <w:p w14:paraId="4A272B57" w14:textId="77777777" w:rsidR="00F46474" w:rsidRPr="00516C1B" w:rsidRDefault="00F46474" w:rsidP="00F46474">
      <w:pPr>
        <w:ind w:firstLine="0"/>
        <w:rPr>
          <w:lang w:val="es-419"/>
        </w:rPr>
      </w:pPr>
    </w:p>
    <w:p w14:paraId="5BB67B8D" w14:textId="77777777" w:rsidR="00F46474" w:rsidRPr="00547FA9" w:rsidRDefault="00F46474" w:rsidP="00F46474">
      <w:pPr>
        <w:numPr>
          <w:ilvl w:val="0"/>
          <w:numId w:val="290"/>
        </w:numPr>
        <w:tabs>
          <w:tab w:val="num" w:pos="720"/>
        </w:tabs>
        <w:rPr>
          <w:lang w:val="es-419"/>
        </w:rPr>
      </w:pPr>
      <w:r w:rsidRPr="00516C1B">
        <w:rPr>
          <w:lang w:val="es-419"/>
        </w:rPr>
        <w:t>Verificar la correcta carga de la interfaz del sistema de creación de turnos</w:t>
      </w:r>
      <w:r>
        <w:rPr>
          <w:lang w:val="es-419"/>
        </w:rPr>
        <w:t>.</w:t>
      </w:r>
    </w:p>
    <w:p w14:paraId="02AEACFD" w14:textId="77777777" w:rsidR="00F46474" w:rsidRPr="000C5C84" w:rsidRDefault="00F46474" w:rsidP="00F46474">
      <w:pPr>
        <w:rPr>
          <w:lang w:val="es-419"/>
        </w:rPr>
      </w:pPr>
    </w:p>
    <w:p w14:paraId="022F1472" w14:textId="77777777" w:rsidR="00F46474" w:rsidRDefault="00F46474" w:rsidP="00F46474">
      <w:pPr>
        <w:ind w:left="720" w:firstLine="0"/>
      </w:pPr>
      <w:r w:rsidRPr="008C5944">
        <w:t>Resultados Esperados:</w:t>
      </w:r>
    </w:p>
    <w:p w14:paraId="6330052C" w14:textId="77777777" w:rsidR="00F46474" w:rsidRDefault="00F46474" w:rsidP="00F46474">
      <w:pPr>
        <w:ind w:left="720" w:firstLine="0"/>
      </w:pPr>
    </w:p>
    <w:p w14:paraId="44435CD2" w14:textId="77777777" w:rsidR="00F46474" w:rsidRDefault="00F46474" w:rsidP="00F46474">
      <w:pPr>
        <w:numPr>
          <w:ilvl w:val="0"/>
          <w:numId w:val="291"/>
        </w:numPr>
        <w:tabs>
          <w:tab w:val="num" w:pos="720"/>
        </w:tabs>
        <w:rPr>
          <w:lang w:val="es-419"/>
        </w:rPr>
      </w:pPr>
      <w:r w:rsidRPr="00516C1B">
        <w:rPr>
          <w:lang w:val="es-419"/>
        </w:rPr>
        <w:t>El enlace o pestaña "Creación de Turnos" para acceder a la interfaz es visible en el menú desplegable</w:t>
      </w:r>
      <w:r>
        <w:rPr>
          <w:lang w:val="es-419"/>
        </w:rPr>
        <w:t>.</w:t>
      </w:r>
    </w:p>
    <w:p w14:paraId="674CAF71" w14:textId="77777777" w:rsidR="00F46474" w:rsidRPr="00516C1B" w:rsidRDefault="00F46474" w:rsidP="00F46474">
      <w:pPr>
        <w:ind w:left="1440" w:firstLine="0"/>
        <w:rPr>
          <w:lang w:val="es-419"/>
        </w:rPr>
      </w:pPr>
    </w:p>
    <w:p w14:paraId="03F36303" w14:textId="77777777" w:rsidR="00F46474" w:rsidRDefault="00F46474" w:rsidP="00F46474">
      <w:pPr>
        <w:numPr>
          <w:ilvl w:val="0"/>
          <w:numId w:val="291"/>
        </w:numPr>
        <w:tabs>
          <w:tab w:val="num" w:pos="720"/>
        </w:tabs>
        <w:rPr>
          <w:lang w:val="es-419"/>
        </w:rPr>
      </w:pPr>
      <w:r w:rsidRPr="00516C1B">
        <w:rPr>
          <w:lang w:val="es-419"/>
        </w:rPr>
        <w:t>Al hacer clic en el enlace "Creación de Turnos", el sistema redirige correctamente a la interfaz del sistema</w:t>
      </w:r>
      <w:r>
        <w:rPr>
          <w:lang w:val="es-419"/>
        </w:rPr>
        <w:t>.</w:t>
      </w:r>
    </w:p>
    <w:p w14:paraId="2B2A1F37" w14:textId="77777777" w:rsidR="00F46474" w:rsidRPr="00516C1B" w:rsidRDefault="00F46474" w:rsidP="00F46474">
      <w:pPr>
        <w:ind w:firstLine="0"/>
        <w:rPr>
          <w:lang w:val="es-419"/>
        </w:rPr>
      </w:pPr>
    </w:p>
    <w:p w14:paraId="09FC5282" w14:textId="77777777" w:rsidR="00F46474" w:rsidRDefault="00F46474" w:rsidP="00F46474">
      <w:pPr>
        <w:numPr>
          <w:ilvl w:val="0"/>
          <w:numId w:val="291"/>
        </w:numPr>
        <w:tabs>
          <w:tab w:val="num" w:pos="720"/>
        </w:tabs>
        <w:rPr>
          <w:lang w:val="es-419"/>
        </w:rPr>
      </w:pPr>
      <w:r w:rsidRPr="00516C1B">
        <w:rPr>
          <w:lang w:val="es-419"/>
        </w:rPr>
        <w:t>La interfaz del sistema de creación de turnos carga completamente, mostrando el formulario con todos los campos obligatorios</w:t>
      </w:r>
      <w:r>
        <w:rPr>
          <w:lang w:val="es-419"/>
        </w:rPr>
        <w:t>.</w:t>
      </w:r>
    </w:p>
    <w:p w14:paraId="2FF5EA51" w14:textId="77777777" w:rsidR="00F46474" w:rsidRPr="000C5C84" w:rsidRDefault="00F46474" w:rsidP="00F46474">
      <w:pPr>
        <w:ind w:left="720" w:firstLine="0"/>
        <w:rPr>
          <w:lang w:val="es-419"/>
        </w:rPr>
      </w:pPr>
    </w:p>
    <w:p w14:paraId="082AFBE6" w14:textId="77777777" w:rsidR="00F46474" w:rsidRDefault="00F46474" w:rsidP="00F46474">
      <w:pPr>
        <w:ind w:left="720" w:firstLine="0"/>
      </w:pPr>
      <w:r w:rsidRPr="008C5944">
        <w:t>Resultados obtenidos</w:t>
      </w:r>
      <w:r>
        <w:t>:</w:t>
      </w:r>
    </w:p>
    <w:p w14:paraId="740E4B31" w14:textId="77777777" w:rsidR="00F46474" w:rsidRDefault="00F46474" w:rsidP="00F46474">
      <w:pPr>
        <w:ind w:left="720" w:firstLine="0"/>
      </w:pPr>
    </w:p>
    <w:p w14:paraId="6367902F" w14:textId="77777777" w:rsidR="00F46474" w:rsidRDefault="00F46474" w:rsidP="00F46474">
      <w:pPr>
        <w:numPr>
          <w:ilvl w:val="0"/>
          <w:numId w:val="292"/>
        </w:numPr>
        <w:tabs>
          <w:tab w:val="num" w:pos="720"/>
        </w:tabs>
        <w:rPr>
          <w:lang w:val="es-419"/>
        </w:rPr>
      </w:pPr>
      <w:r w:rsidRPr="00516C1B">
        <w:rPr>
          <w:lang w:val="es-419"/>
        </w:rPr>
        <w:t>El enlace es visible en el menú desplegable para usuarios con los permisos adecuados</w:t>
      </w:r>
      <w:r>
        <w:rPr>
          <w:lang w:val="es-419"/>
        </w:rPr>
        <w:t>.</w:t>
      </w:r>
    </w:p>
    <w:p w14:paraId="17133ECE" w14:textId="77777777" w:rsidR="00F46474" w:rsidRPr="00516C1B" w:rsidRDefault="00F46474" w:rsidP="00F46474">
      <w:pPr>
        <w:ind w:left="1440" w:firstLine="0"/>
        <w:rPr>
          <w:lang w:val="es-419"/>
        </w:rPr>
      </w:pPr>
    </w:p>
    <w:p w14:paraId="585D359C" w14:textId="77777777" w:rsidR="00F46474" w:rsidRDefault="00F46474" w:rsidP="00F46474">
      <w:pPr>
        <w:numPr>
          <w:ilvl w:val="0"/>
          <w:numId w:val="292"/>
        </w:numPr>
        <w:tabs>
          <w:tab w:val="num" w:pos="720"/>
        </w:tabs>
        <w:rPr>
          <w:lang w:val="es-419"/>
        </w:rPr>
      </w:pPr>
      <w:r w:rsidRPr="00516C1B">
        <w:rPr>
          <w:lang w:val="es-419"/>
        </w:rPr>
        <w:t>El sistema redirige correctamente a la interfaz de creación de turnos tras hacer clic en el enlace</w:t>
      </w:r>
      <w:r>
        <w:rPr>
          <w:lang w:val="es-419"/>
        </w:rPr>
        <w:t>.</w:t>
      </w:r>
    </w:p>
    <w:p w14:paraId="0ADE742C" w14:textId="77777777" w:rsidR="00F46474" w:rsidRPr="00516C1B" w:rsidRDefault="00F46474" w:rsidP="00F46474">
      <w:pPr>
        <w:ind w:firstLine="0"/>
        <w:rPr>
          <w:lang w:val="es-419"/>
        </w:rPr>
      </w:pPr>
    </w:p>
    <w:p w14:paraId="131B6EF0" w14:textId="77777777" w:rsidR="00F46474" w:rsidRDefault="00F46474" w:rsidP="00F46474">
      <w:pPr>
        <w:numPr>
          <w:ilvl w:val="0"/>
          <w:numId w:val="292"/>
        </w:numPr>
        <w:tabs>
          <w:tab w:val="num" w:pos="720"/>
        </w:tabs>
        <w:rPr>
          <w:lang w:val="es-419"/>
        </w:rPr>
      </w:pPr>
      <w:r w:rsidRPr="00516C1B">
        <w:rPr>
          <w:lang w:val="es-419"/>
        </w:rPr>
        <w:t>La interfaz tras el redireccionamiento se muestra completamente y carga el formulario con campos obligatorios sin errores</w:t>
      </w:r>
      <w:r>
        <w:rPr>
          <w:lang w:val="es-419"/>
        </w:rPr>
        <w:t>.</w:t>
      </w:r>
    </w:p>
    <w:p w14:paraId="1E7BB472" w14:textId="77777777" w:rsidR="00F46474" w:rsidRPr="00516C1B" w:rsidRDefault="00F46474" w:rsidP="00F46474">
      <w:pPr>
        <w:ind w:firstLine="0"/>
        <w:rPr>
          <w:lang w:val="es-419"/>
        </w:rPr>
      </w:pPr>
    </w:p>
    <w:p w14:paraId="0AC6494B" w14:textId="18632937" w:rsidR="00F46474" w:rsidRPr="00414459" w:rsidRDefault="00F46474" w:rsidP="00F46474">
      <w:pPr>
        <w:rPr>
          <w:lang w:val="es-419"/>
        </w:rPr>
      </w:pPr>
      <w:r w:rsidRPr="00414459">
        <w:rPr>
          <w:lang w:val="es-419"/>
        </w:rPr>
        <w:t>En la figura 7.</w:t>
      </w:r>
      <w:r w:rsidR="008C28A7">
        <w:rPr>
          <w:lang w:val="es-419"/>
        </w:rPr>
        <w:t>3</w:t>
      </w:r>
      <w:r w:rsidRPr="00414459">
        <w:rPr>
          <w:lang w:val="es-419"/>
        </w:rPr>
        <w:t xml:space="preserve">8 </w:t>
      </w:r>
      <w:r w:rsidRPr="00414459">
        <w:t>muestra el formulario de Creación de Turnos y Jornadas, en el que se deben completar de manera obligatoria todos los campos solicitados: Nombre de la Jornada, Día de Entrada, Hora de Inicio, Inicio y Fin de Colación, Día de Salida, Hora de Fin y Tolerancia de Atraso. Esto indica que para poder crear una jornada correctamente, es necesario ingresar toda la información requerida antes de hacer clic en el botón Crear Jornada.</w:t>
      </w:r>
    </w:p>
    <w:p w14:paraId="73F6677C" w14:textId="4C421813" w:rsidR="00F46474" w:rsidRPr="008C5944" w:rsidRDefault="00F46474" w:rsidP="00F46474">
      <w:pPr>
        <w:pStyle w:val="Descripcin"/>
      </w:pPr>
      <w:bookmarkStart w:id="1547" w:name="_Toc210409394"/>
      <w:bookmarkStart w:id="1548" w:name="_Toc210410174"/>
      <w:bookmarkStart w:id="1549" w:name="_Toc213787045"/>
      <w:bookmarkStart w:id="1550" w:name="_Toc213787459"/>
      <w:r>
        <w:t xml:space="preserve">Figura </w:t>
      </w:r>
      <w:fldSimple w:instr=" STYLEREF 1 \s ">
        <w:r w:rsidR="008F7228">
          <w:rPr>
            <w:noProof/>
          </w:rPr>
          <w:t>7</w:t>
        </w:r>
      </w:fldSimple>
      <w:r w:rsidR="008F7228">
        <w:t>.</w:t>
      </w:r>
      <w:fldSimple w:instr=" SEQ Figura \* ARABIC \s 1 ">
        <w:r w:rsidR="008F7228">
          <w:rPr>
            <w:noProof/>
          </w:rPr>
          <w:t>38</w:t>
        </w:r>
      </w:fldSimple>
      <w:r>
        <w:t xml:space="preserve"> “Captura de pantalla de prueba 1-2-3 caso de uso N°4.1.1”</w:t>
      </w:r>
      <w:bookmarkEnd w:id="1547"/>
      <w:bookmarkEnd w:id="1548"/>
      <w:bookmarkEnd w:id="1549"/>
      <w:bookmarkEnd w:id="1550"/>
    </w:p>
    <w:p w14:paraId="4EECE473" w14:textId="77777777" w:rsidR="00F46474" w:rsidRPr="000C5C84" w:rsidRDefault="00F46474" w:rsidP="00F46474">
      <w:pPr>
        <w:ind w:left="720" w:firstLine="0"/>
        <w:rPr>
          <w:lang w:val="es-419"/>
        </w:rPr>
      </w:pPr>
    </w:p>
    <w:p w14:paraId="7104F8E6" w14:textId="77777777" w:rsidR="00F46474" w:rsidRDefault="00F46474" w:rsidP="00F46474">
      <w:pPr>
        <w:pStyle w:val="Sinespaciado"/>
      </w:pPr>
      <w:r w:rsidRPr="00444001">
        <w:rPr>
          <w:noProof/>
        </w:rPr>
        <w:drawing>
          <wp:inline distT="0" distB="0" distL="0" distR="0" wp14:anchorId="39382C61" wp14:editId="3B0B5616">
            <wp:extent cx="5971540" cy="3368675"/>
            <wp:effectExtent l="0" t="0" r="0" b="3175"/>
            <wp:docPr id="57322985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29858" name="Imagen 1" descr="Interfaz de usuario gráfica, Texto, Aplicación, Correo electrónico&#10;&#10;El contenido generado por IA puede ser incorrecto."/>
                    <pic:cNvPicPr/>
                  </pic:nvPicPr>
                  <pic:blipFill>
                    <a:blip r:embed="rId204"/>
                    <a:stretch>
                      <a:fillRect/>
                    </a:stretch>
                  </pic:blipFill>
                  <pic:spPr>
                    <a:xfrm>
                      <a:off x="0" y="0"/>
                      <a:ext cx="5971540" cy="3368675"/>
                    </a:xfrm>
                    <a:prstGeom prst="rect">
                      <a:avLst/>
                    </a:prstGeom>
                  </pic:spPr>
                </pic:pic>
              </a:graphicData>
            </a:graphic>
          </wp:inline>
        </w:drawing>
      </w:r>
    </w:p>
    <w:p w14:paraId="66CD89B0" w14:textId="77777777" w:rsidR="00F46474" w:rsidRDefault="00F46474" w:rsidP="00F46474">
      <w:pPr>
        <w:pStyle w:val="Sinespaciado"/>
      </w:pPr>
    </w:p>
    <w:p w14:paraId="762801C5" w14:textId="77777777" w:rsidR="00F46474" w:rsidRDefault="00F46474" w:rsidP="00F46474">
      <w:r>
        <w:lastRenderedPageBreak/>
        <w:t>Fuente: Captura realizada al sistema web EugCOM</w:t>
      </w:r>
    </w:p>
    <w:p w14:paraId="77D8E4CA" w14:textId="77777777" w:rsidR="00F46474" w:rsidRPr="00444001" w:rsidRDefault="00F46474" w:rsidP="00F46474"/>
    <w:p w14:paraId="56CE0DE5" w14:textId="77777777" w:rsidR="00F46474" w:rsidRDefault="00F46474" w:rsidP="00F46474">
      <w:pPr>
        <w:pStyle w:val="Ttulo2"/>
      </w:pPr>
      <w:bookmarkStart w:id="1551" w:name="_Toc213787180"/>
      <w:r>
        <w:t>Prueba Unitaria CU N°4.1.2</w:t>
      </w:r>
      <w:bookmarkEnd w:id="1551"/>
    </w:p>
    <w:p w14:paraId="39F7F56A" w14:textId="77777777" w:rsidR="00F46474" w:rsidRDefault="00F46474" w:rsidP="00F46474">
      <w:pPr>
        <w:spacing w:line="278" w:lineRule="auto"/>
        <w:ind w:firstLine="0"/>
        <w:jc w:val="left"/>
      </w:pPr>
    </w:p>
    <w:p w14:paraId="788EBA92" w14:textId="002FD1B7" w:rsidR="00F46474" w:rsidRPr="00627D3D" w:rsidRDefault="00F46474" w:rsidP="00F46474">
      <w:r w:rsidRPr="00627D3D">
        <w:t xml:space="preserve">En la </w:t>
      </w:r>
      <w:r w:rsidRPr="00627D3D">
        <w:rPr>
          <w:i/>
        </w:rPr>
        <w:t xml:space="preserve">Tabla </w:t>
      </w:r>
      <w:r>
        <w:rPr>
          <w:i/>
        </w:rPr>
        <w:t>7.</w:t>
      </w:r>
      <w:r w:rsidR="008C28A7">
        <w:rPr>
          <w:i/>
        </w:rPr>
        <w:t>3</w:t>
      </w:r>
      <w:r>
        <w:rPr>
          <w:i/>
        </w:rPr>
        <w:t xml:space="preserve">9 </w:t>
      </w:r>
      <w:r w:rsidRPr="00627D3D">
        <w:t>se puede visualizar el Caso de uso N°4.1.2 el sistema despliega una pestaña que permite al usuario seleccionar un turno para luego editarlo.</w:t>
      </w:r>
    </w:p>
    <w:p w14:paraId="169875CB" w14:textId="77777777" w:rsidR="00F46474" w:rsidRPr="00627D3D" w:rsidRDefault="00F46474" w:rsidP="00F46474">
      <w:pPr>
        <w:spacing w:line="278" w:lineRule="auto"/>
        <w:ind w:firstLine="0"/>
        <w:jc w:val="left"/>
      </w:pPr>
    </w:p>
    <w:p w14:paraId="71EB9EDF" w14:textId="4484BB54" w:rsidR="00F46474" w:rsidRPr="00627D3D" w:rsidRDefault="00F46474" w:rsidP="00F46474">
      <w:pPr>
        <w:pStyle w:val="Descripcin"/>
      </w:pPr>
      <w:bookmarkStart w:id="1552" w:name="_Toc209985112"/>
      <w:bookmarkStart w:id="1553" w:name="_Toc210409395"/>
      <w:bookmarkStart w:id="1554" w:name="_Toc210410175"/>
      <w:bookmarkStart w:id="1555" w:name="_Toc213787046"/>
      <w:bookmarkStart w:id="1556" w:name="_Toc213787460"/>
      <w:r>
        <w:t xml:space="preserve">Tabla </w:t>
      </w:r>
      <w:fldSimple w:instr=" STYLEREF 1 \s ">
        <w:r w:rsidR="008F7228">
          <w:rPr>
            <w:noProof/>
          </w:rPr>
          <w:t>7</w:t>
        </w:r>
      </w:fldSimple>
      <w:r w:rsidR="008F7228">
        <w:t>.</w:t>
      </w:r>
      <w:fldSimple w:instr=" SEQ Tabla \* ARABIC \s 1 ">
        <w:r w:rsidR="008F7228">
          <w:rPr>
            <w:noProof/>
          </w:rPr>
          <w:t>39</w:t>
        </w:r>
      </w:fldSimple>
      <w:r>
        <w:t xml:space="preserve"> </w:t>
      </w:r>
      <w:r w:rsidRPr="00627D3D">
        <w:t>Caso de uso N°4.1.2, editando turnos con campos obligatorios</w:t>
      </w:r>
      <w:bookmarkEnd w:id="1552"/>
      <w:bookmarkEnd w:id="1553"/>
      <w:bookmarkEnd w:id="1554"/>
      <w:bookmarkEnd w:id="1555"/>
      <w:bookmarkEnd w:id="1556"/>
    </w:p>
    <w:p w14:paraId="773ABEB4" w14:textId="77777777" w:rsidR="00F46474" w:rsidRPr="00627D3D" w:rsidRDefault="00F46474" w:rsidP="00F46474">
      <w:pPr>
        <w:pStyle w:val="Sinespaciado"/>
      </w:pPr>
      <w:r w:rsidRPr="00627D3D">
        <w:rPr>
          <w:noProof/>
        </w:rPr>
        <w:drawing>
          <wp:inline distT="0" distB="0" distL="0" distR="0" wp14:anchorId="3CF26375" wp14:editId="39DE54B3">
            <wp:extent cx="5971540" cy="4438015"/>
            <wp:effectExtent l="0" t="0" r="0" b="635"/>
            <wp:docPr id="709739223"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23B2FC99" w14:textId="77777777" w:rsidR="00F46474" w:rsidRPr="00627D3D" w:rsidRDefault="00F46474" w:rsidP="00F46474">
      <w:pPr>
        <w:spacing w:line="278" w:lineRule="auto"/>
        <w:ind w:firstLine="0"/>
        <w:jc w:val="left"/>
      </w:pPr>
    </w:p>
    <w:p w14:paraId="24914124" w14:textId="77777777" w:rsidR="00F46474" w:rsidRDefault="00F46474" w:rsidP="00F46474">
      <w:r w:rsidRPr="00627D3D">
        <w:t>Fuente: Elaborado por el estudiante de acuerdo con el proyecto</w:t>
      </w:r>
    </w:p>
    <w:p w14:paraId="737CC775" w14:textId="77777777" w:rsidR="00F46474" w:rsidRDefault="00F46474" w:rsidP="00F46474"/>
    <w:p w14:paraId="14FCDB5A" w14:textId="77777777" w:rsidR="00F46474" w:rsidRDefault="00F46474" w:rsidP="00F46474">
      <w:r w:rsidRPr="008C5944">
        <w:lastRenderedPageBreak/>
        <w:t>Casos de prueba:</w:t>
      </w:r>
    </w:p>
    <w:p w14:paraId="4377CB4F" w14:textId="77777777" w:rsidR="00F46474" w:rsidRDefault="00F46474" w:rsidP="00F46474"/>
    <w:p w14:paraId="65BF77B4" w14:textId="77777777" w:rsidR="00F46474" w:rsidRDefault="00F46474" w:rsidP="00F46474">
      <w:pPr>
        <w:numPr>
          <w:ilvl w:val="0"/>
          <w:numId w:val="293"/>
        </w:numPr>
        <w:tabs>
          <w:tab w:val="num" w:pos="720"/>
        </w:tabs>
        <w:rPr>
          <w:lang w:val="es-419"/>
        </w:rPr>
      </w:pPr>
      <w:r w:rsidRPr="00516C1B">
        <w:rPr>
          <w:lang w:val="es-419"/>
        </w:rPr>
        <w:t>Verificar la existencia de la opción de edición de turnos en el listado</w:t>
      </w:r>
      <w:r>
        <w:rPr>
          <w:lang w:val="es-419"/>
        </w:rPr>
        <w:t>.</w:t>
      </w:r>
    </w:p>
    <w:p w14:paraId="7D6024B4" w14:textId="77777777" w:rsidR="00F46474" w:rsidRPr="00516C1B" w:rsidRDefault="00F46474" w:rsidP="00F46474">
      <w:pPr>
        <w:rPr>
          <w:lang w:val="es-419"/>
        </w:rPr>
      </w:pPr>
    </w:p>
    <w:p w14:paraId="6C6D184E" w14:textId="77777777" w:rsidR="00F46474" w:rsidRDefault="00F46474" w:rsidP="00F46474">
      <w:pPr>
        <w:numPr>
          <w:ilvl w:val="0"/>
          <w:numId w:val="293"/>
        </w:numPr>
        <w:tabs>
          <w:tab w:val="num" w:pos="720"/>
        </w:tabs>
        <w:rPr>
          <w:lang w:val="es-419"/>
        </w:rPr>
      </w:pPr>
      <w:r w:rsidRPr="00516C1B">
        <w:rPr>
          <w:lang w:val="es-419"/>
        </w:rPr>
        <w:t>Verificar la carga del formulario de edición con validación de campos obligatorios</w:t>
      </w:r>
      <w:r>
        <w:rPr>
          <w:lang w:val="es-419"/>
        </w:rPr>
        <w:t>.</w:t>
      </w:r>
    </w:p>
    <w:p w14:paraId="304A5F8C" w14:textId="77777777" w:rsidR="00F46474" w:rsidRPr="00547FA9" w:rsidRDefault="00F46474" w:rsidP="00F46474">
      <w:pPr>
        <w:ind w:firstLine="0"/>
        <w:rPr>
          <w:lang w:val="es-419"/>
        </w:rPr>
      </w:pPr>
    </w:p>
    <w:p w14:paraId="30405766" w14:textId="77777777" w:rsidR="00F46474" w:rsidRDefault="00F46474" w:rsidP="00F46474">
      <w:pPr>
        <w:ind w:left="720" w:firstLine="0"/>
      </w:pPr>
      <w:r w:rsidRPr="008C5944">
        <w:t>Resultados Esperados:</w:t>
      </w:r>
    </w:p>
    <w:p w14:paraId="2F65C038" w14:textId="77777777" w:rsidR="00F46474" w:rsidRDefault="00F46474" w:rsidP="00F46474">
      <w:pPr>
        <w:ind w:left="720" w:firstLine="0"/>
      </w:pPr>
    </w:p>
    <w:p w14:paraId="6D8BE7DA" w14:textId="77777777" w:rsidR="00F46474" w:rsidRDefault="00F46474" w:rsidP="00F46474">
      <w:pPr>
        <w:numPr>
          <w:ilvl w:val="0"/>
          <w:numId w:val="294"/>
        </w:numPr>
        <w:tabs>
          <w:tab w:val="num" w:pos="720"/>
        </w:tabs>
        <w:rPr>
          <w:lang w:val="es-419"/>
        </w:rPr>
      </w:pPr>
      <w:r w:rsidRPr="00516C1B">
        <w:rPr>
          <w:lang w:val="es-419"/>
        </w:rPr>
        <w:t>El botón o enlace "Editar" para modificar turnos existentes es visible junto a cada turno en el listado</w:t>
      </w:r>
      <w:r>
        <w:rPr>
          <w:lang w:val="es-419"/>
        </w:rPr>
        <w:t>.</w:t>
      </w:r>
    </w:p>
    <w:p w14:paraId="2B4A8949" w14:textId="77777777" w:rsidR="00F46474" w:rsidRPr="00516C1B" w:rsidRDefault="00F46474" w:rsidP="00F46474">
      <w:pPr>
        <w:ind w:left="1440" w:firstLine="0"/>
        <w:rPr>
          <w:lang w:val="es-419"/>
        </w:rPr>
      </w:pPr>
    </w:p>
    <w:p w14:paraId="65818F5B" w14:textId="77777777" w:rsidR="00F46474" w:rsidRDefault="00F46474" w:rsidP="00F46474">
      <w:pPr>
        <w:numPr>
          <w:ilvl w:val="0"/>
          <w:numId w:val="294"/>
        </w:numPr>
        <w:tabs>
          <w:tab w:val="num" w:pos="720"/>
        </w:tabs>
        <w:rPr>
          <w:lang w:val="es-419"/>
        </w:rPr>
      </w:pPr>
      <w:r w:rsidRPr="00516C1B">
        <w:rPr>
          <w:lang w:val="es-419"/>
        </w:rPr>
        <w:t>Al hacer clic en "Editar", el sistema carga el formulario con los datos actuales y valida los campos obligatorios</w:t>
      </w:r>
      <w:r>
        <w:rPr>
          <w:lang w:val="es-419"/>
        </w:rPr>
        <w:t>.</w:t>
      </w:r>
    </w:p>
    <w:p w14:paraId="36658E18" w14:textId="77777777" w:rsidR="00F46474" w:rsidRPr="000C5C84" w:rsidRDefault="00F46474" w:rsidP="00F46474">
      <w:pPr>
        <w:ind w:firstLine="0"/>
        <w:rPr>
          <w:lang w:val="es-419"/>
        </w:rPr>
      </w:pPr>
    </w:p>
    <w:p w14:paraId="7109081B" w14:textId="77777777" w:rsidR="00F46474" w:rsidRDefault="00F46474" w:rsidP="00F46474">
      <w:pPr>
        <w:ind w:left="720" w:firstLine="0"/>
      </w:pPr>
      <w:r w:rsidRPr="008C5944">
        <w:t>Resultados obtenidos</w:t>
      </w:r>
      <w:r>
        <w:t>:</w:t>
      </w:r>
    </w:p>
    <w:p w14:paraId="0288E867" w14:textId="77777777" w:rsidR="00F46474" w:rsidRDefault="00F46474" w:rsidP="00F46474">
      <w:pPr>
        <w:ind w:left="720" w:firstLine="0"/>
      </w:pPr>
    </w:p>
    <w:p w14:paraId="59485CCE" w14:textId="77777777" w:rsidR="00F46474" w:rsidRDefault="00F46474" w:rsidP="00F46474">
      <w:pPr>
        <w:numPr>
          <w:ilvl w:val="0"/>
          <w:numId w:val="295"/>
        </w:numPr>
        <w:tabs>
          <w:tab w:val="num" w:pos="720"/>
        </w:tabs>
        <w:rPr>
          <w:lang w:val="es-419"/>
        </w:rPr>
      </w:pPr>
      <w:r w:rsidRPr="00516C1B">
        <w:rPr>
          <w:lang w:val="es-419"/>
        </w:rPr>
        <w:t>El botón de edición está visible y accesible para cada turno en el listado</w:t>
      </w:r>
      <w:r>
        <w:rPr>
          <w:lang w:val="es-419"/>
        </w:rPr>
        <w:t>.</w:t>
      </w:r>
    </w:p>
    <w:p w14:paraId="481D3D2E" w14:textId="77777777" w:rsidR="00F46474" w:rsidRPr="00516C1B" w:rsidRDefault="00F46474" w:rsidP="00F46474">
      <w:pPr>
        <w:ind w:left="1440" w:firstLine="0"/>
        <w:rPr>
          <w:lang w:val="es-419"/>
        </w:rPr>
      </w:pPr>
    </w:p>
    <w:p w14:paraId="24C0DF3C" w14:textId="77777777" w:rsidR="00F46474" w:rsidRDefault="00F46474" w:rsidP="00F46474">
      <w:pPr>
        <w:numPr>
          <w:ilvl w:val="0"/>
          <w:numId w:val="295"/>
        </w:numPr>
        <w:tabs>
          <w:tab w:val="num" w:pos="720"/>
        </w:tabs>
        <w:rPr>
          <w:lang w:val="es-419"/>
        </w:rPr>
      </w:pPr>
      <w:r w:rsidRPr="00516C1B">
        <w:rPr>
          <w:lang w:val="es-419"/>
        </w:rPr>
        <w:t>El formulario de edición se carga correctamente con validación activa para campos obligatorios</w:t>
      </w:r>
      <w:r>
        <w:rPr>
          <w:lang w:val="es-419"/>
        </w:rPr>
        <w:t>.</w:t>
      </w:r>
    </w:p>
    <w:p w14:paraId="1640CC41" w14:textId="77777777" w:rsidR="00F46474" w:rsidRPr="00516C1B" w:rsidRDefault="00F46474" w:rsidP="00F46474">
      <w:pPr>
        <w:ind w:firstLine="0"/>
        <w:rPr>
          <w:lang w:val="es-419"/>
        </w:rPr>
      </w:pPr>
    </w:p>
    <w:p w14:paraId="4EE889B7" w14:textId="09B763D1" w:rsidR="00F46474" w:rsidRPr="00414459" w:rsidRDefault="00F46474" w:rsidP="00F46474">
      <w:pPr>
        <w:rPr>
          <w:lang w:val="es-419"/>
        </w:rPr>
      </w:pPr>
      <w:r w:rsidRPr="00414459">
        <w:rPr>
          <w:lang w:val="es-419"/>
        </w:rPr>
        <w:t>En la figura 7.</w:t>
      </w:r>
      <w:r w:rsidR="008C28A7">
        <w:rPr>
          <w:lang w:val="es-419"/>
        </w:rPr>
        <w:t>3</w:t>
      </w:r>
      <w:r w:rsidRPr="00414459">
        <w:rPr>
          <w:lang w:val="es-419"/>
        </w:rPr>
        <w:t xml:space="preserve">9 </w:t>
      </w:r>
      <w:r w:rsidRPr="00414459">
        <w:t xml:space="preserve">muestra el formulario de Editar Jornada, donde se pueden modificar los datos de un turno previamente creado. En este caso, la jornada llamada “JORNADA1” tiene </w:t>
      </w:r>
      <w:r w:rsidRPr="00414459">
        <w:lastRenderedPageBreak/>
        <w:t xml:space="preserve">configurado como día de entrada </w:t>
      </w:r>
      <w:r>
        <w:t>l</w:t>
      </w:r>
      <w:r w:rsidRPr="00414459">
        <w:t>unes a las 08:30, con horario de colación entre 14:30 y 15:30, hora de fin a las 18:15, y día de salida viernes. El formulario permite guardar los cambios realizados con el botón Guardar Cambios o cerrar la edición sin modificar con el botón Cerrar.</w:t>
      </w:r>
    </w:p>
    <w:p w14:paraId="49F822D9" w14:textId="733943B0" w:rsidR="00F46474" w:rsidRPr="008C5944" w:rsidRDefault="00F46474" w:rsidP="00F46474">
      <w:pPr>
        <w:pStyle w:val="Descripcin"/>
      </w:pPr>
      <w:bookmarkStart w:id="1557" w:name="_Toc210409396"/>
      <w:bookmarkStart w:id="1558" w:name="_Toc210410176"/>
      <w:bookmarkStart w:id="1559" w:name="_Toc213787047"/>
      <w:bookmarkStart w:id="1560" w:name="_Toc213787461"/>
      <w:r>
        <w:t xml:space="preserve">Figura </w:t>
      </w:r>
      <w:fldSimple w:instr=" STYLEREF 1 \s ">
        <w:r w:rsidR="008F7228">
          <w:rPr>
            <w:noProof/>
          </w:rPr>
          <w:t>7</w:t>
        </w:r>
      </w:fldSimple>
      <w:r w:rsidR="008F7228">
        <w:t>.</w:t>
      </w:r>
      <w:fldSimple w:instr=" SEQ Figura \* ARABIC \s 1 ">
        <w:r w:rsidR="008F7228">
          <w:rPr>
            <w:noProof/>
          </w:rPr>
          <w:t>39</w:t>
        </w:r>
      </w:fldSimple>
      <w:r>
        <w:t xml:space="preserve"> “Captura de pantalla de prueba 1-2-3 caso de uso N°4.1.2”</w:t>
      </w:r>
      <w:bookmarkEnd w:id="1557"/>
      <w:bookmarkEnd w:id="1558"/>
      <w:bookmarkEnd w:id="1559"/>
      <w:bookmarkEnd w:id="1560"/>
    </w:p>
    <w:p w14:paraId="4F5DB1DA" w14:textId="77777777" w:rsidR="00F46474" w:rsidRPr="000C5C84" w:rsidRDefault="00F46474" w:rsidP="00F46474">
      <w:pPr>
        <w:ind w:left="720" w:firstLine="0"/>
        <w:rPr>
          <w:lang w:val="es-419"/>
        </w:rPr>
      </w:pPr>
    </w:p>
    <w:p w14:paraId="587CDBEC" w14:textId="77777777" w:rsidR="00F46474" w:rsidRDefault="00F46474" w:rsidP="00F46474">
      <w:pPr>
        <w:pStyle w:val="Sinespaciado"/>
      </w:pPr>
      <w:r w:rsidRPr="00444001">
        <w:rPr>
          <w:noProof/>
        </w:rPr>
        <w:drawing>
          <wp:inline distT="0" distB="0" distL="0" distR="0" wp14:anchorId="21641EA9" wp14:editId="18F905C0">
            <wp:extent cx="2991845" cy="4591050"/>
            <wp:effectExtent l="0" t="0" r="0" b="0"/>
            <wp:docPr id="135096563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65635" name="Imagen 1" descr="Interfaz de usuario gráfica, Aplicación&#10;&#10;El contenido generado por IA puede ser incorrecto."/>
                    <pic:cNvPicPr/>
                  </pic:nvPicPr>
                  <pic:blipFill>
                    <a:blip r:embed="rId205"/>
                    <a:stretch>
                      <a:fillRect/>
                    </a:stretch>
                  </pic:blipFill>
                  <pic:spPr>
                    <a:xfrm>
                      <a:off x="0" y="0"/>
                      <a:ext cx="2996346" cy="4597956"/>
                    </a:xfrm>
                    <a:prstGeom prst="rect">
                      <a:avLst/>
                    </a:prstGeom>
                  </pic:spPr>
                </pic:pic>
              </a:graphicData>
            </a:graphic>
          </wp:inline>
        </w:drawing>
      </w:r>
    </w:p>
    <w:p w14:paraId="490DE3DF" w14:textId="77777777" w:rsidR="00F46474" w:rsidRDefault="00F46474" w:rsidP="00F46474"/>
    <w:p w14:paraId="34EBB482" w14:textId="77777777" w:rsidR="00F46474" w:rsidRDefault="00F46474" w:rsidP="00F46474">
      <w:r>
        <w:t>Fuente: Captura realizada al sistema web EugCOM</w:t>
      </w:r>
    </w:p>
    <w:p w14:paraId="5178B88A" w14:textId="77777777" w:rsidR="00F46474" w:rsidRPr="00547FA9" w:rsidRDefault="00F46474" w:rsidP="00F46474">
      <w:pPr>
        <w:spacing w:line="278" w:lineRule="auto"/>
        <w:ind w:firstLine="0"/>
        <w:jc w:val="left"/>
      </w:pPr>
      <w:r>
        <w:br w:type="page"/>
      </w:r>
    </w:p>
    <w:p w14:paraId="1F4C73C1" w14:textId="77777777" w:rsidR="00F46474" w:rsidRDefault="00F46474" w:rsidP="00F46474">
      <w:pPr>
        <w:pStyle w:val="Ttulo2"/>
      </w:pPr>
      <w:bookmarkStart w:id="1561" w:name="_Toc213787181"/>
      <w:r>
        <w:lastRenderedPageBreak/>
        <w:t>Prueba Unitaria CU N°4.2</w:t>
      </w:r>
      <w:bookmarkEnd w:id="1561"/>
    </w:p>
    <w:p w14:paraId="530182FC" w14:textId="77777777" w:rsidR="00F46474" w:rsidRDefault="00F46474" w:rsidP="00F46474">
      <w:pPr>
        <w:spacing w:line="278" w:lineRule="auto"/>
        <w:ind w:firstLine="0"/>
        <w:jc w:val="left"/>
      </w:pPr>
    </w:p>
    <w:p w14:paraId="7C0AEF82" w14:textId="4D037E06" w:rsidR="00F46474" w:rsidRPr="006C0843" w:rsidRDefault="00F46474" w:rsidP="00F46474">
      <w:r w:rsidRPr="006C0843">
        <w:t xml:space="preserve">En la </w:t>
      </w:r>
      <w:r w:rsidRPr="006C0843">
        <w:rPr>
          <w:i/>
        </w:rPr>
        <w:t xml:space="preserve">Tabla </w:t>
      </w:r>
      <w:r>
        <w:rPr>
          <w:i/>
        </w:rPr>
        <w:t>7.</w:t>
      </w:r>
      <w:r w:rsidR="008C28A7">
        <w:rPr>
          <w:i/>
        </w:rPr>
        <w:t>4</w:t>
      </w:r>
      <w:r>
        <w:rPr>
          <w:i/>
        </w:rPr>
        <w:t>0</w:t>
      </w:r>
      <w:r w:rsidRPr="006C0843">
        <w:t xml:space="preserve"> se puede visualizar el Caso de uso N°4.2, El sistema permite la creación de nuevos turnos, presentando el formulario con sus respectivas características listas para ser definidas.</w:t>
      </w:r>
    </w:p>
    <w:p w14:paraId="4A9358FE" w14:textId="77777777" w:rsidR="00F46474" w:rsidRPr="006C0843" w:rsidRDefault="00F46474" w:rsidP="00F46474"/>
    <w:p w14:paraId="11C9F167" w14:textId="1252B125" w:rsidR="00F46474" w:rsidRPr="006C0843" w:rsidRDefault="00F46474" w:rsidP="00F46474">
      <w:pPr>
        <w:pStyle w:val="Descripcin"/>
      </w:pPr>
      <w:bookmarkStart w:id="1562" w:name="_Toc209985113"/>
      <w:bookmarkStart w:id="1563" w:name="_Toc210409397"/>
      <w:bookmarkStart w:id="1564" w:name="_Toc210410177"/>
      <w:bookmarkStart w:id="1565" w:name="_Toc213787048"/>
      <w:bookmarkStart w:id="1566" w:name="_Toc213787462"/>
      <w:r w:rsidRPr="006C0843">
        <w:t xml:space="preserve">Tabla </w:t>
      </w:r>
      <w:fldSimple w:instr=" STYLEREF 1 \s ">
        <w:r w:rsidR="008F7228">
          <w:rPr>
            <w:noProof/>
          </w:rPr>
          <w:t>7</w:t>
        </w:r>
      </w:fldSimple>
      <w:r w:rsidR="008F7228">
        <w:t>.</w:t>
      </w:r>
      <w:fldSimple w:instr=" SEQ Tabla \* ARABIC \s 1 ">
        <w:r w:rsidR="008F7228">
          <w:rPr>
            <w:noProof/>
          </w:rPr>
          <w:t>40</w:t>
        </w:r>
      </w:fldSimple>
      <w:r w:rsidRPr="006C0843">
        <w:t xml:space="preserve"> Caso de uso N°4.2, Generando nuevo turno</w:t>
      </w:r>
      <w:bookmarkEnd w:id="1562"/>
      <w:bookmarkEnd w:id="1563"/>
      <w:bookmarkEnd w:id="1564"/>
      <w:bookmarkEnd w:id="1565"/>
      <w:bookmarkEnd w:id="1566"/>
    </w:p>
    <w:p w14:paraId="0B3EA9D4" w14:textId="77777777" w:rsidR="00F46474" w:rsidRPr="006C0843" w:rsidRDefault="00F46474" w:rsidP="00F46474">
      <w:pPr>
        <w:pStyle w:val="Sinespaciado"/>
      </w:pPr>
      <w:r w:rsidRPr="006C0843">
        <w:rPr>
          <w:noProof/>
        </w:rPr>
        <w:drawing>
          <wp:inline distT="0" distB="0" distL="0" distR="0" wp14:anchorId="245E4DC0" wp14:editId="50D97EAA">
            <wp:extent cx="5971540" cy="4885690"/>
            <wp:effectExtent l="0" t="0" r="0" b="0"/>
            <wp:docPr id="1868209143"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7E05E056" w14:textId="77777777" w:rsidR="00F46474" w:rsidRPr="006C0843" w:rsidRDefault="00F46474" w:rsidP="00F46474"/>
    <w:p w14:paraId="427C3788" w14:textId="77777777" w:rsidR="00F46474" w:rsidRDefault="00F46474" w:rsidP="00F46474">
      <w:r w:rsidRPr="006C0843">
        <w:t>Fuente: Elaborado por el estudiante de acuerdo con el proyecto</w:t>
      </w:r>
    </w:p>
    <w:p w14:paraId="326B32A6" w14:textId="77777777" w:rsidR="00F46474" w:rsidRDefault="00F46474" w:rsidP="00F46474"/>
    <w:p w14:paraId="5582E6C4" w14:textId="77777777" w:rsidR="00F46474" w:rsidRDefault="00F46474" w:rsidP="00F46474"/>
    <w:p w14:paraId="19DBCC97" w14:textId="77777777" w:rsidR="00F46474" w:rsidRDefault="00F46474" w:rsidP="00F46474">
      <w:pPr>
        <w:spacing w:line="278" w:lineRule="auto"/>
        <w:ind w:firstLine="0"/>
        <w:jc w:val="left"/>
      </w:pPr>
    </w:p>
    <w:p w14:paraId="2044791A" w14:textId="77777777" w:rsidR="00F46474" w:rsidRDefault="00F46474" w:rsidP="00F46474">
      <w:r w:rsidRPr="008C5944">
        <w:t>Casos de prueba:</w:t>
      </w:r>
    </w:p>
    <w:p w14:paraId="7DE68F6B" w14:textId="77777777" w:rsidR="00F46474" w:rsidRDefault="00F46474" w:rsidP="00F46474">
      <w:pPr>
        <w:numPr>
          <w:ilvl w:val="0"/>
          <w:numId w:val="296"/>
        </w:numPr>
        <w:tabs>
          <w:tab w:val="num" w:pos="720"/>
        </w:tabs>
        <w:rPr>
          <w:lang w:val="es-419"/>
        </w:rPr>
      </w:pPr>
      <w:r w:rsidRPr="00516C1B">
        <w:rPr>
          <w:lang w:val="es-419"/>
        </w:rPr>
        <w:t>Verificar la existencia del formulario para generar nuevos turnos en la interfaz</w:t>
      </w:r>
      <w:r>
        <w:rPr>
          <w:lang w:val="es-419"/>
        </w:rPr>
        <w:t>.</w:t>
      </w:r>
    </w:p>
    <w:p w14:paraId="1118E5D3" w14:textId="77777777" w:rsidR="00F46474" w:rsidRPr="00516C1B" w:rsidRDefault="00F46474" w:rsidP="00F46474">
      <w:pPr>
        <w:ind w:left="1440" w:firstLine="0"/>
        <w:rPr>
          <w:lang w:val="es-419"/>
        </w:rPr>
      </w:pPr>
    </w:p>
    <w:p w14:paraId="03357D23" w14:textId="77777777" w:rsidR="00F46474" w:rsidRDefault="00F46474" w:rsidP="00F46474">
      <w:pPr>
        <w:numPr>
          <w:ilvl w:val="0"/>
          <w:numId w:val="296"/>
        </w:numPr>
        <w:tabs>
          <w:tab w:val="num" w:pos="720"/>
        </w:tabs>
        <w:rPr>
          <w:lang w:val="es-419"/>
        </w:rPr>
      </w:pPr>
      <w:r w:rsidRPr="00516C1B">
        <w:rPr>
          <w:lang w:val="es-419"/>
        </w:rPr>
        <w:t>Verificar la funcionalidad de creación de nuevos turnos en el sistema</w:t>
      </w:r>
      <w:r>
        <w:rPr>
          <w:lang w:val="es-419"/>
        </w:rPr>
        <w:t>.</w:t>
      </w:r>
    </w:p>
    <w:p w14:paraId="360E6502" w14:textId="77777777" w:rsidR="00F46474" w:rsidRPr="00516C1B" w:rsidRDefault="00F46474" w:rsidP="00F46474">
      <w:pPr>
        <w:ind w:firstLine="0"/>
        <w:rPr>
          <w:lang w:val="es-419"/>
        </w:rPr>
      </w:pPr>
    </w:p>
    <w:p w14:paraId="6145C788" w14:textId="77777777" w:rsidR="00F46474" w:rsidRDefault="00F46474" w:rsidP="00F46474">
      <w:pPr>
        <w:numPr>
          <w:ilvl w:val="0"/>
          <w:numId w:val="296"/>
        </w:numPr>
        <w:tabs>
          <w:tab w:val="num" w:pos="720"/>
        </w:tabs>
        <w:rPr>
          <w:lang w:val="es-419"/>
        </w:rPr>
      </w:pPr>
      <w:r w:rsidRPr="00516C1B">
        <w:rPr>
          <w:lang w:val="es-419"/>
        </w:rPr>
        <w:t>Verificar la correcta visualización del nuevo turno en el listado después de su creación</w:t>
      </w:r>
      <w:r>
        <w:rPr>
          <w:lang w:val="es-419"/>
        </w:rPr>
        <w:t>.</w:t>
      </w:r>
    </w:p>
    <w:p w14:paraId="4D049A07" w14:textId="77777777" w:rsidR="00F46474" w:rsidRPr="00516C1B" w:rsidRDefault="00F46474" w:rsidP="00F46474">
      <w:pPr>
        <w:ind w:firstLine="0"/>
        <w:rPr>
          <w:lang w:val="es-419"/>
        </w:rPr>
      </w:pPr>
    </w:p>
    <w:p w14:paraId="4495CE6B" w14:textId="77777777" w:rsidR="00F46474" w:rsidRPr="000C5C84" w:rsidRDefault="00F46474" w:rsidP="00F46474">
      <w:pPr>
        <w:rPr>
          <w:lang w:val="es-419"/>
        </w:rPr>
      </w:pPr>
    </w:p>
    <w:p w14:paraId="421CAA79" w14:textId="77777777" w:rsidR="00F46474" w:rsidRDefault="00F46474" w:rsidP="00F46474">
      <w:pPr>
        <w:ind w:left="720" w:firstLine="0"/>
      </w:pPr>
      <w:r w:rsidRPr="008C5944">
        <w:t>Resultados Esperados:</w:t>
      </w:r>
    </w:p>
    <w:p w14:paraId="60C4C85C" w14:textId="77777777" w:rsidR="00F46474" w:rsidRDefault="00F46474" w:rsidP="00F46474">
      <w:pPr>
        <w:numPr>
          <w:ilvl w:val="0"/>
          <w:numId w:val="297"/>
        </w:numPr>
        <w:tabs>
          <w:tab w:val="num" w:pos="720"/>
        </w:tabs>
        <w:rPr>
          <w:lang w:val="es-419"/>
        </w:rPr>
      </w:pPr>
      <w:r w:rsidRPr="00516C1B">
        <w:rPr>
          <w:lang w:val="es-419"/>
        </w:rPr>
        <w:t>El formulario para generar nuevos turnos está completamente accesible y visible en la interfaz de creación de turnos</w:t>
      </w:r>
      <w:r>
        <w:rPr>
          <w:lang w:val="es-419"/>
        </w:rPr>
        <w:t>.</w:t>
      </w:r>
    </w:p>
    <w:p w14:paraId="78475A8B" w14:textId="77777777" w:rsidR="00F46474" w:rsidRPr="00516C1B" w:rsidRDefault="00F46474" w:rsidP="00F46474">
      <w:pPr>
        <w:ind w:left="1440" w:firstLine="0"/>
        <w:rPr>
          <w:lang w:val="es-419"/>
        </w:rPr>
      </w:pPr>
    </w:p>
    <w:p w14:paraId="646980A1" w14:textId="77777777" w:rsidR="00F46474" w:rsidRDefault="00F46474" w:rsidP="00F46474">
      <w:pPr>
        <w:numPr>
          <w:ilvl w:val="0"/>
          <w:numId w:val="297"/>
        </w:numPr>
        <w:tabs>
          <w:tab w:val="num" w:pos="720"/>
        </w:tabs>
        <w:rPr>
          <w:lang w:val="es-419"/>
        </w:rPr>
      </w:pPr>
      <w:r w:rsidRPr="00516C1B">
        <w:rPr>
          <w:lang w:val="es-419"/>
        </w:rPr>
        <w:t>Al completar y enviar el formulario, el sistema procesa correctamente la creación del nuevo turno en la base de datos</w:t>
      </w:r>
      <w:r>
        <w:rPr>
          <w:lang w:val="es-419"/>
        </w:rPr>
        <w:t>.</w:t>
      </w:r>
    </w:p>
    <w:p w14:paraId="3E787D53" w14:textId="77777777" w:rsidR="00F46474" w:rsidRPr="00516C1B" w:rsidRDefault="00F46474" w:rsidP="00F46474">
      <w:pPr>
        <w:ind w:firstLine="0"/>
        <w:rPr>
          <w:lang w:val="es-419"/>
        </w:rPr>
      </w:pPr>
    </w:p>
    <w:p w14:paraId="2F6CB504" w14:textId="77777777" w:rsidR="00F46474" w:rsidRDefault="00F46474" w:rsidP="00F46474">
      <w:pPr>
        <w:numPr>
          <w:ilvl w:val="0"/>
          <w:numId w:val="297"/>
        </w:numPr>
        <w:tabs>
          <w:tab w:val="num" w:pos="720"/>
        </w:tabs>
        <w:rPr>
          <w:lang w:val="es-419"/>
        </w:rPr>
      </w:pPr>
      <w:r w:rsidRPr="00516C1B">
        <w:rPr>
          <w:lang w:val="es-419"/>
        </w:rPr>
        <w:t>Después de la creación exitosa, el nuevo turno aparece inmediatamente en el listado general de turnos del sistema</w:t>
      </w:r>
      <w:r>
        <w:rPr>
          <w:lang w:val="es-419"/>
        </w:rPr>
        <w:t>.</w:t>
      </w:r>
    </w:p>
    <w:p w14:paraId="78692873" w14:textId="77777777" w:rsidR="00F46474" w:rsidRDefault="00F46474" w:rsidP="00F46474">
      <w:pPr>
        <w:ind w:firstLine="0"/>
        <w:rPr>
          <w:lang w:val="es-419"/>
        </w:rPr>
      </w:pPr>
    </w:p>
    <w:p w14:paraId="7541C759" w14:textId="77777777" w:rsidR="00F46474" w:rsidRPr="00516C1B" w:rsidRDefault="00F46474" w:rsidP="00F46474">
      <w:pPr>
        <w:ind w:firstLine="0"/>
        <w:rPr>
          <w:lang w:val="es-419"/>
        </w:rPr>
      </w:pPr>
    </w:p>
    <w:p w14:paraId="7789A008" w14:textId="77777777" w:rsidR="00F46474" w:rsidRPr="000C5C84" w:rsidRDefault="00F46474" w:rsidP="00F46474">
      <w:pPr>
        <w:ind w:left="720" w:firstLine="0"/>
        <w:rPr>
          <w:lang w:val="es-419"/>
        </w:rPr>
      </w:pPr>
    </w:p>
    <w:p w14:paraId="75CD591A" w14:textId="77777777" w:rsidR="00F46474" w:rsidRDefault="00F46474" w:rsidP="00F46474">
      <w:pPr>
        <w:ind w:left="720" w:firstLine="0"/>
      </w:pPr>
      <w:r w:rsidRPr="008C5944">
        <w:lastRenderedPageBreak/>
        <w:t>Resultados obtenidos</w:t>
      </w:r>
      <w:r>
        <w:t>:</w:t>
      </w:r>
    </w:p>
    <w:p w14:paraId="61E02092" w14:textId="77777777" w:rsidR="00F46474" w:rsidRDefault="00F46474" w:rsidP="00F46474">
      <w:pPr>
        <w:numPr>
          <w:ilvl w:val="0"/>
          <w:numId w:val="298"/>
        </w:numPr>
        <w:tabs>
          <w:tab w:val="num" w:pos="720"/>
        </w:tabs>
        <w:rPr>
          <w:lang w:val="es-419"/>
        </w:rPr>
      </w:pPr>
      <w:r w:rsidRPr="00516C1B">
        <w:rPr>
          <w:lang w:val="es-419"/>
        </w:rPr>
        <w:t>El formulario de generación de nuevos turnos está disponible y completamente funcional en la interfaz</w:t>
      </w:r>
      <w:r>
        <w:rPr>
          <w:lang w:val="es-419"/>
        </w:rPr>
        <w:t>.</w:t>
      </w:r>
    </w:p>
    <w:p w14:paraId="6E4E710E" w14:textId="77777777" w:rsidR="00F46474" w:rsidRPr="00516C1B" w:rsidRDefault="00F46474" w:rsidP="00F46474">
      <w:pPr>
        <w:ind w:left="1800" w:firstLine="0"/>
        <w:rPr>
          <w:lang w:val="es-419"/>
        </w:rPr>
      </w:pPr>
    </w:p>
    <w:p w14:paraId="52541521" w14:textId="77777777" w:rsidR="00F46474" w:rsidRDefault="00F46474" w:rsidP="00F46474">
      <w:pPr>
        <w:numPr>
          <w:ilvl w:val="0"/>
          <w:numId w:val="298"/>
        </w:numPr>
        <w:tabs>
          <w:tab w:val="num" w:pos="720"/>
        </w:tabs>
        <w:rPr>
          <w:lang w:val="es-419"/>
        </w:rPr>
      </w:pPr>
      <w:r w:rsidRPr="00516C1B">
        <w:rPr>
          <w:lang w:val="es-419"/>
        </w:rPr>
        <w:t>La creación de nuevos turnos se procesa correctamente y se almacena en la base de datos sin errores</w:t>
      </w:r>
      <w:r>
        <w:rPr>
          <w:lang w:val="es-419"/>
        </w:rPr>
        <w:t>.</w:t>
      </w:r>
    </w:p>
    <w:p w14:paraId="7EBB7451" w14:textId="77777777" w:rsidR="00F46474" w:rsidRPr="00516C1B" w:rsidRDefault="00F46474" w:rsidP="00F46474">
      <w:pPr>
        <w:ind w:firstLine="0"/>
        <w:rPr>
          <w:lang w:val="es-419"/>
        </w:rPr>
      </w:pPr>
    </w:p>
    <w:p w14:paraId="786A45C0" w14:textId="77777777" w:rsidR="00F46474" w:rsidRDefault="00F46474" w:rsidP="00F46474">
      <w:pPr>
        <w:numPr>
          <w:ilvl w:val="0"/>
          <w:numId w:val="298"/>
        </w:numPr>
        <w:tabs>
          <w:tab w:val="num" w:pos="720"/>
        </w:tabs>
        <w:rPr>
          <w:lang w:val="es-419"/>
        </w:rPr>
      </w:pPr>
      <w:r w:rsidRPr="00516C1B">
        <w:rPr>
          <w:lang w:val="es-419"/>
        </w:rPr>
        <w:t>El turno recién creado se visualiza correctamente en el listado general inmediatamente después de su creación</w:t>
      </w:r>
      <w:r>
        <w:rPr>
          <w:lang w:val="es-419"/>
        </w:rPr>
        <w:t>.</w:t>
      </w:r>
    </w:p>
    <w:p w14:paraId="2002E08C" w14:textId="77777777" w:rsidR="00F46474" w:rsidRDefault="00F46474" w:rsidP="00F46474">
      <w:pPr>
        <w:ind w:left="720" w:firstLine="0"/>
        <w:rPr>
          <w:lang w:val="es-419"/>
        </w:rPr>
      </w:pPr>
    </w:p>
    <w:p w14:paraId="296D0FD6" w14:textId="64EBCD16" w:rsidR="00F46474" w:rsidRPr="00414459" w:rsidRDefault="00F46474" w:rsidP="00F46474">
      <w:pPr>
        <w:rPr>
          <w:lang w:val="es-419"/>
        </w:rPr>
      </w:pPr>
      <w:r w:rsidRPr="00414459">
        <w:rPr>
          <w:lang w:val="es-419"/>
        </w:rPr>
        <w:t>En la figura 7.</w:t>
      </w:r>
      <w:r w:rsidR="008C28A7">
        <w:rPr>
          <w:lang w:val="es-419"/>
        </w:rPr>
        <w:t>4</w:t>
      </w:r>
      <w:r w:rsidRPr="00414459">
        <w:rPr>
          <w:lang w:val="es-419"/>
        </w:rPr>
        <w:t xml:space="preserve">0 </w:t>
      </w:r>
      <w:r w:rsidRPr="00414459">
        <w:t xml:space="preserve">muestra el proceso de creación de un nuevo turno o jornada. En el formulario superior se está registrando el turno llamado “Turno noche”, configurado con día de entrada lunes, hora de inicio 23:00, colación entre las 02:00 y 03:00, día de salida </w:t>
      </w:r>
      <w:r>
        <w:t>v</w:t>
      </w:r>
      <w:r w:rsidRPr="00414459">
        <w:t>iernes, hora de término 08:00, y una tolerancia de atraso de 15 minutos. En la parte inferior, en el Listado de Jornadas, se visualiza la tabla actualizada donde el nuevo turno ya aparece registrado junto con las demás jornadas existentes.</w:t>
      </w:r>
    </w:p>
    <w:p w14:paraId="58054854" w14:textId="501CF329" w:rsidR="00F46474" w:rsidRPr="008C5944" w:rsidRDefault="00F46474" w:rsidP="00F46474">
      <w:pPr>
        <w:pStyle w:val="Descripcin"/>
      </w:pPr>
      <w:bookmarkStart w:id="1567" w:name="_Toc210409398"/>
      <w:bookmarkStart w:id="1568" w:name="_Toc210410178"/>
      <w:bookmarkStart w:id="1569" w:name="_Toc213787049"/>
      <w:bookmarkStart w:id="1570" w:name="_Toc213787463"/>
      <w:r>
        <w:t xml:space="preserve">Figura </w:t>
      </w:r>
      <w:fldSimple w:instr=" STYLEREF 1 \s ">
        <w:r w:rsidR="008F7228">
          <w:rPr>
            <w:noProof/>
          </w:rPr>
          <w:t>7</w:t>
        </w:r>
      </w:fldSimple>
      <w:r w:rsidR="008F7228">
        <w:t>.</w:t>
      </w:r>
      <w:fldSimple w:instr=" SEQ Figura \* ARABIC \s 1 ">
        <w:r w:rsidR="008F7228">
          <w:rPr>
            <w:noProof/>
          </w:rPr>
          <w:t>40</w:t>
        </w:r>
      </w:fldSimple>
      <w:r>
        <w:t xml:space="preserve"> “Captura de pantalla de prueba 1-2-3 caso de uso N°4.2”</w:t>
      </w:r>
      <w:bookmarkEnd w:id="1567"/>
      <w:bookmarkEnd w:id="1568"/>
      <w:bookmarkEnd w:id="1569"/>
      <w:bookmarkEnd w:id="1570"/>
    </w:p>
    <w:p w14:paraId="5DB49236" w14:textId="77777777" w:rsidR="00F46474" w:rsidRPr="000C5C84" w:rsidRDefault="00F46474" w:rsidP="00F46474">
      <w:pPr>
        <w:ind w:left="720" w:firstLine="0"/>
        <w:rPr>
          <w:lang w:val="es-419"/>
        </w:rPr>
      </w:pPr>
    </w:p>
    <w:p w14:paraId="7359F755" w14:textId="77777777" w:rsidR="00F46474" w:rsidRDefault="00F46474" w:rsidP="00F46474">
      <w:pPr>
        <w:pStyle w:val="Sinespaciado"/>
      </w:pPr>
      <w:r w:rsidRPr="00F75603">
        <w:rPr>
          <w:noProof/>
        </w:rPr>
        <w:lastRenderedPageBreak/>
        <w:drawing>
          <wp:inline distT="0" distB="0" distL="0" distR="0" wp14:anchorId="42DD1746" wp14:editId="36D2B844">
            <wp:extent cx="3971925" cy="3499721"/>
            <wp:effectExtent l="0" t="0" r="0" b="5715"/>
            <wp:docPr id="621158877"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58877" name="Imagen 1" descr="Interfaz de usuario gráfica, Aplicación, Tabla&#10;&#10;El contenido generado por IA puede ser incorrecto."/>
                    <pic:cNvPicPr/>
                  </pic:nvPicPr>
                  <pic:blipFill>
                    <a:blip r:embed="rId206"/>
                    <a:stretch>
                      <a:fillRect/>
                    </a:stretch>
                  </pic:blipFill>
                  <pic:spPr>
                    <a:xfrm>
                      <a:off x="0" y="0"/>
                      <a:ext cx="3980001" cy="3506836"/>
                    </a:xfrm>
                    <a:prstGeom prst="rect">
                      <a:avLst/>
                    </a:prstGeom>
                  </pic:spPr>
                </pic:pic>
              </a:graphicData>
            </a:graphic>
          </wp:inline>
        </w:drawing>
      </w:r>
    </w:p>
    <w:p w14:paraId="5D72704A" w14:textId="77777777" w:rsidR="00F46474" w:rsidRDefault="00F46474" w:rsidP="00F46474">
      <w:pPr>
        <w:pStyle w:val="Sinespaciado"/>
      </w:pPr>
    </w:p>
    <w:p w14:paraId="0A4A9CD4" w14:textId="77777777" w:rsidR="00F46474" w:rsidRDefault="00F46474" w:rsidP="00F46474">
      <w:r>
        <w:t>Fuente: Captura realizada al sistema web EugCOM</w:t>
      </w:r>
    </w:p>
    <w:p w14:paraId="6B6F319A" w14:textId="77777777" w:rsidR="00F46474" w:rsidRPr="00F75603" w:rsidRDefault="00F46474" w:rsidP="00F46474">
      <w:pPr>
        <w:spacing w:line="278" w:lineRule="auto"/>
        <w:ind w:firstLine="0"/>
        <w:jc w:val="left"/>
      </w:pPr>
      <w:r>
        <w:br w:type="page"/>
      </w:r>
    </w:p>
    <w:p w14:paraId="23CED0D1" w14:textId="77777777" w:rsidR="00F46474" w:rsidRDefault="00F46474" w:rsidP="00F46474">
      <w:pPr>
        <w:pStyle w:val="Ttulo2"/>
      </w:pPr>
      <w:bookmarkStart w:id="1571" w:name="_Toc213787182"/>
      <w:r>
        <w:lastRenderedPageBreak/>
        <w:t>Prueba Unitaria CU N°4.3</w:t>
      </w:r>
      <w:bookmarkEnd w:id="1571"/>
    </w:p>
    <w:p w14:paraId="502D9CBE" w14:textId="77777777" w:rsidR="00F46474" w:rsidRDefault="00F46474" w:rsidP="00F46474">
      <w:pPr>
        <w:spacing w:line="278" w:lineRule="auto"/>
        <w:ind w:firstLine="0"/>
        <w:jc w:val="left"/>
      </w:pPr>
    </w:p>
    <w:p w14:paraId="00E3156C" w14:textId="21B3A19D" w:rsidR="00F46474" w:rsidRPr="006C0843" w:rsidRDefault="00F46474" w:rsidP="00F46474">
      <w:r w:rsidRPr="006C0843">
        <w:t xml:space="preserve">En la </w:t>
      </w:r>
      <w:r w:rsidRPr="006C0843">
        <w:rPr>
          <w:i/>
        </w:rPr>
        <w:t xml:space="preserve">Tabla </w:t>
      </w:r>
      <w:r>
        <w:rPr>
          <w:i/>
        </w:rPr>
        <w:t>7.</w:t>
      </w:r>
      <w:r w:rsidR="008C28A7">
        <w:rPr>
          <w:i/>
        </w:rPr>
        <w:t>4</w:t>
      </w:r>
      <w:r>
        <w:rPr>
          <w:i/>
        </w:rPr>
        <w:t>1</w:t>
      </w:r>
      <w:r w:rsidRPr="006C0843">
        <w:t xml:space="preserve"> se puede visualizar el Caso de uso N°4.3, se agrega la opción de guardar los cambios de los turnos.</w:t>
      </w:r>
    </w:p>
    <w:p w14:paraId="22B96F08" w14:textId="77777777" w:rsidR="00F46474" w:rsidRPr="006C0843" w:rsidRDefault="00F46474" w:rsidP="00F46474"/>
    <w:p w14:paraId="3EE5527C" w14:textId="38C542E4" w:rsidR="00F46474" w:rsidRPr="006C0843" w:rsidRDefault="00F46474" w:rsidP="00F46474">
      <w:pPr>
        <w:pStyle w:val="Descripcin"/>
      </w:pPr>
      <w:bookmarkStart w:id="1572" w:name="_Toc209985114"/>
      <w:bookmarkStart w:id="1573" w:name="_Toc210409399"/>
      <w:bookmarkStart w:id="1574" w:name="_Toc210410179"/>
      <w:bookmarkStart w:id="1575" w:name="_Toc213787050"/>
      <w:bookmarkStart w:id="1576" w:name="_Toc213787464"/>
      <w:r w:rsidRPr="006C0843">
        <w:t xml:space="preserve">Tabla </w:t>
      </w:r>
      <w:fldSimple w:instr=" STYLEREF 1 \s ">
        <w:r w:rsidR="008F7228">
          <w:rPr>
            <w:noProof/>
          </w:rPr>
          <w:t>7</w:t>
        </w:r>
      </w:fldSimple>
      <w:r w:rsidR="008F7228">
        <w:t>.</w:t>
      </w:r>
      <w:fldSimple w:instr=" SEQ Tabla \* ARABIC \s 1 ">
        <w:r w:rsidR="008F7228">
          <w:rPr>
            <w:noProof/>
          </w:rPr>
          <w:t>41</w:t>
        </w:r>
      </w:fldSimple>
      <w:r w:rsidRPr="006C0843">
        <w:t xml:space="preserve"> Caso de uso N°4.3, Guardando cambios en los turnos</w:t>
      </w:r>
      <w:bookmarkEnd w:id="1572"/>
      <w:bookmarkEnd w:id="1573"/>
      <w:bookmarkEnd w:id="1574"/>
      <w:bookmarkEnd w:id="1575"/>
      <w:bookmarkEnd w:id="1576"/>
    </w:p>
    <w:p w14:paraId="7E9A3672" w14:textId="77777777" w:rsidR="00F46474" w:rsidRPr="006C0843" w:rsidRDefault="00F46474" w:rsidP="00F46474">
      <w:pPr>
        <w:pStyle w:val="Sinespaciado"/>
      </w:pPr>
      <w:r w:rsidRPr="006C0843">
        <w:rPr>
          <w:noProof/>
        </w:rPr>
        <w:drawing>
          <wp:inline distT="0" distB="0" distL="0" distR="0" wp14:anchorId="4CF3C864" wp14:editId="3F5B8D4E">
            <wp:extent cx="5971540" cy="5019040"/>
            <wp:effectExtent l="0" t="0" r="0" b="0"/>
            <wp:docPr id="1556669681"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7D27C260" w14:textId="77777777" w:rsidR="00F46474" w:rsidRPr="006C0843" w:rsidRDefault="00F46474" w:rsidP="00F46474"/>
    <w:p w14:paraId="7958CC97" w14:textId="77777777" w:rsidR="00F46474" w:rsidRDefault="00F46474" w:rsidP="00F46474">
      <w:pPr>
        <w:tabs>
          <w:tab w:val="left" w:pos="7275"/>
        </w:tabs>
      </w:pPr>
      <w:r w:rsidRPr="006C0843">
        <w:t>Fuente: Elaborado por el estudiante de acuerdo con el proyecto</w:t>
      </w:r>
      <w:r>
        <w:tab/>
      </w:r>
    </w:p>
    <w:p w14:paraId="5EADB676" w14:textId="77777777" w:rsidR="00F46474" w:rsidRPr="006C0843" w:rsidRDefault="00F46474" w:rsidP="00F46474">
      <w:pPr>
        <w:tabs>
          <w:tab w:val="left" w:pos="7275"/>
        </w:tabs>
      </w:pPr>
    </w:p>
    <w:p w14:paraId="493DC594" w14:textId="77777777" w:rsidR="00F46474" w:rsidRDefault="00F46474" w:rsidP="00F46474">
      <w:r w:rsidRPr="008C5944">
        <w:lastRenderedPageBreak/>
        <w:t>Casos de prueba:</w:t>
      </w:r>
    </w:p>
    <w:p w14:paraId="61D18A24" w14:textId="77777777" w:rsidR="00F46474" w:rsidRDefault="00F46474" w:rsidP="00F46474"/>
    <w:p w14:paraId="3EAD7CF1" w14:textId="77777777" w:rsidR="00F46474" w:rsidRDefault="00F46474" w:rsidP="00F46474">
      <w:pPr>
        <w:numPr>
          <w:ilvl w:val="0"/>
          <w:numId w:val="299"/>
        </w:numPr>
        <w:tabs>
          <w:tab w:val="num" w:pos="720"/>
        </w:tabs>
        <w:rPr>
          <w:lang w:val="es-419"/>
        </w:rPr>
      </w:pPr>
      <w:r w:rsidRPr="00516C1B">
        <w:rPr>
          <w:lang w:val="es-419"/>
        </w:rPr>
        <w:t>Verificar la existencia del botón de guardado en el formulario de edición de turnos</w:t>
      </w:r>
      <w:r>
        <w:rPr>
          <w:lang w:val="es-419"/>
        </w:rPr>
        <w:t>.</w:t>
      </w:r>
    </w:p>
    <w:p w14:paraId="209EF8AD" w14:textId="77777777" w:rsidR="00F46474" w:rsidRPr="00516C1B" w:rsidRDefault="00F46474" w:rsidP="00F46474">
      <w:pPr>
        <w:ind w:left="1440" w:firstLine="0"/>
        <w:rPr>
          <w:lang w:val="es-419"/>
        </w:rPr>
      </w:pPr>
    </w:p>
    <w:p w14:paraId="0DB6D77F" w14:textId="77777777" w:rsidR="00F46474" w:rsidRDefault="00F46474" w:rsidP="00F46474">
      <w:pPr>
        <w:numPr>
          <w:ilvl w:val="0"/>
          <w:numId w:val="299"/>
        </w:numPr>
        <w:tabs>
          <w:tab w:val="num" w:pos="720"/>
        </w:tabs>
        <w:rPr>
          <w:lang w:val="es-419"/>
        </w:rPr>
      </w:pPr>
      <w:r w:rsidRPr="00516C1B">
        <w:rPr>
          <w:lang w:val="es-419"/>
        </w:rPr>
        <w:t>Verificar la funcionalidad de guardado de modificaciones realizadas a un turno existente</w:t>
      </w:r>
      <w:r>
        <w:rPr>
          <w:lang w:val="es-419"/>
        </w:rPr>
        <w:t>.</w:t>
      </w:r>
    </w:p>
    <w:p w14:paraId="3A75E406" w14:textId="77777777" w:rsidR="00F46474" w:rsidRPr="00516C1B" w:rsidRDefault="00F46474" w:rsidP="00F46474">
      <w:pPr>
        <w:ind w:firstLine="0"/>
        <w:rPr>
          <w:lang w:val="es-419"/>
        </w:rPr>
      </w:pPr>
    </w:p>
    <w:p w14:paraId="57B99F8E" w14:textId="77777777" w:rsidR="00F46474" w:rsidRDefault="00F46474" w:rsidP="00F46474">
      <w:pPr>
        <w:numPr>
          <w:ilvl w:val="0"/>
          <w:numId w:val="299"/>
        </w:numPr>
        <w:tabs>
          <w:tab w:val="num" w:pos="720"/>
        </w:tabs>
        <w:rPr>
          <w:lang w:val="es-419"/>
        </w:rPr>
      </w:pPr>
      <w:r w:rsidRPr="00516C1B">
        <w:rPr>
          <w:lang w:val="es-419"/>
        </w:rPr>
        <w:t>Verificar la actualización inmediata de la información en el listado de turnos después del guardado</w:t>
      </w:r>
      <w:r>
        <w:rPr>
          <w:lang w:val="es-419"/>
        </w:rPr>
        <w:t>.</w:t>
      </w:r>
    </w:p>
    <w:p w14:paraId="072B0193" w14:textId="77777777" w:rsidR="00F46474" w:rsidRPr="000C5C84" w:rsidRDefault="00F46474" w:rsidP="00F46474">
      <w:pPr>
        <w:rPr>
          <w:lang w:val="es-419"/>
        </w:rPr>
      </w:pPr>
    </w:p>
    <w:p w14:paraId="17E828F7" w14:textId="77777777" w:rsidR="00F46474" w:rsidRDefault="00F46474" w:rsidP="00F46474">
      <w:pPr>
        <w:ind w:left="720" w:firstLine="0"/>
      </w:pPr>
      <w:r w:rsidRPr="008C5944">
        <w:t>Resultados Esperados:</w:t>
      </w:r>
    </w:p>
    <w:p w14:paraId="407846ED" w14:textId="77777777" w:rsidR="00F46474" w:rsidRDefault="00F46474" w:rsidP="00F46474">
      <w:pPr>
        <w:ind w:left="720" w:firstLine="0"/>
      </w:pPr>
    </w:p>
    <w:p w14:paraId="6145B89A" w14:textId="77777777" w:rsidR="00F46474" w:rsidRDefault="00F46474" w:rsidP="00F46474">
      <w:pPr>
        <w:numPr>
          <w:ilvl w:val="0"/>
          <w:numId w:val="300"/>
        </w:numPr>
        <w:tabs>
          <w:tab w:val="num" w:pos="720"/>
        </w:tabs>
        <w:rPr>
          <w:lang w:val="es-419"/>
        </w:rPr>
      </w:pPr>
      <w:r w:rsidRPr="00516C1B">
        <w:rPr>
          <w:lang w:val="es-419"/>
        </w:rPr>
        <w:t>El botón "Guardar Cambios" es visible y accesible en el formulario de edición de turnos</w:t>
      </w:r>
      <w:r>
        <w:rPr>
          <w:lang w:val="es-419"/>
        </w:rPr>
        <w:t>.</w:t>
      </w:r>
    </w:p>
    <w:p w14:paraId="4AC7E93A" w14:textId="77777777" w:rsidR="00F46474" w:rsidRPr="00516C1B" w:rsidRDefault="00F46474" w:rsidP="00F46474">
      <w:pPr>
        <w:ind w:left="1440" w:firstLine="0"/>
        <w:rPr>
          <w:lang w:val="es-419"/>
        </w:rPr>
      </w:pPr>
    </w:p>
    <w:p w14:paraId="724B2484" w14:textId="77777777" w:rsidR="00F46474" w:rsidRDefault="00F46474" w:rsidP="00F46474">
      <w:pPr>
        <w:numPr>
          <w:ilvl w:val="0"/>
          <w:numId w:val="300"/>
        </w:numPr>
        <w:tabs>
          <w:tab w:val="num" w:pos="720"/>
        </w:tabs>
        <w:rPr>
          <w:lang w:val="es-419"/>
        </w:rPr>
      </w:pPr>
      <w:r w:rsidRPr="00516C1B">
        <w:rPr>
          <w:lang w:val="es-419"/>
        </w:rPr>
        <w:t>Al hacer clic en "Guardar Cambios", el sistema procesa y almacena correctamente todas las modificaciones realizadas al turno</w:t>
      </w:r>
      <w:r>
        <w:rPr>
          <w:lang w:val="es-419"/>
        </w:rPr>
        <w:t>.</w:t>
      </w:r>
    </w:p>
    <w:p w14:paraId="47C4E2F9" w14:textId="77777777" w:rsidR="00F46474" w:rsidRPr="00516C1B" w:rsidRDefault="00F46474" w:rsidP="00F46474">
      <w:pPr>
        <w:ind w:firstLine="0"/>
        <w:rPr>
          <w:lang w:val="es-419"/>
        </w:rPr>
      </w:pPr>
    </w:p>
    <w:p w14:paraId="67445095" w14:textId="77777777" w:rsidR="00F46474" w:rsidRDefault="00F46474" w:rsidP="00F46474">
      <w:pPr>
        <w:numPr>
          <w:ilvl w:val="0"/>
          <w:numId w:val="300"/>
        </w:numPr>
        <w:tabs>
          <w:tab w:val="num" w:pos="720"/>
        </w:tabs>
        <w:rPr>
          <w:lang w:val="es-419"/>
        </w:rPr>
      </w:pPr>
      <w:r w:rsidRPr="00516C1B">
        <w:rPr>
          <w:lang w:val="es-419"/>
        </w:rPr>
        <w:t>Los cambios guardados se reflejan inmediatamente en el listado general de turnos del sistema</w:t>
      </w:r>
      <w:r>
        <w:rPr>
          <w:lang w:val="es-419"/>
        </w:rPr>
        <w:t>.</w:t>
      </w:r>
    </w:p>
    <w:p w14:paraId="42D45412" w14:textId="77777777" w:rsidR="00F46474" w:rsidRPr="000C5C84" w:rsidRDefault="00F46474" w:rsidP="00F46474">
      <w:pPr>
        <w:ind w:left="720" w:firstLine="0"/>
        <w:rPr>
          <w:lang w:val="es-419"/>
        </w:rPr>
      </w:pPr>
    </w:p>
    <w:p w14:paraId="66AA1E9D" w14:textId="77777777" w:rsidR="00F46474" w:rsidRDefault="00F46474" w:rsidP="00F46474">
      <w:pPr>
        <w:ind w:left="720" w:firstLine="0"/>
      </w:pPr>
      <w:r w:rsidRPr="008C5944">
        <w:t>Resultados obtenidos</w:t>
      </w:r>
      <w:r>
        <w:t>:</w:t>
      </w:r>
    </w:p>
    <w:p w14:paraId="27655257" w14:textId="77777777" w:rsidR="00F46474" w:rsidRDefault="00F46474" w:rsidP="00F46474">
      <w:pPr>
        <w:ind w:left="720" w:firstLine="0"/>
      </w:pPr>
    </w:p>
    <w:p w14:paraId="75149D42" w14:textId="77777777" w:rsidR="00F46474" w:rsidRDefault="00F46474" w:rsidP="00F46474">
      <w:pPr>
        <w:numPr>
          <w:ilvl w:val="0"/>
          <w:numId w:val="301"/>
        </w:numPr>
        <w:tabs>
          <w:tab w:val="num" w:pos="720"/>
        </w:tabs>
        <w:rPr>
          <w:lang w:val="es-419"/>
        </w:rPr>
      </w:pPr>
      <w:r w:rsidRPr="00516C1B">
        <w:rPr>
          <w:lang w:val="es-419"/>
        </w:rPr>
        <w:lastRenderedPageBreak/>
        <w:t>El botón de guardado de cambios está disponible y funciona correctamente en el formulario de edición</w:t>
      </w:r>
      <w:r>
        <w:rPr>
          <w:lang w:val="es-419"/>
        </w:rPr>
        <w:t>.</w:t>
      </w:r>
    </w:p>
    <w:p w14:paraId="32E1DC05" w14:textId="77777777" w:rsidR="00F46474" w:rsidRPr="00516C1B" w:rsidRDefault="00F46474" w:rsidP="00F46474">
      <w:pPr>
        <w:ind w:left="1440" w:firstLine="0"/>
        <w:rPr>
          <w:lang w:val="es-419"/>
        </w:rPr>
      </w:pPr>
    </w:p>
    <w:p w14:paraId="1DC28D27" w14:textId="77777777" w:rsidR="00F46474" w:rsidRDefault="00F46474" w:rsidP="00F46474">
      <w:pPr>
        <w:numPr>
          <w:ilvl w:val="0"/>
          <w:numId w:val="301"/>
        </w:numPr>
        <w:tabs>
          <w:tab w:val="num" w:pos="720"/>
        </w:tabs>
        <w:rPr>
          <w:lang w:val="es-419"/>
        </w:rPr>
      </w:pPr>
      <w:r w:rsidRPr="00516C1B">
        <w:rPr>
          <w:lang w:val="es-419"/>
        </w:rPr>
        <w:t>Las modificaciones realizadas a los turnos existentes se guardan exitosamente en el sistema</w:t>
      </w:r>
      <w:r>
        <w:rPr>
          <w:lang w:val="es-419"/>
        </w:rPr>
        <w:t>.</w:t>
      </w:r>
    </w:p>
    <w:p w14:paraId="4BADC2C5" w14:textId="77777777" w:rsidR="00F46474" w:rsidRPr="00516C1B" w:rsidRDefault="00F46474" w:rsidP="00F46474">
      <w:pPr>
        <w:ind w:firstLine="0"/>
        <w:rPr>
          <w:lang w:val="es-419"/>
        </w:rPr>
      </w:pPr>
    </w:p>
    <w:p w14:paraId="6415E2D8" w14:textId="77777777" w:rsidR="00F46474" w:rsidRDefault="00F46474" w:rsidP="00F46474">
      <w:pPr>
        <w:numPr>
          <w:ilvl w:val="0"/>
          <w:numId w:val="301"/>
        </w:numPr>
        <w:tabs>
          <w:tab w:val="num" w:pos="720"/>
        </w:tabs>
        <w:rPr>
          <w:lang w:val="es-419"/>
        </w:rPr>
      </w:pPr>
      <w:r w:rsidRPr="00516C1B">
        <w:rPr>
          <w:lang w:val="es-419"/>
        </w:rPr>
        <w:t>La información actualizada del turno se muestra correctamente en el listado general tras el guardado</w:t>
      </w:r>
      <w:r>
        <w:rPr>
          <w:lang w:val="es-419"/>
        </w:rPr>
        <w:t>.</w:t>
      </w:r>
    </w:p>
    <w:p w14:paraId="36AC6C29" w14:textId="77777777" w:rsidR="00F46474" w:rsidRPr="00516C1B" w:rsidRDefault="00F46474" w:rsidP="00F46474">
      <w:pPr>
        <w:ind w:firstLine="0"/>
        <w:rPr>
          <w:lang w:val="es-419"/>
        </w:rPr>
      </w:pPr>
    </w:p>
    <w:p w14:paraId="0FBE25C2" w14:textId="0E6F445D" w:rsidR="00F46474" w:rsidRDefault="00F46474" w:rsidP="00F46474">
      <w:r w:rsidRPr="00414459">
        <w:rPr>
          <w:lang w:val="es-419"/>
        </w:rPr>
        <w:t>En la figura 7.</w:t>
      </w:r>
      <w:r w:rsidR="008C28A7">
        <w:rPr>
          <w:lang w:val="es-419"/>
        </w:rPr>
        <w:t>4</w:t>
      </w:r>
      <w:r w:rsidRPr="00414459">
        <w:rPr>
          <w:lang w:val="es-419"/>
        </w:rPr>
        <w:t xml:space="preserve">1 </w:t>
      </w:r>
      <w:r w:rsidRPr="00414459">
        <w:t>muestra la sección de Listado de Jornadas mientras se editan y guardan cambios en un turno existente. A la izquierda se observa el formulario con los datos del “Turno noche”, donde se actualiza la Hora de Fin a las 12:00. En la tabla de la derecha, ya aparece reflejada la modificación, mostrando en la fila correspondiente al turno la nueva hora de término registrada.</w:t>
      </w:r>
    </w:p>
    <w:p w14:paraId="0CBB342F" w14:textId="77777777" w:rsidR="00F46474" w:rsidRPr="00414459" w:rsidRDefault="00F46474" w:rsidP="00F46474">
      <w:pPr>
        <w:rPr>
          <w:lang w:val="es-419"/>
        </w:rPr>
      </w:pPr>
    </w:p>
    <w:p w14:paraId="04CDA51A" w14:textId="497F689B" w:rsidR="00F46474" w:rsidRPr="008C5944" w:rsidRDefault="00F46474" w:rsidP="00F46474">
      <w:pPr>
        <w:pStyle w:val="Descripcin"/>
      </w:pPr>
      <w:bookmarkStart w:id="1577" w:name="_Toc210409400"/>
      <w:bookmarkStart w:id="1578" w:name="_Toc210410180"/>
      <w:bookmarkStart w:id="1579" w:name="_Toc213787051"/>
      <w:bookmarkStart w:id="1580" w:name="_Toc213787465"/>
      <w:r>
        <w:t xml:space="preserve">Figura </w:t>
      </w:r>
      <w:fldSimple w:instr=" STYLEREF 1 \s ">
        <w:r w:rsidR="008F7228">
          <w:rPr>
            <w:noProof/>
          </w:rPr>
          <w:t>7</w:t>
        </w:r>
      </w:fldSimple>
      <w:r w:rsidR="008F7228">
        <w:t>.</w:t>
      </w:r>
      <w:fldSimple w:instr=" SEQ Figura \* ARABIC \s 1 ">
        <w:r w:rsidR="008F7228">
          <w:rPr>
            <w:noProof/>
          </w:rPr>
          <w:t>41</w:t>
        </w:r>
      </w:fldSimple>
      <w:r>
        <w:t xml:space="preserve"> “Captura de pantalla de prueba 1-2-3 caso de uso N°4.3”</w:t>
      </w:r>
      <w:bookmarkEnd w:id="1577"/>
      <w:bookmarkEnd w:id="1578"/>
      <w:bookmarkEnd w:id="1579"/>
      <w:bookmarkEnd w:id="1580"/>
    </w:p>
    <w:p w14:paraId="6043887F" w14:textId="77777777" w:rsidR="00F46474" w:rsidRPr="000C5C84" w:rsidRDefault="00F46474" w:rsidP="00F46474">
      <w:pPr>
        <w:ind w:left="720" w:firstLine="0"/>
        <w:rPr>
          <w:lang w:val="es-419"/>
        </w:rPr>
      </w:pPr>
    </w:p>
    <w:p w14:paraId="19D856DE" w14:textId="77777777" w:rsidR="00F46474" w:rsidRDefault="00F46474" w:rsidP="00F46474">
      <w:pPr>
        <w:pStyle w:val="Sinespaciado"/>
      </w:pPr>
      <w:r w:rsidRPr="00F75603">
        <w:rPr>
          <w:noProof/>
        </w:rPr>
        <w:drawing>
          <wp:inline distT="0" distB="0" distL="0" distR="0" wp14:anchorId="3648AF2C" wp14:editId="1D74E98D">
            <wp:extent cx="6586940" cy="1352550"/>
            <wp:effectExtent l="0" t="0" r="4445" b="0"/>
            <wp:docPr id="45235529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5298" name="Imagen 1" descr="Captura de pantalla de computadora&#10;&#10;El contenido generado por IA puede ser incorrecto."/>
                    <pic:cNvPicPr/>
                  </pic:nvPicPr>
                  <pic:blipFill>
                    <a:blip r:embed="rId207"/>
                    <a:stretch>
                      <a:fillRect/>
                    </a:stretch>
                  </pic:blipFill>
                  <pic:spPr>
                    <a:xfrm>
                      <a:off x="0" y="0"/>
                      <a:ext cx="6590548" cy="1353291"/>
                    </a:xfrm>
                    <a:prstGeom prst="rect">
                      <a:avLst/>
                    </a:prstGeom>
                  </pic:spPr>
                </pic:pic>
              </a:graphicData>
            </a:graphic>
          </wp:inline>
        </w:drawing>
      </w:r>
    </w:p>
    <w:p w14:paraId="1B893740" w14:textId="77777777" w:rsidR="00F46474" w:rsidRDefault="00F46474" w:rsidP="00F46474">
      <w:pPr>
        <w:ind w:firstLine="0"/>
      </w:pPr>
    </w:p>
    <w:p w14:paraId="7A19595B" w14:textId="77777777" w:rsidR="00F46474" w:rsidRDefault="00F46474" w:rsidP="00F46474">
      <w:r>
        <w:t>Fuente: Captura realizada al sistema web EugCOM</w:t>
      </w:r>
    </w:p>
    <w:p w14:paraId="3985E05C" w14:textId="77777777" w:rsidR="00F46474" w:rsidRPr="00CB0FA9" w:rsidRDefault="00F46474" w:rsidP="00F46474">
      <w:pPr>
        <w:spacing w:line="278" w:lineRule="auto"/>
        <w:ind w:firstLine="0"/>
        <w:jc w:val="left"/>
        <w:rPr>
          <w:rFonts w:eastAsiaTheme="majorEastAsia" w:cstheme="majorBidi"/>
          <w:szCs w:val="32"/>
        </w:rPr>
      </w:pPr>
      <w:r>
        <w:br w:type="page"/>
      </w:r>
    </w:p>
    <w:p w14:paraId="5FFCFD44" w14:textId="77777777" w:rsidR="00F46474" w:rsidRDefault="00F46474" w:rsidP="00F46474">
      <w:pPr>
        <w:pStyle w:val="Ttulo2"/>
      </w:pPr>
      <w:bookmarkStart w:id="1581" w:name="_Toc213787183"/>
      <w:r>
        <w:lastRenderedPageBreak/>
        <w:t>Prueba Unitaria CU N°4.4</w:t>
      </w:r>
      <w:bookmarkEnd w:id="1581"/>
    </w:p>
    <w:p w14:paraId="078CFD5D" w14:textId="77777777" w:rsidR="00F46474" w:rsidRDefault="00F46474" w:rsidP="00F46474">
      <w:pPr>
        <w:spacing w:line="278" w:lineRule="auto"/>
        <w:ind w:firstLine="0"/>
        <w:jc w:val="left"/>
      </w:pPr>
    </w:p>
    <w:p w14:paraId="46E07C3A" w14:textId="1F94C1DC" w:rsidR="00F46474" w:rsidRPr="006C0843" w:rsidRDefault="00F46474" w:rsidP="00F46474">
      <w:r w:rsidRPr="006C0843">
        <w:t xml:space="preserve">En la </w:t>
      </w:r>
      <w:r w:rsidRPr="006C0843">
        <w:rPr>
          <w:i/>
        </w:rPr>
        <w:t xml:space="preserve">Tabla </w:t>
      </w:r>
      <w:r>
        <w:rPr>
          <w:i/>
        </w:rPr>
        <w:t>7.</w:t>
      </w:r>
      <w:r w:rsidR="008C28A7">
        <w:rPr>
          <w:i/>
        </w:rPr>
        <w:t>4</w:t>
      </w:r>
      <w:r>
        <w:rPr>
          <w:i/>
        </w:rPr>
        <w:t xml:space="preserve">2 </w:t>
      </w:r>
      <w:r w:rsidRPr="006C0843">
        <w:t>se puede visualizar el Caso de uso N°4.4, el sistema debe permitir al administrador eliminar cualquier tipo de turno.</w:t>
      </w:r>
    </w:p>
    <w:p w14:paraId="2D0A93B0" w14:textId="77777777" w:rsidR="00F46474" w:rsidRPr="006C0843" w:rsidRDefault="00F46474" w:rsidP="00F46474">
      <w:pPr>
        <w:spacing w:line="278" w:lineRule="auto"/>
        <w:ind w:firstLine="0"/>
        <w:jc w:val="left"/>
      </w:pPr>
    </w:p>
    <w:p w14:paraId="09D09FE2" w14:textId="400B908C" w:rsidR="00F46474" w:rsidRPr="006C0843" w:rsidRDefault="00F46474" w:rsidP="00F46474">
      <w:pPr>
        <w:pStyle w:val="Descripcin"/>
      </w:pPr>
      <w:bookmarkStart w:id="1582" w:name="_Toc209985115"/>
      <w:bookmarkStart w:id="1583" w:name="_Toc210409401"/>
      <w:bookmarkStart w:id="1584" w:name="_Toc210410181"/>
      <w:bookmarkStart w:id="1585" w:name="_Toc213787052"/>
      <w:bookmarkStart w:id="1586" w:name="_Toc213787466"/>
      <w:r>
        <w:t xml:space="preserve">Tabla </w:t>
      </w:r>
      <w:fldSimple w:instr=" STYLEREF 1 \s ">
        <w:r w:rsidR="008F7228">
          <w:rPr>
            <w:noProof/>
          </w:rPr>
          <w:t>7</w:t>
        </w:r>
      </w:fldSimple>
      <w:r w:rsidR="008F7228">
        <w:t>.</w:t>
      </w:r>
      <w:fldSimple w:instr=" SEQ Tabla \* ARABIC \s 1 ">
        <w:r w:rsidR="008F7228">
          <w:rPr>
            <w:noProof/>
          </w:rPr>
          <w:t>42</w:t>
        </w:r>
      </w:fldSimple>
      <w:r>
        <w:t xml:space="preserve"> </w:t>
      </w:r>
      <w:r w:rsidRPr="006C0843">
        <w:t>Caso de uso N°4.4, Eliminando turnos</w:t>
      </w:r>
      <w:bookmarkEnd w:id="1582"/>
      <w:bookmarkEnd w:id="1583"/>
      <w:bookmarkEnd w:id="1584"/>
      <w:bookmarkEnd w:id="1585"/>
      <w:bookmarkEnd w:id="1586"/>
    </w:p>
    <w:p w14:paraId="23924585" w14:textId="77777777" w:rsidR="00F46474" w:rsidRPr="006C0843" w:rsidRDefault="00F46474" w:rsidP="00F46474">
      <w:pPr>
        <w:pStyle w:val="Sinespaciado"/>
      </w:pPr>
      <w:r w:rsidRPr="006C0843">
        <w:rPr>
          <w:noProof/>
        </w:rPr>
        <w:drawing>
          <wp:inline distT="0" distB="0" distL="0" distR="0" wp14:anchorId="29309367" wp14:editId="47938D57">
            <wp:extent cx="5517932" cy="4329734"/>
            <wp:effectExtent l="0" t="0" r="6985" b="0"/>
            <wp:docPr id="1017771638"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19699" cy="4331121"/>
                    </a:xfrm>
                    <a:prstGeom prst="rect">
                      <a:avLst/>
                    </a:prstGeom>
                    <a:noFill/>
                    <a:ln>
                      <a:noFill/>
                    </a:ln>
                  </pic:spPr>
                </pic:pic>
              </a:graphicData>
            </a:graphic>
          </wp:inline>
        </w:drawing>
      </w:r>
    </w:p>
    <w:p w14:paraId="3D81BD6F" w14:textId="77777777" w:rsidR="00F46474" w:rsidRPr="006C0843" w:rsidRDefault="00F46474" w:rsidP="00F46474">
      <w:pPr>
        <w:spacing w:line="278" w:lineRule="auto"/>
        <w:ind w:firstLine="0"/>
        <w:jc w:val="left"/>
      </w:pPr>
    </w:p>
    <w:p w14:paraId="354D150E" w14:textId="77777777" w:rsidR="00F46474" w:rsidRDefault="00F46474" w:rsidP="00F46474">
      <w:r w:rsidRPr="006C0843">
        <w:t>Fuente: Elaborado por el estudiante de acuerdo con el proyecto</w:t>
      </w:r>
    </w:p>
    <w:p w14:paraId="692D89BC" w14:textId="77777777" w:rsidR="00F46474" w:rsidRDefault="00F46474" w:rsidP="00F46474"/>
    <w:p w14:paraId="1309CE5C" w14:textId="77777777" w:rsidR="00F46474" w:rsidRDefault="00F46474" w:rsidP="00F46474">
      <w:pPr>
        <w:spacing w:line="278" w:lineRule="auto"/>
        <w:ind w:firstLine="0"/>
        <w:jc w:val="left"/>
      </w:pPr>
    </w:p>
    <w:p w14:paraId="7A3E69D3" w14:textId="77777777" w:rsidR="00F46474" w:rsidRDefault="00F46474" w:rsidP="00F46474">
      <w:pPr>
        <w:spacing w:line="278" w:lineRule="auto"/>
        <w:ind w:firstLine="0"/>
        <w:jc w:val="left"/>
      </w:pPr>
    </w:p>
    <w:p w14:paraId="476EABA7" w14:textId="77777777" w:rsidR="00F46474" w:rsidRPr="006C0843" w:rsidRDefault="00F46474" w:rsidP="00F46474">
      <w:pPr>
        <w:spacing w:line="278" w:lineRule="auto"/>
        <w:ind w:firstLine="0"/>
        <w:jc w:val="left"/>
      </w:pPr>
    </w:p>
    <w:p w14:paraId="7BBC0400" w14:textId="77777777" w:rsidR="00F46474" w:rsidRPr="00627D3D" w:rsidRDefault="00F46474" w:rsidP="00F46474">
      <w:pPr>
        <w:spacing w:line="278" w:lineRule="auto"/>
        <w:ind w:firstLine="0"/>
        <w:jc w:val="left"/>
      </w:pPr>
    </w:p>
    <w:p w14:paraId="76F26823" w14:textId="77777777" w:rsidR="00F46474" w:rsidRDefault="00F46474" w:rsidP="00F46474">
      <w:r w:rsidRPr="008C5944">
        <w:t>Casos de prueba:</w:t>
      </w:r>
    </w:p>
    <w:p w14:paraId="4C91F589" w14:textId="77777777" w:rsidR="00F46474" w:rsidRDefault="00F46474" w:rsidP="00F46474"/>
    <w:p w14:paraId="16855520" w14:textId="77777777" w:rsidR="00F46474" w:rsidRDefault="00F46474" w:rsidP="00F46474">
      <w:pPr>
        <w:numPr>
          <w:ilvl w:val="0"/>
          <w:numId w:val="302"/>
        </w:numPr>
        <w:tabs>
          <w:tab w:val="num" w:pos="720"/>
        </w:tabs>
        <w:rPr>
          <w:lang w:val="es-419"/>
        </w:rPr>
      </w:pPr>
      <w:r w:rsidRPr="00516C1B">
        <w:rPr>
          <w:lang w:val="es-419"/>
        </w:rPr>
        <w:t>Verificar la existencia de la opción de eliminación de turnos en el listado</w:t>
      </w:r>
      <w:r>
        <w:rPr>
          <w:lang w:val="es-419"/>
        </w:rPr>
        <w:t>.</w:t>
      </w:r>
    </w:p>
    <w:p w14:paraId="141F63A0" w14:textId="77777777" w:rsidR="00F46474" w:rsidRPr="00516C1B" w:rsidRDefault="00F46474" w:rsidP="00F46474">
      <w:pPr>
        <w:ind w:left="1440" w:firstLine="0"/>
        <w:rPr>
          <w:lang w:val="es-419"/>
        </w:rPr>
      </w:pPr>
    </w:p>
    <w:p w14:paraId="133DB10B" w14:textId="77777777" w:rsidR="00F46474" w:rsidRDefault="00F46474" w:rsidP="00F46474">
      <w:pPr>
        <w:numPr>
          <w:ilvl w:val="0"/>
          <w:numId w:val="302"/>
        </w:numPr>
        <w:tabs>
          <w:tab w:val="num" w:pos="720"/>
        </w:tabs>
        <w:rPr>
          <w:lang w:val="es-419"/>
        </w:rPr>
      </w:pPr>
      <w:r w:rsidRPr="00516C1B">
        <w:rPr>
          <w:lang w:val="es-419"/>
        </w:rPr>
        <w:t>Verificar la solicitud de confirmación antes de proceder con la eliminación del turno</w:t>
      </w:r>
      <w:r>
        <w:rPr>
          <w:lang w:val="es-419"/>
        </w:rPr>
        <w:t>.</w:t>
      </w:r>
    </w:p>
    <w:p w14:paraId="40BDA426" w14:textId="77777777" w:rsidR="00F46474" w:rsidRPr="00516C1B" w:rsidRDefault="00F46474" w:rsidP="00F46474">
      <w:pPr>
        <w:ind w:firstLine="0"/>
        <w:rPr>
          <w:lang w:val="es-419"/>
        </w:rPr>
      </w:pPr>
    </w:p>
    <w:p w14:paraId="464F25A3" w14:textId="77777777" w:rsidR="00F46474" w:rsidRDefault="00F46474" w:rsidP="00F46474">
      <w:pPr>
        <w:numPr>
          <w:ilvl w:val="0"/>
          <w:numId w:val="302"/>
        </w:numPr>
        <w:tabs>
          <w:tab w:val="num" w:pos="720"/>
        </w:tabs>
        <w:rPr>
          <w:lang w:val="es-419"/>
        </w:rPr>
      </w:pPr>
      <w:r w:rsidRPr="00516C1B">
        <w:rPr>
          <w:lang w:val="es-419"/>
        </w:rPr>
        <w:t>Verificar la eliminación correcta del turno y su desaparición del listado</w:t>
      </w:r>
      <w:r>
        <w:rPr>
          <w:lang w:val="es-419"/>
        </w:rPr>
        <w:t>.</w:t>
      </w:r>
    </w:p>
    <w:p w14:paraId="6563C444" w14:textId="77777777" w:rsidR="00F46474" w:rsidRPr="00547FA9" w:rsidRDefault="00F46474" w:rsidP="00F46474">
      <w:pPr>
        <w:ind w:firstLine="0"/>
        <w:rPr>
          <w:lang w:val="es-419"/>
        </w:rPr>
      </w:pPr>
    </w:p>
    <w:p w14:paraId="3F6D4DAE" w14:textId="77777777" w:rsidR="00F46474" w:rsidRDefault="00F46474" w:rsidP="00F46474">
      <w:pPr>
        <w:ind w:left="720" w:firstLine="0"/>
      </w:pPr>
      <w:r w:rsidRPr="008C5944">
        <w:t>Resultados Esperados:</w:t>
      </w:r>
    </w:p>
    <w:p w14:paraId="5F49D20B" w14:textId="77777777" w:rsidR="00F46474" w:rsidRDefault="00F46474" w:rsidP="00F46474">
      <w:pPr>
        <w:ind w:left="720" w:firstLine="0"/>
      </w:pPr>
    </w:p>
    <w:p w14:paraId="2E0BD4ED" w14:textId="77777777" w:rsidR="00F46474" w:rsidRDefault="00F46474" w:rsidP="00F46474">
      <w:pPr>
        <w:numPr>
          <w:ilvl w:val="0"/>
          <w:numId w:val="303"/>
        </w:numPr>
        <w:tabs>
          <w:tab w:val="num" w:pos="720"/>
        </w:tabs>
        <w:rPr>
          <w:lang w:val="es-419"/>
        </w:rPr>
      </w:pPr>
      <w:r w:rsidRPr="00516C1B">
        <w:rPr>
          <w:lang w:val="es-419"/>
        </w:rPr>
        <w:t>El botón o enlace "Eliminar" es visible junto a cada turno en el listado general de turnos</w:t>
      </w:r>
      <w:r>
        <w:rPr>
          <w:lang w:val="es-419"/>
        </w:rPr>
        <w:t>.</w:t>
      </w:r>
    </w:p>
    <w:p w14:paraId="16F45547" w14:textId="77777777" w:rsidR="00F46474" w:rsidRPr="00516C1B" w:rsidRDefault="00F46474" w:rsidP="00F46474">
      <w:pPr>
        <w:ind w:left="1440" w:firstLine="0"/>
        <w:rPr>
          <w:lang w:val="es-419"/>
        </w:rPr>
      </w:pPr>
    </w:p>
    <w:p w14:paraId="36783BB7" w14:textId="77777777" w:rsidR="00F46474" w:rsidRDefault="00F46474" w:rsidP="00F46474">
      <w:pPr>
        <w:numPr>
          <w:ilvl w:val="0"/>
          <w:numId w:val="303"/>
        </w:numPr>
        <w:tabs>
          <w:tab w:val="num" w:pos="720"/>
        </w:tabs>
        <w:rPr>
          <w:lang w:val="es-419"/>
        </w:rPr>
      </w:pPr>
      <w:r w:rsidRPr="00516C1B">
        <w:rPr>
          <w:lang w:val="es-419"/>
        </w:rPr>
        <w:t>Al hacer clic en "Eliminar", el sistema solicita confirmación del usuario antes de proceder con la eliminación permanente</w:t>
      </w:r>
      <w:r>
        <w:rPr>
          <w:lang w:val="es-419"/>
        </w:rPr>
        <w:t>.</w:t>
      </w:r>
    </w:p>
    <w:p w14:paraId="3D97BACA" w14:textId="77777777" w:rsidR="00F46474" w:rsidRPr="00516C1B" w:rsidRDefault="00F46474" w:rsidP="00F46474">
      <w:pPr>
        <w:ind w:firstLine="0"/>
        <w:rPr>
          <w:lang w:val="es-419"/>
        </w:rPr>
      </w:pPr>
    </w:p>
    <w:p w14:paraId="00E5B306" w14:textId="77777777" w:rsidR="00F46474" w:rsidRDefault="00F46474" w:rsidP="00F46474">
      <w:pPr>
        <w:numPr>
          <w:ilvl w:val="0"/>
          <w:numId w:val="303"/>
        </w:numPr>
        <w:tabs>
          <w:tab w:val="num" w:pos="720"/>
        </w:tabs>
        <w:rPr>
          <w:lang w:val="es-419"/>
        </w:rPr>
      </w:pPr>
      <w:r w:rsidRPr="00516C1B">
        <w:rPr>
          <w:lang w:val="es-419"/>
        </w:rPr>
        <w:t>Tras confirmar la eliminación, el sistema elimina correctamente el turno de la base de datos y este desaparece del listado</w:t>
      </w:r>
      <w:r>
        <w:rPr>
          <w:lang w:val="es-419"/>
        </w:rPr>
        <w:t>.</w:t>
      </w:r>
    </w:p>
    <w:p w14:paraId="0711A647" w14:textId="77777777" w:rsidR="00F46474" w:rsidRDefault="00F46474" w:rsidP="00F46474">
      <w:pPr>
        <w:pStyle w:val="Prrafodelista"/>
        <w:rPr>
          <w:lang w:val="es-419"/>
        </w:rPr>
      </w:pPr>
    </w:p>
    <w:p w14:paraId="4B24B501" w14:textId="77777777" w:rsidR="00F46474" w:rsidRPr="00516C1B" w:rsidRDefault="00F46474" w:rsidP="00F46474">
      <w:pPr>
        <w:ind w:firstLine="0"/>
        <w:rPr>
          <w:lang w:val="es-419"/>
        </w:rPr>
      </w:pPr>
    </w:p>
    <w:p w14:paraId="5A40CA14" w14:textId="77777777" w:rsidR="00F46474" w:rsidRPr="00A07FC8" w:rsidRDefault="00F46474" w:rsidP="00F46474">
      <w:pPr>
        <w:ind w:left="720" w:firstLine="0"/>
        <w:rPr>
          <w:lang w:val="es-419"/>
        </w:rPr>
      </w:pPr>
    </w:p>
    <w:p w14:paraId="02955A34" w14:textId="77777777" w:rsidR="00F46474" w:rsidRDefault="00F46474" w:rsidP="00F46474">
      <w:pPr>
        <w:ind w:left="720" w:firstLine="0"/>
      </w:pPr>
      <w:r w:rsidRPr="008C5944">
        <w:lastRenderedPageBreak/>
        <w:t>Resultados obtenidos</w:t>
      </w:r>
      <w:r>
        <w:t>:</w:t>
      </w:r>
    </w:p>
    <w:p w14:paraId="36B236D0" w14:textId="77777777" w:rsidR="00F46474" w:rsidRDefault="00F46474" w:rsidP="00F46474">
      <w:pPr>
        <w:ind w:left="720" w:firstLine="0"/>
      </w:pPr>
    </w:p>
    <w:p w14:paraId="6DED8CB3" w14:textId="77777777" w:rsidR="00F46474" w:rsidRDefault="00F46474" w:rsidP="00F46474">
      <w:pPr>
        <w:numPr>
          <w:ilvl w:val="0"/>
          <w:numId w:val="304"/>
        </w:numPr>
        <w:tabs>
          <w:tab w:val="num" w:pos="720"/>
        </w:tabs>
        <w:rPr>
          <w:lang w:val="es-419"/>
        </w:rPr>
      </w:pPr>
      <w:r w:rsidRPr="00516C1B">
        <w:rPr>
          <w:lang w:val="es-419"/>
        </w:rPr>
        <w:t>La opción de eliminación está disponible para cada turno en el listado general</w:t>
      </w:r>
      <w:r>
        <w:rPr>
          <w:lang w:val="es-419"/>
        </w:rPr>
        <w:t>.</w:t>
      </w:r>
    </w:p>
    <w:p w14:paraId="4D3B9647" w14:textId="77777777" w:rsidR="00F46474" w:rsidRPr="00516C1B" w:rsidRDefault="00F46474" w:rsidP="00F46474">
      <w:pPr>
        <w:ind w:left="1440" w:firstLine="0"/>
        <w:rPr>
          <w:lang w:val="es-419"/>
        </w:rPr>
      </w:pPr>
    </w:p>
    <w:p w14:paraId="02010753" w14:textId="77777777" w:rsidR="00F46474" w:rsidRDefault="00F46474" w:rsidP="00F46474">
      <w:pPr>
        <w:numPr>
          <w:ilvl w:val="0"/>
          <w:numId w:val="304"/>
        </w:numPr>
        <w:tabs>
          <w:tab w:val="num" w:pos="720"/>
        </w:tabs>
        <w:rPr>
          <w:lang w:val="es-419"/>
        </w:rPr>
      </w:pPr>
      <w:r w:rsidRPr="00516C1B">
        <w:rPr>
          <w:lang w:val="es-419"/>
        </w:rPr>
        <w:t>El sistema solicita correctamente confirmación antes de eliminar cualquier turno del sistema</w:t>
      </w:r>
      <w:r>
        <w:rPr>
          <w:lang w:val="es-419"/>
        </w:rPr>
        <w:t>.</w:t>
      </w:r>
    </w:p>
    <w:p w14:paraId="7C82B358" w14:textId="77777777" w:rsidR="00F46474" w:rsidRPr="00516C1B" w:rsidRDefault="00F46474" w:rsidP="00F46474">
      <w:pPr>
        <w:ind w:firstLine="0"/>
        <w:rPr>
          <w:lang w:val="es-419"/>
        </w:rPr>
      </w:pPr>
    </w:p>
    <w:p w14:paraId="3D274004" w14:textId="77777777" w:rsidR="00F46474" w:rsidRDefault="00F46474" w:rsidP="00F46474">
      <w:pPr>
        <w:numPr>
          <w:ilvl w:val="0"/>
          <w:numId w:val="304"/>
        </w:numPr>
        <w:tabs>
          <w:tab w:val="num" w:pos="720"/>
        </w:tabs>
        <w:rPr>
          <w:lang w:val="es-419"/>
        </w:rPr>
      </w:pPr>
      <w:r w:rsidRPr="00516C1B">
        <w:rPr>
          <w:lang w:val="es-419"/>
        </w:rPr>
        <w:t>La eliminación de turnos se realiza exitosamente y los turnos eliminados ya no aparecen en el listado general</w:t>
      </w:r>
      <w:r>
        <w:rPr>
          <w:lang w:val="es-419"/>
        </w:rPr>
        <w:t>.</w:t>
      </w:r>
    </w:p>
    <w:p w14:paraId="25CFAC67" w14:textId="77777777" w:rsidR="00F46474" w:rsidRDefault="00F46474" w:rsidP="00F46474">
      <w:pPr>
        <w:ind w:left="720" w:firstLine="0"/>
        <w:rPr>
          <w:lang w:val="es-419"/>
        </w:rPr>
      </w:pPr>
    </w:p>
    <w:p w14:paraId="2B15A1D1" w14:textId="6B01D0F6" w:rsidR="00F46474" w:rsidRPr="00414459" w:rsidRDefault="00F46474" w:rsidP="00F46474">
      <w:pPr>
        <w:rPr>
          <w:lang w:val="es-419"/>
        </w:rPr>
      </w:pPr>
      <w:r w:rsidRPr="00414459">
        <w:rPr>
          <w:lang w:val="es-419"/>
        </w:rPr>
        <w:t>En la figura 7.</w:t>
      </w:r>
      <w:r w:rsidR="008C28A7">
        <w:rPr>
          <w:lang w:val="es-419"/>
        </w:rPr>
        <w:t>4</w:t>
      </w:r>
      <w:r w:rsidRPr="00414459">
        <w:rPr>
          <w:lang w:val="es-419"/>
        </w:rPr>
        <w:t xml:space="preserve">2 </w:t>
      </w:r>
      <w:r w:rsidRPr="00414459">
        <w:t>muestra la sección de Listado de Jornadas, donde se visualizan varios turnos creados. En la columna de acciones se selecciona el ícono de eliminación (basurero rojo) para el turno “5”, lo que despliega una ventana de confirmación en la parte inferior. Allí, el sistema solicita validar la acción con el mensaje “¿Está seguro de que desea eliminar este turno?”, dando la opción de Cancelar o confirmar con el botón Eliminar en color rojo.</w:t>
      </w:r>
    </w:p>
    <w:p w14:paraId="77EDA3D1" w14:textId="75ADE41D" w:rsidR="00F46474" w:rsidRPr="008C5944" w:rsidRDefault="00F46474" w:rsidP="00F46474">
      <w:pPr>
        <w:pStyle w:val="Descripcin"/>
      </w:pPr>
      <w:bookmarkStart w:id="1587" w:name="_Toc210409402"/>
      <w:bookmarkStart w:id="1588" w:name="_Toc210410182"/>
      <w:bookmarkStart w:id="1589" w:name="_Toc213787053"/>
      <w:bookmarkStart w:id="1590" w:name="_Toc213787467"/>
      <w:r>
        <w:t xml:space="preserve">Figura </w:t>
      </w:r>
      <w:fldSimple w:instr=" STYLEREF 1 \s ">
        <w:r w:rsidR="008F7228">
          <w:rPr>
            <w:noProof/>
          </w:rPr>
          <w:t>7</w:t>
        </w:r>
      </w:fldSimple>
      <w:r w:rsidR="008F7228">
        <w:t>.</w:t>
      </w:r>
      <w:fldSimple w:instr=" SEQ Figura \* ARABIC \s 1 ">
        <w:r w:rsidR="008F7228">
          <w:rPr>
            <w:noProof/>
          </w:rPr>
          <w:t>42</w:t>
        </w:r>
      </w:fldSimple>
      <w:r>
        <w:t xml:space="preserve"> “Captura de pantalla de prueba 1-2-3 caso de uso N°4.4”</w:t>
      </w:r>
      <w:bookmarkEnd w:id="1587"/>
      <w:bookmarkEnd w:id="1588"/>
      <w:bookmarkEnd w:id="1589"/>
      <w:bookmarkEnd w:id="1590"/>
    </w:p>
    <w:p w14:paraId="72B28168" w14:textId="77777777" w:rsidR="00F46474" w:rsidRPr="00A07FC8" w:rsidRDefault="00F46474" w:rsidP="00F46474">
      <w:pPr>
        <w:ind w:left="720" w:firstLine="0"/>
        <w:rPr>
          <w:lang w:val="es-419"/>
        </w:rPr>
      </w:pPr>
    </w:p>
    <w:p w14:paraId="451B75FB" w14:textId="77777777" w:rsidR="00F46474" w:rsidRDefault="00F46474" w:rsidP="00F46474">
      <w:pPr>
        <w:pStyle w:val="Sinespaciado"/>
      </w:pPr>
      <w:r w:rsidRPr="00F75603">
        <w:rPr>
          <w:noProof/>
        </w:rPr>
        <w:drawing>
          <wp:inline distT="0" distB="0" distL="0" distR="0" wp14:anchorId="02A221EB" wp14:editId="20FBE9A6">
            <wp:extent cx="4629150" cy="1902559"/>
            <wp:effectExtent l="0" t="0" r="0" b="2540"/>
            <wp:docPr id="20817820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8201" name="Imagen 1" descr="Captura de pantalla de un celular&#10;&#10;El contenido generado por IA puede ser incorrecto."/>
                    <pic:cNvPicPr/>
                  </pic:nvPicPr>
                  <pic:blipFill>
                    <a:blip r:embed="rId208"/>
                    <a:stretch>
                      <a:fillRect/>
                    </a:stretch>
                  </pic:blipFill>
                  <pic:spPr>
                    <a:xfrm>
                      <a:off x="0" y="0"/>
                      <a:ext cx="4646674" cy="1909761"/>
                    </a:xfrm>
                    <a:prstGeom prst="rect">
                      <a:avLst/>
                    </a:prstGeom>
                  </pic:spPr>
                </pic:pic>
              </a:graphicData>
            </a:graphic>
          </wp:inline>
        </w:drawing>
      </w:r>
    </w:p>
    <w:p w14:paraId="4989FA1F" w14:textId="77777777" w:rsidR="00F46474" w:rsidRDefault="00F46474" w:rsidP="00F46474"/>
    <w:p w14:paraId="4D4D4C3B" w14:textId="77777777" w:rsidR="00F46474" w:rsidRDefault="00F46474" w:rsidP="00F46474">
      <w:r>
        <w:t>Fuente: Captura realizada al sistema web EugCOM</w:t>
      </w:r>
    </w:p>
    <w:p w14:paraId="5FE50721" w14:textId="3120E300" w:rsidR="007C2CCA" w:rsidRDefault="007C2CCA" w:rsidP="007C2CCA">
      <w:pPr>
        <w:pStyle w:val="Ttulo2"/>
      </w:pPr>
      <w:bookmarkStart w:id="1591" w:name="_Toc201199548"/>
      <w:bookmarkStart w:id="1592" w:name="_Toc213787184"/>
      <w:r>
        <w:lastRenderedPageBreak/>
        <w:t>Prueba Unitaria CU</w:t>
      </w:r>
      <w:r w:rsidRPr="7E526E84">
        <w:t xml:space="preserve"> </w:t>
      </w:r>
      <w:r w:rsidRPr="005C2BAE">
        <w:t>N°4.5</w:t>
      </w:r>
      <w:bookmarkEnd w:id="1591"/>
      <w:bookmarkEnd w:id="1592"/>
    </w:p>
    <w:p w14:paraId="704F57A6" w14:textId="77777777" w:rsidR="007C2CCA" w:rsidRDefault="007C2CCA" w:rsidP="007C2CCA">
      <w:pPr>
        <w:ind w:firstLine="0"/>
      </w:pPr>
    </w:p>
    <w:p w14:paraId="2EE27344" w14:textId="77777777" w:rsidR="007C2CCA" w:rsidRDefault="007C2CCA" w:rsidP="007C2CCA">
      <w:r>
        <w:t>Se presenta el caso de uso N°4.5 para realizar los casos de prueba correspondientes.</w:t>
      </w:r>
    </w:p>
    <w:p w14:paraId="406CCA33" w14:textId="77777777" w:rsidR="007C2CCA" w:rsidRDefault="007C2CCA" w:rsidP="007C2CCA"/>
    <w:p w14:paraId="2895DFD8" w14:textId="2C00C985" w:rsidR="007C2CCA" w:rsidRPr="005C2BAE" w:rsidRDefault="007C2CCA" w:rsidP="007C2CCA">
      <w:r>
        <w:t xml:space="preserve">En la </w:t>
      </w:r>
      <w:r>
        <w:rPr>
          <w:i/>
        </w:rPr>
        <w:t>Tabla 4.</w:t>
      </w:r>
      <w:r w:rsidR="008C28A7">
        <w:rPr>
          <w:i/>
        </w:rPr>
        <w:t>43</w:t>
      </w:r>
      <w:r>
        <w:t xml:space="preserve"> se puede visualizar el Caso de uso N°4.5, el sistema visualiza un listado con todos los turnos creados y agregados a los empleados por el administrador.</w:t>
      </w:r>
    </w:p>
    <w:p w14:paraId="18B928BA" w14:textId="77777777" w:rsidR="007C2CCA" w:rsidRDefault="007C2CCA" w:rsidP="007C2CCA">
      <w:pPr>
        <w:pStyle w:val="Sinespaciado"/>
      </w:pPr>
      <w:r w:rsidRPr="005C2BAE">
        <w:t xml:space="preserve"> </w:t>
      </w:r>
    </w:p>
    <w:p w14:paraId="125C3772" w14:textId="43515052" w:rsidR="007C2CCA" w:rsidRDefault="007C2CCA" w:rsidP="007C2CCA">
      <w:pPr>
        <w:pStyle w:val="Descripcin"/>
        <w:keepNext/>
      </w:pPr>
      <w:bookmarkStart w:id="1593" w:name="_Toc201199643"/>
      <w:bookmarkStart w:id="1594" w:name="_Toc201199732"/>
      <w:bookmarkStart w:id="1595" w:name="_Toc213787054"/>
      <w:bookmarkStart w:id="1596" w:name="_Toc213787468"/>
      <w:r>
        <w:t xml:space="preserve">Tabla </w:t>
      </w:r>
      <w:fldSimple w:instr=" STYLEREF 1 \s ">
        <w:r w:rsidR="008F7228">
          <w:rPr>
            <w:noProof/>
          </w:rPr>
          <w:t>7</w:t>
        </w:r>
      </w:fldSimple>
      <w:r w:rsidR="008F7228">
        <w:t>.</w:t>
      </w:r>
      <w:fldSimple w:instr=" SEQ Tabla \* ARABIC \s 1 ">
        <w:r w:rsidR="008F7228">
          <w:rPr>
            <w:noProof/>
          </w:rPr>
          <w:t>43</w:t>
        </w:r>
      </w:fldSimple>
      <w:r>
        <w:t xml:space="preserve"> </w:t>
      </w:r>
      <w:r w:rsidRPr="00CE1E05">
        <w:t>CU N°</w:t>
      </w:r>
      <w:r>
        <w:t>4.5</w:t>
      </w:r>
      <w:r w:rsidRPr="00CE1E05">
        <w:t xml:space="preserve"> para prueba,”</w:t>
      </w:r>
      <w:r>
        <w:t xml:space="preserve"> Visualizando el listado de turnos creados”</w:t>
      </w:r>
      <w:bookmarkEnd w:id="1593"/>
      <w:bookmarkEnd w:id="1594"/>
      <w:bookmarkEnd w:id="1595"/>
      <w:bookmarkEnd w:id="1596"/>
    </w:p>
    <w:p w14:paraId="76C7DC04" w14:textId="77777777" w:rsidR="007C2CCA" w:rsidRDefault="007C2CCA" w:rsidP="007C2CCA">
      <w:pPr>
        <w:pStyle w:val="Sinespaciado"/>
      </w:pPr>
      <w:r>
        <w:rPr>
          <w:noProof/>
        </w:rPr>
        <w:drawing>
          <wp:inline distT="0" distB="0" distL="0" distR="0" wp14:anchorId="62F22234" wp14:editId="7E171FB2">
            <wp:extent cx="4683319" cy="3487589"/>
            <wp:effectExtent l="0" t="0" r="3175" b="0"/>
            <wp:docPr id="10022006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61"/>
                    <a:stretch>
                      <a:fillRect/>
                    </a:stretch>
                  </pic:blipFill>
                  <pic:spPr>
                    <a:xfrm>
                      <a:off x="0" y="0"/>
                      <a:ext cx="4703776" cy="3502823"/>
                    </a:xfrm>
                    <a:prstGeom prst="rect">
                      <a:avLst/>
                    </a:prstGeom>
                  </pic:spPr>
                </pic:pic>
              </a:graphicData>
            </a:graphic>
          </wp:inline>
        </w:drawing>
      </w:r>
    </w:p>
    <w:p w14:paraId="6C5069DB" w14:textId="77777777" w:rsidR="007C2CCA" w:rsidRDefault="007C2CCA" w:rsidP="007C2CCA"/>
    <w:p w14:paraId="63F9DFAE" w14:textId="77777777" w:rsidR="007C2CCA" w:rsidRDefault="007C2CCA" w:rsidP="007C2CCA">
      <w:r>
        <w:t>Fuente: Elaborado por el estudiante de acuerdo con el proyecto</w:t>
      </w:r>
    </w:p>
    <w:p w14:paraId="0407106C" w14:textId="77777777" w:rsidR="007C2CCA" w:rsidRPr="005C2BAE" w:rsidRDefault="007C2CCA" w:rsidP="007C2CCA"/>
    <w:p w14:paraId="1E0DBC87" w14:textId="77777777" w:rsidR="007C2CCA" w:rsidRDefault="007C2CCA" w:rsidP="007C2CCA">
      <w:r>
        <w:t>Casos de prueba:</w:t>
      </w:r>
    </w:p>
    <w:p w14:paraId="100650DA" w14:textId="77777777" w:rsidR="007C2CCA" w:rsidRDefault="007C2CCA" w:rsidP="007C2CCA"/>
    <w:p w14:paraId="5D586B73" w14:textId="77777777" w:rsidR="007C2CCA" w:rsidRDefault="007C2CCA" w:rsidP="007C2CCA">
      <w:pPr>
        <w:pStyle w:val="Prrafodelista"/>
        <w:numPr>
          <w:ilvl w:val="0"/>
          <w:numId w:val="29"/>
        </w:numPr>
      </w:pPr>
      <w:r>
        <w:t>Verificar la existencia de la opción de Listado de turnos en el menú desplegable</w:t>
      </w:r>
    </w:p>
    <w:p w14:paraId="241EF3B8" w14:textId="77777777" w:rsidR="007C2CCA" w:rsidRDefault="007C2CCA" w:rsidP="007C2CCA">
      <w:pPr>
        <w:pStyle w:val="Prrafodelista"/>
        <w:ind w:left="1440" w:firstLine="0"/>
      </w:pPr>
    </w:p>
    <w:p w14:paraId="5278A49F" w14:textId="77777777" w:rsidR="007C2CCA" w:rsidRDefault="007C2CCA" w:rsidP="007C2CCA">
      <w:pPr>
        <w:pStyle w:val="Prrafodelista"/>
        <w:numPr>
          <w:ilvl w:val="0"/>
          <w:numId w:val="29"/>
        </w:numPr>
      </w:pPr>
      <w:r>
        <w:t>Verificar la redirección a la interfaz de “Listado de turnos”.</w:t>
      </w:r>
    </w:p>
    <w:p w14:paraId="79504C3D" w14:textId="77777777" w:rsidR="007C2CCA" w:rsidRDefault="007C2CCA" w:rsidP="007C2CCA">
      <w:pPr>
        <w:pStyle w:val="Prrafodelista"/>
        <w:ind w:left="1440" w:firstLine="0"/>
      </w:pPr>
    </w:p>
    <w:p w14:paraId="1889B041" w14:textId="77777777" w:rsidR="007C2CCA" w:rsidRDefault="007C2CCA" w:rsidP="007C2CCA">
      <w:pPr>
        <w:pStyle w:val="Prrafodelista"/>
        <w:numPr>
          <w:ilvl w:val="0"/>
          <w:numId w:val="29"/>
        </w:numPr>
      </w:pPr>
      <w:r>
        <w:t>Verificar la correcta carga de la interfaz del sistema de visualización de los Turnos creados de los empleados</w:t>
      </w:r>
    </w:p>
    <w:p w14:paraId="753B7D42" w14:textId="77777777" w:rsidR="007C2CCA" w:rsidRDefault="007C2CCA" w:rsidP="007C2CCA">
      <w:pPr>
        <w:pStyle w:val="Prrafodelista"/>
        <w:ind w:left="1440" w:firstLine="0"/>
      </w:pPr>
    </w:p>
    <w:p w14:paraId="06415068" w14:textId="77777777" w:rsidR="007C2CCA" w:rsidRDefault="007C2CCA" w:rsidP="007C2CCA">
      <w:r>
        <w:t>Resultados Esperados:</w:t>
      </w:r>
    </w:p>
    <w:p w14:paraId="12B649FA" w14:textId="77777777" w:rsidR="007C2CCA" w:rsidRDefault="007C2CCA" w:rsidP="007C2CCA"/>
    <w:p w14:paraId="7640A507" w14:textId="77777777" w:rsidR="007C2CCA" w:rsidRDefault="007C2CCA" w:rsidP="007C2CCA">
      <w:pPr>
        <w:pStyle w:val="Prrafodelista"/>
        <w:numPr>
          <w:ilvl w:val="0"/>
          <w:numId w:val="30"/>
        </w:numPr>
      </w:pPr>
      <w:r>
        <w:t>El enlace o pestaña “Listado de turnos” para acceder a la interfaz es visible en el menú desplegable para usuarios.</w:t>
      </w:r>
    </w:p>
    <w:p w14:paraId="2907FA00" w14:textId="77777777" w:rsidR="007C2CCA" w:rsidRDefault="007C2CCA" w:rsidP="007C2CCA">
      <w:pPr>
        <w:pStyle w:val="Prrafodelista"/>
        <w:ind w:left="1440" w:firstLine="0"/>
      </w:pPr>
    </w:p>
    <w:p w14:paraId="320EA09A" w14:textId="77777777" w:rsidR="007C2CCA" w:rsidRDefault="007C2CCA" w:rsidP="007C2CCA">
      <w:pPr>
        <w:pStyle w:val="Prrafodelista"/>
        <w:numPr>
          <w:ilvl w:val="0"/>
          <w:numId w:val="30"/>
        </w:numPr>
      </w:pPr>
      <w:r>
        <w:t>Al hacer clic en el enlace “Listado de turnos”, el sistema redirige correctamente a la interfaz del sistema con la lista de los Turnos creados de empleados.</w:t>
      </w:r>
    </w:p>
    <w:p w14:paraId="7633FC2C" w14:textId="77777777" w:rsidR="007C2CCA" w:rsidRDefault="007C2CCA" w:rsidP="007C2CCA">
      <w:pPr>
        <w:pStyle w:val="Prrafodelista"/>
        <w:ind w:left="1440" w:firstLine="0"/>
      </w:pPr>
    </w:p>
    <w:p w14:paraId="435E2815" w14:textId="77777777" w:rsidR="007C2CCA" w:rsidRDefault="007C2CCA" w:rsidP="007C2CCA">
      <w:pPr>
        <w:pStyle w:val="Prrafodelista"/>
        <w:numPr>
          <w:ilvl w:val="0"/>
          <w:numId w:val="30"/>
        </w:numPr>
      </w:pPr>
      <w:r>
        <w:t>La interfaz del sistema de Listado de turnos carga correctamente, generando una lista con los turnos creados.</w:t>
      </w:r>
    </w:p>
    <w:p w14:paraId="0E349076" w14:textId="77777777" w:rsidR="007C2CCA" w:rsidRDefault="007C2CCA" w:rsidP="007C2CCA">
      <w:pPr>
        <w:pStyle w:val="Prrafodelista"/>
        <w:ind w:left="1440" w:firstLine="0"/>
      </w:pPr>
    </w:p>
    <w:p w14:paraId="1196C8C0" w14:textId="77777777" w:rsidR="007C2CCA" w:rsidRDefault="007C2CCA" w:rsidP="007C2CCA">
      <w:r>
        <w:t>Resultados obtenidos</w:t>
      </w:r>
    </w:p>
    <w:p w14:paraId="60A024F8" w14:textId="77777777" w:rsidR="007C2CCA" w:rsidRDefault="007C2CCA" w:rsidP="007C2CCA"/>
    <w:p w14:paraId="7AB73946" w14:textId="77777777" w:rsidR="007C2CCA" w:rsidRDefault="007C2CCA" w:rsidP="007C2CCA">
      <w:pPr>
        <w:pStyle w:val="Prrafodelista"/>
        <w:numPr>
          <w:ilvl w:val="0"/>
          <w:numId w:val="31"/>
        </w:numPr>
      </w:pPr>
      <w:r>
        <w:t>El enlace es visible en el menú desplegable para usuarios con los permisos adecuados.</w:t>
      </w:r>
    </w:p>
    <w:p w14:paraId="621D23F2" w14:textId="77777777" w:rsidR="007C2CCA" w:rsidRDefault="007C2CCA" w:rsidP="007C2CCA">
      <w:pPr>
        <w:pStyle w:val="Prrafodelista"/>
        <w:ind w:left="1440" w:firstLine="0"/>
      </w:pPr>
    </w:p>
    <w:p w14:paraId="12F8DBF3" w14:textId="77777777" w:rsidR="007C2CCA" w:rsidRDefault="007C2CCA" w:rsidP="007C2CCA">
      <w:pPr>
        <w:pStyle w:val="Prrafodelista"/>
        <w:numPr>
          <w:ilvl w:val="0"/>
          <w:numId w:val="31"/>
        </w:numPr>
      </w:pPr>
      <w:r>
        <w:t>El sistema redirige correctamente a la interfaz de los Turnos creados tras hacer clic en el enlace “Listado de turnos de Turnos”.</w:t>
      </w:r>
    </w:p>
    <w:p w14:paraId="701AB55E" w14:textId="77777777" w:rsidR="007C2CCA" w:rsidRDefault="007C2CCA" w:rsidP="007C2CCA">
      <w:pPr>
        <w:pStyle w:val="Prrafodelista"/>
        <w:ind w:left="1440" w:firstLine="0"/>
      </w:pPr>
    </w:p>
    <w:p w14:paraId="4BACCAEA" w14:textId="77777777" w:rsidR="007C2CCA" w:rsidRDefault="007C2CCA" w:rsidP="007C2CCA">
      <w:pPr>
        <w:pStyle w:val="Prrafodelista"/>
        <w:numPr>
          <w:ilvl w:val="0"/>
          <w:numId w:val="31"/>
        </w:numPr>
      </w:pPr>
      <w:r>
        <w:t>La interfaz tras el redireccionamiento se muestra completamente y carga el Listado de turnos.</w:t>
      </w:r>
    </w:p>
    <w:p w14:paraId="3EF13EE9" w14:textId="77777777" w:rsidR="007C2CCA" w:rsidRDefault="007C2CCA" w:rsidP="007C2CCA">
      <w:pPr>
        <w:ind w:firstLine="0"/>
      </w:pPr>
    </w:p>
    <w:p w14:paraId="48074A8F" w14:textId="1394FE8B" w:rsidR="007C2CCA" w:rsidRDefault="007C2CCA" w:rsidP="007C2CCA">
      <w:r>
        <w:lastRenderedPageBreak/>
        <w:t>En la figura 7.</w:t>
      </w:r>
      <w:r w:rsidR="008C28A7">
        <w:t>43</w:t>
      </w:r>
      <w:r>
        <w:t xml:space="preserve"> se ilustran los resultados obtenidos durante la ejecución de los casos de prueba propuestos para la funcionalidad “Listado de Turnos”, correspondiente al Caso de Uso N°4.5.</w:t>
      </w:r>
    </w:p>
    <w:p w14:paraId="5AC42897" w14:textId="77777777" w:rsidR="007C2CCA" w:rsidRDefault="007C2CCA" w:rsidP="007C2CCA"/>
    <w:p w14:paraId="3255FE20" w14:textId="77777777" w:rsidR="007C2CCA" w:rsidRDefault="007C2CCA" w:rsidP="007C2CCA">
      <w:r>
        <w:t>En la interfaz de usuario, se confirma la visibilidad y disponibilidad del enlace “Listado de Turnos” dentro del menú desplegable para usuarios con los permisos adecuados. Al hacer clic en dicho enlace, el sistema realiza una redirección exitosa hacia la interfaz destinada a la visualización de los turnos creados, la cual se despliega correctamente y carga sin inconvenientes el listado completo de turnos registrados, lo que confirma el correcto funcionamiento de esta sección del sistema.</w:t>
      </w:r>
    </w:p>
    <w:p w14:paraId="2802E03A" w14:textId="77777777" w:rsidR="007C2CCA" w:rsidRDefault="007C2CCA" w:rsidP="007C2CCA"/>
    <w:p w14:paraId="1160D94E" w14:textId="409DBEE0" w:rsidR="007C2CCA" w:rsidRDefault="007C2CCA" w:rsidP="007C2CCA">
      <w:pPr>
        <w:pStyle w:val="Descripcin"/>
        <w:keepNext/>
      </w:pPr>
      <w:bookmarkStart w:id="1597" w:name="_Toc200854233"/>
      <w:bookmarkStart w:id="1598" w:name="_Toc201172452"/>
      <w:bookmarkStart w:id="1599" w:name="_Toc201199644"/>
      <w:bookmarkStart w:id="1600" w:name="_Toc201199733"/>
      <w:bookmarkStart w:id="1601" w:name="_Toc213787055"/>
      <w:bookmarkStart w:id="1602" w:name="_Toc213787469"/>
      <w:r>
        <w:t xml:space="preserve">Figura </w:t>
      </w:r>
      <w:fldSimple w:instr=" STYLEREF 1 \s ">
        <w:r w:rsidR="008F7228">
          <w:rPr>
            <w:noProof/>
          </w:rPr>
          <w:t>7</w:t>
        </w:r>
      </w:fldSimple>
      <w:r w:rsidR="008F7228">
        <w:t>.</w:t>
      </w:r>
      <w:fldSimple w:instr=" SEQ Figura \* ARABIC \s 1 ">
        <w:r w:rsidR="008F7228">
          <w:rPr>
            <w:noProof/>
          </w:rPr>
          <w:t>43</w:t>
        </w:r>
      </w:fldSimple>
      <w:r>
        <w:t xml:space="preserve"> “Captura de pantalla de prueba 1-2-3 caso de uso N°4.5”</w:t>
      </w:r>
      <w:bookmarkEnd w:id="1597"/>
      <w:bookmarkEnd w:id="1598"/>
      <w:bookmarkEnd w:id="1599"/>
      <w:bookmarkEnd w:id="1600"/>
      <w:bookmarkEnd w:id="1601"/>
      <w:bookmarkEnd w:id="1602"/>
    </w:p>
    <w:p w14:paraId="4B7D3CB5" w14:textId="77777777" w:rsidR="007C2CCA" w:rsidRDefault="007C2CCA" w:rsidP="007C2CCA">
      <w:pPr>
        <w:spacing w:line="278" w:lineRule="auto"/>
        <w:ind w:firstLine="0"/>
        <w:jc w:val="left"/>
      </w:pPr>
      <w:r>
        <w:rPr>
          <w:noProof/>
        </w:rPr>
        <mc:AlternateContent>
          <mc:Choice Requires="wpg">
            <w:drawing>
              <wp:inline distT="0" distB="0" distL="0" distR="0" wp14:anchorId="5827E4B3" wp14:editId="0D7D9CBE">
                <wp:extent cx="6187044" cy="3420094"/>
                <wp:effectExtent l="0" t="0" r="4445" b="9525"/>
                <wp:docPr id="1391322920" name="Grupo 1"/>
                <wp:cNvGraphicFramePr/>
                <a:graphic xmlns:a="http://schemas.openxmlformats.org/drawingml/2006/main">
                  <a:graphicData uri="http://schemas.microsoft.com/office/word/2010/wordprocessingGroup">
                    <wpg:wgp>
                      <wpg:cNvGrpSpPr/>
                      <wpg:grpSpPr>
                        <a:xfrm>
                          <a:off x="0" y="0"/>
                          <a:ext cx="6187044" cy="3420094"/>
                          <a:chOff x="0" y="0"/>
                          <a:chExt cx="5981065" cy="3314700"/>
                        </a:xfrm>
                      </wpg:grpSpPr>
                      <pic:pic xmlns:pic="http://schemas.openxmlformats.org/drawingml/2006/picture">
                        <pic:nvPicPr>
                          <pic:cNvPr id="542300439" name="Imagen 542300439"/>
                          <pic:cNvPicPr>
                            <a:picLocks noChangeAspect="1"/>
                          </pic:cNvPicPr>
                        </pic:nvPicPr>
                        <pic:blipFill>
                          <a:blip r:embed="rId209"/>
                          <a:stretch>
                            <a:fillRect/>
                          </a:stretch>
                        </pic:blipFill>
                        <pic:spPr>
                          <a:xfrm>
                            <a:off x="0" y="0"/>
                            <a:ext cx="5981065" cy="3314700"/>
                          </a:xfrm>
                          <a:prstGeom prst="rect">
                            <a:avLst/>
                          </a:prstGeom>
                        </pic:spPr>
                      </pic:pic>
                      <wps:wsp>
                        <wps:cNvPr id="105486788" name="Rectángulo 105486788"/>
                        <wps:cNvSpPr/>
                        <wps:spPr>
                          <a:xfrm>
                            <a:off x="799782" y="923925"/>
                            <a:ext cx="1653540" cy="5181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32588586" name="Rectángulo 832588586"/>
                        <wps:cNvSpPr/>
                        <wps:spPr>
                          <a:xfrm>
                            <a:off x="53022" y="1396365"/>
                            <a:ext cx="5410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64083781" name="Rectángulo 1364083781"/>
                        <wps:cNvSpPr/>
                        <wps:spPr>
                          <a:xfrm>
                            <a:off x="487362" y="116205"/>
                            <a:ext cx="8458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4009FF94" id="Grupo 1" o:spid="_x0000_s1026" style="width:487.15pt;height:269.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P+f3v3G7JXed8B/Hry75UxYtpm2YOZs8waacSIbFJTMO5FYkGy&#10;F5KWdthStlL6YrawgWV7WbArg6Z7IV03RltoWYOFid1MChrBCKEU48wwNqNdiDzLrFMS43v3u86/&#10;+zrn/vPcT/R5ovHzgcN97n/nPuc8z33uw/W9rt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">
                <v:shape id="Imagen 542300439"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">
                  <v:imagedata r:id="rId210" o:title=""/>
                </v:shape>
                <v:rect id="Rectángulo 105486788" o:spid="_x0000_s1028" style="position:absolute;left:7997;top:9239;width:16536;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" filled="f" strokecolor="red" strokeweight="1pt"/>
                <v:rect id="Rectángulo 832588586" o:spid="_x0000_s1029" style="position:absolute;left:530;top:13963;width:5410;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" filled="f" strokecolor="red" strokeweight="1pt"/>
                <v:rect id="Rectángulo 1364083781" o:spid="_x0000_s1030" style="position:absolute;left:4873;top:1162;width:845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" filled="f" strokecolor="red" strokeweight="1pt"/>
                <w10:anchorlock/>
              </v:group>
            </w:pict>
          </mc:Fallback>
        </mc:AlternateContent>
      </w:r>
    </w:p>
    <w:p w14:paraId="1E8ECE83" w14:textId="77777777" w:rsidR="007C2CCA" w:rsidRDefault="007C2CCA" w:rsidP="007C2CCA">
      <w:pPr>
        <w:spacing w:line="278" w:lineRule="auto"/>
        <w:ind w:firstLine="0"/>
        <w:jc w:val="left"/>
      </w:pPr>
    </w:p>
    <w:p w14:paraId="67953A80" w14:textId="77777777" w:rsidR="007C2CCA" w:rsidRDefault="007C2CCA" w:rsidP="007C2CCA">
      <w:pPr>
        <w:spacing w:line="259" w:lineRule="auto"/>
        <w:ind w:firstLine="0"/>
        <w:jc w:val="left"/>
      </w:pPr>
      <w:r>
        <w:t>Fuente: Captura realizada al sistema web EugCOM</w:t>
      </w:r>
    </w:p>
    <w:p w14:paraId="49AF29D7" w14:textId="77777777" w:rsidR="007C2CCA" w:rsidRPr="00414459" w:rsidRDefault="007C2CCA" w:rsidP="00F46474"/>
    <w:p w14:paraId="29724C86" w14:textId="77777777" w:rsidR="00F46474" w:rsidRDefault="00F46474" w:rsidP="00F46474">
      <w:pPr>
        <w:pStyle w:val="Ttulo2"/>
      </w:pPr>
      <w:bookmarkStart w:id="1603" w:name="_Toc213787185"/>
      <w:r>
        <w:lastRenderedPageBreak/>
        <w:t>Prueba Unitaria CU N°4.6</w:t>
      </w:r>
      <w:bookmarkEnd w:id="1603"/>
    </w:p>
    <w:p w14:paraId="20EE8966" w14:textId="77777777" w:rsidR="00F46474" w:rsidRDefault="00F46474" w:rsidP="00F46474">
      <w:pPr>
        <w:spacing w:line="278" w:lineRule="auto"/>
        <w:ind w:firstLine="0"/>
        <w:jc w:val="left"/>
      </w:pPr>
    </w:p>
    <w:p w14:paraId="7A19C3ED" w14:textId="3A5E14D6" w:rsidR="00F46474" w:rsidRPr="00627D3D" w:rsidRDefault="00F46474" w:rsidP="00F46474">
      <w:r w:rsidRPr="00627D3D">
        <w:t xml:space="preserve">En la </w:t>
      </w:r>
      <w:r w:rsidRPr="00627D3D">
        <w:rPr>
          <w:i/>
        </w:rPr>
        <w:t xml:space="preserve">Tabla </w:t>
      </w:r>
      <w:r>
        <w:rPr>
          <w:i/>
        </w:rPr>
        <w:t>7.</w:t>
      </w:r>
      <w:r w:rsidR="008C28A7">
        <w:rPr>
          <w:i/>
        </w:rPr>
        <w:t>44</w:t>
      </w:r>
      <w:r>
        <w:rPr>
          <w:i/>
        </w:rPr>
        <w:t xml:space="preserve"> </w:t>
      </w:r>
      <w:r w:rsidRPr="00627D3D">
        <w:t>se puede visualizar el Caso de uso N°4.6 el sistema permite definir los horarios de trabajo y estimar la hora de salida exacta según su hora de ingreso de los trabajadores.</w:t>
      </w:r>
    </w:p>
    <w:p w14:paraId="497E4BF0" w14:textId="77777777" w:rsidR="00F46474" w:rsidRPr="00627D3D" w:rsidRDefault="00F46474" w:rsidP="00F46474">
      <w:pPr>
        <w:spacing w:line="278" w:lineRule="auto"/>
        <w:ind w:firstLine="0"/>
        <w:jc w:val="left"/>
      </w:pPr>
    </w:p>
    <w:p w14:paraId="0D34254F" w14:textId="4CD928F3" w:rsidR="00F46474" w:rsidRPr="00627D3D" w:rsidRDefault="00F46474" w:rsidP="00F46474">
      <w:pPr>
        <w:pStyle w:val="Descripcin"/>
      </w:pPr>
      <w:bookmarkStart w:id="1604" w:name="_Toc209985116"/>
      <w:bookmarkStart w:id="1605" w:name="_Toc210409403"/>
      <w:bookmarkStart w:id="1606" w:name="_Toc210410183"/>
      <w:bookmarkStart w:id="1607" w:name="_Toc213787056"/>
      <w:bookmarkStart w:id="1608" w:name="_Toc213787470"/>
      <w:r w:rsidRPr="00627D3D">
        <w:t xml:space="preserve">Tabla </w:t>
      </w:r>
      <w:fldSimple w:instr=" STYLEREF 1 \s ">
        <w:r w:rsidR="008F7228">
          <w:rPr>
            <w:noProof/>
          </w:rPr>
          <w:t>7</w:t>
        </w:r>
      </w:fldSimple>
      <w:r w:rsidR="008F7228">
        <w:t>.</w:t>
      </w:r>
      <w:fldSimple w:instr=" SEQ Tabla \* ARABIC \s 1 ">
        <w:r w:rsidR="008F7228">
          <w:rPr>
            <w:noProof/>
          </w:rPr>
          <w:t>44</w:t>
        </w:r>
      </w:fldSimple>
      <w:r w:rsidRPr="00627D3D">
        <w:t xml:space="preserve"> Caso de uso N°4.6, Definiendo horario de trabajo</w:t>
      </w:r>
      <w:bookmarkEnd w:id="1604"/>
      <w:bookmarkEnd w:id="1605"/>
      <w:bookmarkEnd w:id="1606"/>
      <w:bookmarkEnd w:id="1607"/>
      <w:bookmarkEnd w:id="1608"/>
    </w:p>
    <w:p w14:paraId="2488097D" w14:textId="77777777" w:rsidR="00F46474" w:rsidRPr="00627D3D" w:rsidRDefault="00F46474" w:rsidP="00F46474">
      <w:pPr>
        <w:pStyle w:val="Sinespaciado"/>
      </w:pPr>
      <w:r w:rsidRPr="00B45140">
        <w:rPr>
          <w:noProof/>
        </w:rPr>
        <w:drawing>
          <wp:inline distT="0" distB="0" distL="0" distR="0" wp14:anchorId="7B3F3E66" wp14:editId="4449CFA2">
            <wp:extent cx="5128828" cy="5423338"/>
            <wp:effectExtent l="0" t="0" r="0" b="6350"/>
            <wp:docPr id="978122047"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131043" cy="5425680"/>
                    </a:xfrm>
                    <a:prstGeom prst="rect">
                      <a:avLst/>
                    </a:prstGeom>
                    <a:noFill/>
                    <a:ln>
                      <a:noFill/>
                    </a:ln>
                  </pic:spPr>
                </pic:pic>
              </a:graphicData>
            </a:graphic>
          </wp:inline>
        </w:drawing>
      </w:r>
    </w:p>
    <w:p w14:paraId="11E0C652" w14:textId="77777777" w:rsidR="00F46474" w:rsidRPr="00627D3D" w:rsidRDefault="00F46474" w:rsidP="00F46474">
      <w:pPr>
        <w:spacing w:line="278" w:lineRule="auto"/>
        <w:ind w:firstLine="0"/>
        <w:jc w:val="left"/>
      </w:pPr>
    </w:p>
    <w:p w14:paraId="7724FD52" w14:textId="77777777" w:rsidR="00F46474" w:rsidRPr="00627D3D" w:rsidRDefault="00F46474" w:rsidP="00F46474">
      <w:r w:rsidRPr="00627D3D">
        <w:t>Fuente: Elaborado por el estudiante de acuerdo con el proyecto</w:t>
      </w:r>
    </w:p>
    <w:p w14:paraId="61172235" w14:textId="77777777" w:rsidR="00F46474" w:rsidRDefault="00F46474" w:rsidP="00F46474">
      <w:r w:rsidRPr="008C5944">
        <w:lastRenderedPageBreak/>
        <w:t>Casos de prueba:</w:t>
      </w:r>
    </w:p>
    <w:p w14:paraId="4F8828FD" w14:textId="77777777" w:rsidR="00F46474" w:rsidRDefault="00F46474" w:rsidP="00F46474"/>
    <w:p w14:paraId="359954AB" w14:textId="77777777" w:rsidR="00F46474" w:rsidRDefault="00F46474" w:rsidP="00F46474">
      <w:pPr>
        <w:numPr>
          <w:ilvl w:val="0"/>
          <w:numId w:val="305"/>
        </w:numPr>
        <w:tabs>
          <w:tab w:val="num" w:pos="720"/>
        </w:tabs>
        <w:rPr>
          <w:lang w:val="es-419"/>
        </w:rPr>
      </w:pPr>
      <w:r w:rsidRPr="00516C1B">
        <w:rPr>
          <w:lang w:val="es-419"/>
        </w:rPr>
        <w:t>Verificar la existencia de la opción para definir horarios de trabajo en la interfaz de turnos</w:t>
      </w:r>
      <w:r>
        <w:rPr>
          <w:lang w:val="es-419"/>
        </w:rPr>
        <w:t>.</w:t>
      </w:r>
    </w:p>
    <w:p w14:paraId="5651E708" w14:textId="77777777" w:rsidR="00F46474" w:rsidRPr="00516C1B" w:rsidRDefault="00F46474" w:rsidP="00F46474">
      <w:pPr>
        <w:ind w:left="1440" w:firstLine="0"/>
        <w:rPr>
          <w:lang w:val="es-419"/>
        </w:rPr>
      </w:pPr>
    </w:p>
    <w:p w14:paraId="1F18FF9D" w14:textId="77777777" w:rsidR="00F46474" w:rsidRDefault="00F46474" w:rsidP="00F46474">
      <w:pPr>
        <w:numPr>
          <w:ilvl w:val="0"/>
          <w:numId w:val="305"/>
        </w:numPr>
        <w:tabs>
          <w:tab w:val="num" w:pos="720"/>
        </w:tabs>
        <w:rPr>
          <w:lang w:val="es-419"/>
        </w:rPr>
      </w:pPr>
      <w:r w:rsidRPr="00516C1B">
        <w:rPr>
          <w:lang w:val="es-419"/>
        </w:rPr>
        <w:t>Verificar la funcionalidad de configuración de horarios específicos para cada turno</w:t>
      </w:r>
      <w:r>
        <w:rPr>
          <w:lang w:val="es-419"/>
        </w:rPr>
        <w:t>.</w:t>
      </w:r>
    </w:p>
    <w:p w14:paraId="1D12FE7B" w14:textId="77777777" w:rsidR="00F46474" w:rsidRPr="00516C1B" w:rsidRDefault="00F46474" w:rsidP="00F46474">
      <w:pPr>
        <w:ind w:firstLine="0"/>
        <w:rPr>
          <w:lang w:val="es-419"/>
        </w:rPr>
      </w:pPr>
    </w:p>
    <w:p w14:paraId="7CB9835B" w14:textId="77777777" w:rsidR="00F46474" w:rsidRDefault="00F46474" w:rsidP="00F46474">
      <w:pPr>
        <w:numPr>
          <w:ilvl w:val="0"/>
          <w:numId w:val="305"/>
        </w:numPr>
        <w:tabs>
          <w:tab w:val="num" w:pos="720"/>
        </w:tabs>
        <w:rPr>
          <w:lang w:val="es-419"/>
        </w:rPr>
      </w:pPr>
      <w:r w:rsidRPr="00516C1B">
        <w:rPr>
          <w:lang w:val="es-419"/>
        </w:rPr>
        <w:t>Verificar el guardado correcto de la configuración de horarios en el sistema</w:t>
      </w:r>
      <w:r>
        <w:rPr>
          <w:lang w:val="es-419"/>
        </w:rPr>
        <w:t>.</w:t>
      </w:r>
    </w:p>
    <w:p w14:paraId="73F12F9E" w14:textId="77777777" w:rsidR="00F46474" w:rsidRPr="00A07FC8" w:rsidRDefault="00F46474" w:rsidP="00F46474">
      <w:pPr>
        <w:rPr>
          <w:lang w:val="es-419"/>
        </w:rPr>
      </w:pPr>
    </w:p>
    <w:p w14:paraId="06BCC074" w14:textId="77777777" w:rsidR="00F46474" w:rsidRDefault="00F46474" w:rsidP="00F46474">
      <w:pPr>
        <w:ind w:left="720" w:firstLine="0"/>
      </w:pPr>
      <w:r w:rsidRPr="008C5944">
        <w:t>Resultados Esperados:</w:t>
      </w:r>
    </w:p>
    <w:p w14:paraId="122FE5F4" w14:textId="77777777" w:rsidR="00F46474" w:rsidRDefault="00F46474" w:rsidP="00F46474">
      <w:pPr>
        <w:ind w:left="720" w:firstLine="0"/>
      </w:pPr>
    </w:p>
    <w:p w14:paraId="529583E0" w14:textId="77777777" w:rsidR="00F46474" w:rsidRDefault="00F46474" w:rsidP="00F46474">
      <w:pPr>
        <w:numPr>
          <w:ilvl w:val="0"/>
          <w:numId w:val="306"/>
        </w:numPr>
        <w:tabs>
          <w:tab w:val="num" w:pos="720"/>
        </w:tabs>
        <w:rPr>
          <w:lang w:val="es-419"/>
        </w:rPr>
      </w:pPr>
      <w:r w:rsidRPr="00516C1B">
        <w:rPr>
          <w:lang w:val="es-419"/>
        </w:rPr>
        <w:t>La sección para definir horarios de trabajo está visible y accesible en la interfaz de gestión de turnos</w:t>
      </w:r>
      <w:r>
        <w:rPr>
          <w:lang w:val="es-419"/>
        </w:rPr>
        <w:t>.</w:t>
      </w:r>
    </w:p>
    <w:p w14:paraId="4CF11818" w14:textId="77777777" w:rsidR="00F46474" w:rsidRPr="00516C1B" w:rsidRDefault="00F46474" w:rsidP="00F46474">
      <w:pPr>
        <w:ind w:left="1440" w:firstLine="0"/>
        <w:rPr>
          <w:lang w:val="es-419"/>
        </w:rPr>
      </w:pPr>
    </w:p>
    <w:p w14:paraId="583623E3" w14:textId="77777777" w:rsidR="00F46474" w:rsidRDefault="00F46474" w:rsidP="00F46474">
      <w:pPr>
        <w:numPr>
          <w:ilvl w:val="0"/>
          <w:numId w:val="306"/>
        </w:numPr>
        <w:tabs>
          <w:tab w:val="num" w:pos="720"/>
        </w:tabs>
        <w:rPr>
          <w:lang w:val="es-419"/>
        </w:rPr>
      </w:pPr>
      <w:r w:rsidRPr="00516C1B">
        <w:rPr>
          <w:lang w:val="es-419"/>
        </w:rPr>
        <w:t>El sistema permite configurar correctamente los horarios específicos incluyendo entrada, salida y colaciones</w:t>
      </w:r>
      <w:r>
        <w:rPr>
          <w:lang w:val="es-419"/>
        </w:rPr>
        <w:t>.</w:t>
      </w:r>
    </w:p>
    <w:p w14:paraId="300BAD22" w14:textId="77777777" w:rsidR="00F46474" w:rsidRPr="00516C1B" w:rsidRDefault="00F46474" w:rsidP="00F46474">
      <w:pPr>
        <w:ind w:firstLine="0"/>
        <w:rPr>
          <w:lang w:val="es-419"/>
        </w:rPr>
      </w:pPr>
    </w:p>
    <w:p w14:paraId="4AFDB9E2" w14:textId="77777777" w:rsidR="00F46474" w:rsidRPr="00547FA9" w:rsidRDefault="00F46474" w:rsidP="00F46474">
      <w:pPr>
        <w:numPr>
          <w:ilvl w:val="0"/>
          <w:numId w:val="306"/>
        </w:numPr>
        <w:tabs>
          <w:tab w:val="num" w:pos="720"/>
        </w:tabs>
        <w:rPr>
          <w:lang w:val="es-419"/>
        </w:rPr>
      </w:pPr>
      <w:r w:rsidRPr="00516C1B">
        <w:rPr>
          <w:lang w:val="es-419"/>
        </w:rPr>
        <w:t>La configuración de horarios se guarda correctamente en el sistema y se aplica a los turnos correspondientes</w:t>
      </w:r>
      <w:r>
        <w:rPr>
          <w:lang w:val="es-419"/>
        </w:rPr>
        <w:t>.</w:t>
      </w:r>
    </w:p>
    <w:p w14:paraId="02D0E65A" w14:textId="77777777" w:rsidR="00F46474" w:rsidRPr="00A07FC8" w:rsidRDefault="00F46474" w:rsidP="00F46474">
      <w:pPr>
        <w:ind w:left="720" w:firstLine="0"/>
        <w:rPr>
          <w:lang w:val="es-419"/>
        </w:rPr>
      </w:pPr>
    </w:p>
    <w:p w14:paraId="2321B69B" w14:textId="77777777" w:rsidR="00F46474" w:rsidRDefault="00F46474" w:rsidP="00F46474">
      <w:pPr>
        <w:ind w:left="720" w:firstLine="0"/>
      </w:pPr>
      <w:r w:rsidRPr="008C5944">
        <w:t>Resultados obtenidos</w:t>
      </w:r>
      <w:r>
        <w:t>:</w:t>
      </w:r>
    </w:p>
    <w:p w14:paraId="5F671CB8" w14:textId="77777777" w:rsidR="00F46474" w:rsidRDefault="00F46474" w:rsidP="00F46474">
      <w:pPr>
        <w:ind w:left="720" w:firstLine="0"/>
      </w:pPr>
    </w:p>
    <w:p w14:paraId="11C5A978" w14:textId="77777777" w:rsidR="00F46474" w:rsidRDefault="00F46474" w:rsidP="00F46474">
      <w:pPr>
        <w:numPr>
          <w:ilvl w:val="0"/>
          <w:numId w:val="307"/>
        </w:numPr>
        <w:tabs>
          <w:tab w:val="num" w:pos="720"/>
        </w:tabs>
        <w:rPr>
          <w:lang w:val="es-419"/>
        </w:rPr>
      </w:pPr>
      <w:r w:rsidRPr="00516C1B">
        <w:rPr>
          <w:lang w:val="es-419"/>
        </w:rPr>
        <w:lastRenderedPageBreak/>
        <w:t>La funcionalidad de definición de horarios de trabajo está disponible en la interfaz de turnos</w:t>
      </w:r>
      <w:r>
        <w:rPr>
          <w:lang w:val="es-419"/>
        </w:rPr>
        <w:t>.</w:t>
      </w:r>
    </w:p>
    <w:p w14:paraId="67032646" w14:textId="77777777" w:rsidR="00F46474" w:rsidRPr="00516C1B" w:rsidRDefault="00F46474" w:rsidP="00F46474">
      <w:pPr>
        <w:ind w:left="1440" w:firstLine="0"/>
        <w:rPr>
          <w:lang w:val="es-419"/>
        </w:rPr>
      </w:pPr>
    </w:p>
    <w:p w14:paraId="7EE048C8" w14:textId="77777777" w:rsidR="00F46474" w:rsidRDefault="00F46474" w:rsidP="00F46474">
      <w:pPr>
        <w:numPr>
          <w:ilvl w:val="0"/>
          <w:numId w:val="307"/>
        </w:numPr>
        <w:tabs>
          <w:tab w:val="num" w:pos="720"/>
        </w:tabs>
        <w:rPr>
          <w:lang w:val="es-419"/>
        </w:rPr>
      </w:pPr>
      <w:r w:rsidRPr="00516C1B">
        <w:rPr>
          <w:lang w:val="es-419"/>
        </w:rPr>
        <w:t>La configuración de horarios específicos para cada turno funciona correctamente</w:t>
      </w:r>
      <w:r>
        <w:rPr>
          <w:lang w:val="es-419"/>
        </w:rPr>
        <w:t>.</w:t>
      </w:r>
    </w:p>
    <w:p w14:paraId="7D551C6F" w14:textId="77777777" w:rsidR="00F46474" w:rsidRPr="00516C1B" w:rsidRDefault="00F46474" w:rsidP="00F46474">
      <w:pPr>
        <w:ind w:firstLine="0"/>
        <w:rPr>
          <w:lang w:val="es-419"/>
        </w:rPr>
      </w:pPr>
    </w:p>
    <w:p w14:paraId="4530D139" w14:textId="77777777" w:rsidR="00F46474" w:rsidRDefault="00F46474" w:rsidP="00F46474">
      <w:pPr>
        <w:numPr>
          <w:ilvl w:val="0"/>
          <w:numId w:val="307"/>
        </w:numPr>
        <w:tabs>
          <w:tab w:val="num" w:pos="720"/>
        </w:tabs>
        <w:rPr>
          <w:lang w:val="es-419"/>
        </w:rPr>
      </w:pPr>
      <w:r w:rsidRPr="00516C1B">
        <w:rPr>
          <w:lang w:val="es-419"/>
        </w:rPr>
        <w:t>Los horarios definidos se guardan exitosamente y se aplican a los turnos designados</w:t>
      </w:r>
      <w:r>
        <w:rPr>
          <w:lang w:val="es-419"/>
        </w:rPr>
        <w:t>.</w:t>
      </w:r>
    </w:p>
    <w:p w14:paraId="7CD75E21" w14:textId="77777777" w:rsidR="00F46474" w:rsidRDefault="00F46474" w:rsidP="00F46474">
      <w:pPr>
        <w:ind w:firstLine="0"/>
        <w:rPr>
          <w:lang w:val="es-419"/>
        </w:rPr>
      </w:pPr>
    </w:p>
    <w:p w14:paraId="6D4323CD" w14:textId="7E74D217" w:rsidR="00F46474" w:rsidRPr="00414459" w:rsidRDefault="00F46474" w:rsidP="00F46474">
      <w:pPr>
        <w:rPr>
          <w:lang w:val="es-419"/>
        </w:rPr>
      </w:pPr>
      <w:r w:rsidRPr="00414459">
        <w:rPr>
          <w:lang w:val="es-419"/>
        </w:rPr>
        <w:t>En la figura 7.</w:t>
      </w:r>
      <w:r w:rsidR="008C28A7">
        <w:rPr>
          <w:lang w:val="es-419"/>
        </w:rPr>
        <w:t>44</w:t>
      </w:r>
      <w:r w:rsidRPr="00414459">
        <w:rPr>
          <w:lang w:val="es-419"/>
        </w:rPr>
        <w:t xml:space="preserve"> </w:t>
      </w:r>
      <w:r w:rsidRPr="00414459">
        <w:t>muestra el formulario de Creación de Turnos y Jornadas, donde se están definiendo los horarios de trabajo. El sistema solicita ingresar datos obligatorios como: Día de Entrada, Hora de Inicio, Inicio y Fin de Colación, Día de Salida y Hora de Fin, además de la tolerancia de atraso. Una vez completados los campos, se puede registrar la jornada presionando el botón Crear Jornada.</w:t>
      </w:r>
    </w:p>
    <w:p w14:paraId="43C16D94" w14:textId="77777777" w:rsidR="00F46474" w:rsidRDefault="00F46474" w:rsidP="00F46474">
      <w:pPr>
        <w:ind w:firstLine="0"/>
        <w:rPr>
          <w:lang w:val="es-419"/>
        </w:rPr>
      </w:pPr>
    </w:p>
    <w:p w14:paraId="6E959537" w14:textId="60869024" w:rsidR="00F46474" w:rsidRPr="00414459" w:rsidRDefault="00F46474" w:rsidP="00F46474">
      <w:pPr>
        <w:pStyle w:val="Descripcin"/>
      </w:pPr>
      <w:bookmarkStart w:id="1609" w:name="_Toc210409404"/>
      <w:bookmarkStart w:id="1610" w:name="_Toc210410184"/>
      <w:bookmarkStart w:id="1611" w:name="_Toc213787057"/>
      <w:bookmarkStart w:id="1612" w:name="_Toc213787471"/>
      <w:r>
        <w:t xml:space="preserve">Figura </w:t>
      </w:r>
      <w:fldSimple w:instr=" STYLEREF 1 \s ">
        <w:r w:rsidR="008F7228">
          <w:rPr>
            <w:noProof/>
          </w:rPr>
          <w:t>7</w:t>
        </w:r>
      </w:fldSimple>
      <w:r w:rsidR="008F7228">
        <w:t>.</w:t>
      </w:r>
      <w:fldSimple w:instr=" SEQ Figura \* ARABIC \s 1 ">
        <w:r w:rsidR="008F7228">
          <w:rPr>
            <w:noProof/>
          </w:rPr>
          <w:t>44</w:t>
        </w:r>
      </w:fldSimple>
      <w:r>
        <w:t xml:space="preserve"> “Captura de pantalla de prueba 1-2-3 caso de uso N°4.6”</w:t>
      </w:r>
      <w:bookmarkEnd w:id="1609"/>
      <w:bookmarkEnd w:id="1610"/>
      <w:bookmarkEnd w:id="1611"/>
      <w:bookmarkEnd w:id="1612"/>
    </w:p>
    <w:p w14:paraId="7B8A3FA2" w14:textId="77777777" w:rsidR="00F46474" w:rsidRDefault="00F46474" w:rsidP="00F46474">
      <w:pPr>
        <w:pStyle w:val="Sinespaciado"/>
      </w:pPr>
      <w:r w:rsidRPr="00841966">
        <w:rPr>
          <w:noProof/>
        </w:rPr>
        <w:drawing>
          <wp:inline distT="0" distB="0" distL="0" distR="0" wp14:anchorId="5EAF4800" wp14:editId="056A1327">
            <wp:extent cx="5133975" cy="2154807"/>
            <wp:effectExtent l="0" t="0" r="0" b="0"/>
            <wp:docPr id="195048335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83355" name="Imagen 1" descr="Interfaz de usuario gráfica, Texto, Aplicación, Correo electrónico&#10;&#10;El contenido generado por IA puede ser incorrecto."/>
                    <pic:cNvPicPr/>
                  </pic:nvPicPr>
                  <pic:blipFill>
                    <a:blip r:embed="rId211"/>
                    <a:stretch>
                      <a:fillRect/>
                    </a:stretch>
                  </pic:blipFill>
                  <pic:spPr>
                    <a:xfrm>
                      <a:off x="0" y="0"/>
                      <a:ext cx="5135636" cy="2155504"/>
                    </a:xfrm>
                    <a:prstGeom prst="rect">
                      <a:avLst/>
                    </a:prstGeom>
                  </pic:spPr>
                </pic:pic>
              </a:graphicData>
            </a:graphic>
          </wp:inline>
        </w:drawing>
      </w:r>
    </w:p>
    <w:p w14:paraId="01B83659" w14:textId="77777777" w:rsidR="00F46474" w:rsidRDefault="00F46474" w:rsidP="00F46474">
      <w:pPr>
        <w:pStyle w:val="Sinespaciado"/>
      </w:pPr>
    </w:p>
    <w:p w14:paraId="130997A0" w14:textId="77777777" w:rsidR="00F46474" w:rsidRDefault="00F46474" w:rsidP="00F46474">
      <w:r>
        <w:t>Fuente: Captura realizada al sistema web EugCOM</w:t>
      </w:r>
    </w:p>
    <w:p w14:paraId="720A9DCE" w14:textId="77777777" w:rsidR="00F46474" w:rsidRPr="00CB0FA9" w:rsidRDefault="00F46474" w:rsidP="00F46474">
      <w:pPr>
        <w:spacing w:line="278" w:lineRule="auto"/>
        <w:ind w:firstLine="0"/>
        <w:jc w:val="left"/>
        <w:rPr>
          <w:rFonts w:eastAsiaTheme="majorEastAsia" w:cstheme="majorBidi"/>
          <w:szCs w:val="32"/>
        </w:rPr>
      </w:pPr>
      <w:r>
        <w:br w:type="page"/>
      </w:r>
    </w:p>
    <w:p w14:paraId="1C54E006" w14:textId="77777777" w:rsidR="00F46474" w:rsidRDefault="00F46474" w:rsidP="00F46474">
      <w:pPr>
        <w:pStyle w:val="Ttulo2"/>
      </w:pPr>
      <w:bookmarkStart w:id="1613" w:name="_Toc213787186"/>
      <w:r>
        <w:lastRenderedPageBreak/>
        <w:t>Prueba Unitaria CU N°4.7</w:t>
      </w:r>
      <w:bookmarkEnd w:id="1613"/>
    </w:p>
    <w:p w14:paraId="7F230724" w14:textId="77777777" w:rsidR="00F46474" w:rsidRDefault="00F46474" w:rsidP="00F46474">
      <w:pPr>
        <w:spacing w:line="278" w:lineRule="auto"/>
        <w:ind w:firstLine="0"/>
        <w:jc w:val="left"/>
      </w:pPr>
    </w:p>
    <w:p w14:paraId="7DD5DC6C" w14:textId="37BA6AA7" w:rsidR="00F46474" w:rsidRPr="00627D3D" w:rsidRDefault="00F46474" w:rsidP="00F46474">
      <w:r w:rsidRPr="00627D3D">
        <w:t xml:space="preserve">En la </w:t>
      </w:r>
      <w:r w:rsidRPr="00627D3D">
        <w:rPr>
          <w:i/>
        </w:rPr>
        <w:t xml:space="preserve">Tabla </w:t>
      </w:r>
      <w:r>
        <w:rPr>
          <w:i/>
        </w:rPr>
        <w:t>7.</w:t>
      </w:r>
      <w:r w:rsidR="008C28A7">
        <w:rPr>
          <w:i/>
        </w:rPr>
        <w:t>45</w:t>
      </w:r>
      <w:r>
        <w:rPr>
          <w:i/>
        </w:rPr>
        <w:t xml:space="preserve"> </w:t>
      </w:r>
      <w:r w:rsidRPr="00627D3D">
        <w:t>se puede visualizar el Caso de uso N°4.7 para este apartado el sistema muestra una lista de resumen de los turnos con los datos del horario ya ingresados.</w:t>
      </w:r>
    </w:p>
    <w:p w14:paraId="10760E41" w14:textId="77777777" w:rsidR="00F46474" w:rsidRPr="00627D3D" w:rsidRDefault="00F46474" w:rsidP="00F46474">
      <w:pPr>
        <w:spacing w:line="278" w:lineRule="auto"/>
        <w:ind w:firstLine="0"/>
        <w:jc w:val="left"/>
      </w:pPr>
    </w:p>
    <w:p w14:paraId="1C0D8033" w14:textId="028BD57B" w:rsidR="00F46474" w:rsidRPr="00627D3D" w:rsidRDefault="00F46474" w:rsidP="00F46474">
      <w:pPr>
        <w:pStyle w:val="Descripcin"/>
      </w:pPr>
      <w:bookmarkStart w:id="1614" w:name="_Toc209985117"/>
      <w:bookmarkStart w:id="1615" w:name="_Toc210409405"/>
      <w:bookmarkStart w:id="1616" w:name="_Toc210410185"/>
      <w:bookmarkStart w:id="1617" w:name="_Toc213787058"/>
      <w:bookmarkStart w:id="1618" w:name="_Toc213787472"/>
      <w:r w:rsidRPr="00627D3D">
        <w:t xml:space="preserve">Tabla </w:t>
      </w:r>
      <w:fldSimple w:instr=" STYLEREF 1 \s ">
        <w:r w:rsidR="008F7228">
          <w:rPr>
            <w:noProof/>
          </w:rPr>
          <w:t>7</w:t>
        </w:r>
      </w:fldSimple>
      <w:r w:rsidR="008F7228">
        <w:t>.</w:t>
      </w:r>
      <w:fldSimple w:instr=" SEQ Tabla \* ARABIC \s 1 ">
        <w:r w:rsidR="008F7228">
          <w:rPr>
            <w:noProof/>
          </w:rPr>
          <w:t>45</w:t>
        </w:r>
      </w:fldSimple>
      <w:r w:rsidRPr="00627D3D">
        <w:t xml:space="preserve"> Caso de uso N°4.7, generando un resumen de registro de horario</w:t>
      </w:r>
      <w:bookmarkEnd w:id="1614"/>
      <w:bookmarkEnd w:id="1615"/>
      <w:bookmarkEnd w:id="1616"/>
      <w:bookmarkEnd w:id="1617"/>
      <w:bookmarkEnd w:id="1618"/>
    </w:p>
    <w:p w14:paraId="4CFBDAED" w14:textId="77777777" w:rsidR="00F46474" w:rsidRDefault="00F46474" w:rsidP="00F46474">
      <w:pPr>
        <w:pStyle w:val="Sinespaciado"/>
      </w:pPr>
      <w:r w:rsidRPr="00627D3D">
        <w:rPr>
          <w:noProof/>
        </w:rPr>
        <w:drawing>
          <wp:inline distT="0" distB="0" distL="0" distR="0" wp14:anchorId="516D68E7" wp14:editId="6D5E466C">
            <wp:extent cx="5186856" cy="4624266"/>
            <wp:effectExtent l="0" t="0" r="0" b="5080"/>
            <wp:docPr id="635195513"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191522" cy="4628426"/>
                    </a:xfrm>
                    <a:prstGeom prst="rect">
                      <a:avLst/>
                    </a:prstGeom>
                    <a:noFill/>
                    <a:ln>
                      <a:noFill/>
                    </a:ln>
                  </pic:spPr>
                </pic:pic>
              </a:graphicData>
            </a:graphic>
          </wp:inline>
        </w:drawing>
      </w:r>
    </w:p>
    <w:p w14:paraId="750A8AFD" w14:textId="77777777" w:rsidR="00F46474" w:rsidRPr="00627D3D" w:rsidRDefault="00F46474" w:rsidP="00F46474">
      <w:pPr>
        <w:spacing w:line="278" w:lineRule="auto"/>
        <w:ind w:firstLine="0"/>
        <w:jc w:val="left"/>
      </w:pPr>
    </w:p>
    <w:p w14:paraId="30830465" w14:textId="77777777" w:rsidR="00F46474" w:rsidRPr="00627D3D" w:rsidRDefault="00F46474" w:rsidP="00F46474">
      <w:r w:rsidRPr="00627D3D">
        <w:t>Fuente: Elaborado por el estudiante de acuerdo con el proyecto</w:t>
      </w:r>
    </w:p>
    <w:p w14:paraId="2D4C7387" w14:textId="77777777" w:rsidR="00F46474" w:rsidRDefault="00F46474" w:rsidP="00F46474">
      <w:pPr>
        <w:pStyle w:val="Sinespaciado"/>
      </w:pPr>
    </w:p>
    <w:p w14:paraId="68F8DDE7" w14:textId="77777777" w:rsidR="00F46474" w:rsidRDefault="00F46474" w:rsidP="00F46474">
      <w:pPr>
        <w:pStyle w:val="Sinespaciado"/>
      </w:pPr>
    </w:p>
    <w:p w14:paraId="2E65DB48" w14:textId="77777777" w:rsidR="00F46474" w:rsidRDefault="00F46474" w:rsidP="00F46474">
      <w:pPr>
        <w:pStyle w:val="Sinespaciado"/>
      </w:pPr>
    </w:p>
    <w:p w14:paraId="149A365F" w14:textId="77777777" w:rsidR="00F46474" w:rsidRDefault="00F46474" w:rsidP="00F46474">
      <w:pPr>
        <w:pStyle w:val="Sinespaciado"/>
      </w:pPr>
    </w:p>
    <w:p w14:paraId="7B248C7C" w14:textId="77777777" w:rsidR="00F46474" w:rsidRPr="00627D3D" w:rsidRDefault="00F46474" w:rsidP="00F46474">
      <w:pPr>
        <w:pStyle w:val="Sinespaciado"/>
      </w:pPr>
    </w:p>
    <w:p w14:paraId="442E772B" w14:textId="77777777" w:rsidR="00F46474" w:rsidRDefault="00F46474" w:rsidP="00F46474">
      <w:r w:rsidRPr="008C5944">
        <w:lastRenderedPageBreak/>
        <w:t>Casos de prueba:</w:t>
      </w:r>
    </w:p>
    <w:p w14:paraId="459E8BDB" w14:textId="77777777" w:rsidR="00F46474" w:rsidRDefault="00F46474" w:rsidP="00F46474"/>
    <w:p w14:paraId="6E68253A" w14:textId="77777777" w:rsidR="00F46474" w:rsidRDefault="00F46474" w:rsidP="00F46474">
      <w:pPr>
        <w:numPr>
          <w:ilvl w:val="0"/>
          <w:numId w:val="308"/>
        </w:numPr>
        <w:tabs>
          <w:tab w:val="num" w:pos="720"/>
        </w:tabs>
        <w:rPr>
          <w:lang w:val="es-419"/>
        </w:rPr>
      </w:pPr>
      <w:r w:rsidRPr="00516C1B">
        <w:rPr>
          <w:lang w:val="es-419"/>
        </w:rPr>
        <w:t>Verificar la existencia de la opción de generación de resumen de horarios en el menú</w:t>
      </w:r>
      <w:r>
        <w:rPr>
          <w:lang w:val="es-419"/>
        </w:rPr>
        <w:t>.</w:t>
      </w:r>
    </w:p>
    <w:p w14:paraId="2C6905A7" w14:textId="77777777" w:rsidR="00F46474" w:rsidRPr="00516C1B" w:rsidRDefault="00F46474" w:rsidP="00F46474">
      <w:pPr>
        <w:ind w:left="1440" w:firstLine="0"/>
        <w:rPr>
          <w:lang w:val="es-419"/>
        </w:rPr>
      </w:pPr>
    </w:p>
    <w:p w14:paraId="540A9A94" w14:textId="77777777" w:rsidR="00F46474" w:rsidRDefault="00F46474" w:rsidP="00F46474">
      <w:pPr>
        <w:numPr>
          <w:ilvl w:val="0"/>
          <w:numId w:val="308"/>
        </w:numPr>
        <w:tabs>
          <w:tab w:val="num" w:pos="720"/>
        </w:tabs>
        <w:rPr>
          <w:lang w:val="es-419"/>
        </w:rPr>
      </w:pPr>
      <w:r w:rsidRPr="00516C1B">
        <w:rPr>
          <w:lang w:val="es-419"/>
        </w:rPr>
        <w:t>Verificar la correcta generación del resumen de registros de horario de jornada</w:t>
      </w:r>
      <w:r>
        <w:rPr>
          <w:lang w:val="es-419"/>
        </w:rPr>
        <w:t>.</w:t>
      </w:r>
    </w:p>
    <w:p w14:paraId="35D90179" w14:textId="77777777" w:rsidR="00F46474" w:rsidRPr="00516C1B" w:rsidRDefault="00F46474" w:rsidP="00F46474">
      <w:pPr>
        <w:ind w:firstLine="0"/>
        <w:rPr>
          <w:lang w:val="es-419"/>
        </w:rPr>
      </w:pPr>
    </w:p>
    <w:p w14:paraId="611A5366" w14:textId="77777777" w:rsidR="00F46474" w:rsidRDefault="00F46474" w:rsidP="00F46474">
      <w:pPr>
        <w:numPr>
          <w:ilvl w:val="0"/>
          <w:numId w:val="308"/>
        </w:numPr>
        <w:tabs>
          <w:tab w:val="num" w:pos="720"/>
        </w:tabs>
        <w:rPr>
          <w:lang w:val="es-419"/>
        </w:rPr>
      </w:pPr>
      <w:r w:rsidRPr="00516C1B">
        <w:rPr>
          <w:lang w:val="es-419"/>
        </w:rPr>
        <w:t>Verificar la completitud de la información mostrada en el resumen generado</w:t>
      </w:r>
      <w:r>
        <w:rPr>
          <w:lang w:val="es-419"/>
        </w:rPr>
        <w:t>.</w:t>
      </w:r>
    </w:p>
    <w:p w14:paraId="49FE6518" w14:textId="77777777" w:rsidR="00F46474" w:rsidRPr="00A07FC8" w:rsidRDefault="00F46474" w:rsidP="00F46474">
      <w:pPr>
        <w:ind w:firstLine="0"/>
        <w:rPr>
          <w:lang w:val="es-419"/>
        </w:rPr>
      </w:pPr>
    </w:p>
    <w:p w14:paraId="3F7918EB" w14:textId="77777777" w:rsidR="00F46474" w:rsidRDefault="00F46474" w:rsidP="00F46474">
      <w:pPr>
        <w:ind w:left="720" w:firstLine="0"/>
      </w:pPr>
      <w:r w:rsidRPr="008C5944">
        <w:t>Resultados Esperados:</w:t>
      </w:r>
    </w:p>
    <w:p w14:paraId="23BDC8FD" w14:textId="77777777" w:rsidR="00F46474" w:rsidRDefault="00F46474" w:rsidP="00F46474">
      <w:pPr>
        <w:ind w:left="720" w:firstLine="0"/>
      </w:pPr>
    </w:p>
    <w:p w14:paraId="42D44EAD" w14:textId="77777777" w:rsidR="00F46474" w:rsidRDefault="00F46474" w:rsidP="00F46474">
      <w:pPr>
        <w:numPr>
          <w:ilvl w:val="0"/>
          <w:numId w:val="309"/>
        </w:numPr>
        <w:tabs>
          <w:tab w:val="clear" w:pos="720"/>
          <w:tab w:val="num" w:pos="1440"/>
        </w:tabs>
        <w:ind w:left="1440"/>
        <w:rPr>
          <w:lang w:val="es-419"/>
        </w:rPr>
      </w:pPr>
      <w:r w:rsidRPr="00516C1B">
        <w:rPr>
          <w:lang w:val="es-419"/>
        </w:rPr>
        <w:t>El enlace o pestaña "Resumen de Horarios" para acceder al resumen es visible en el menú desplegable</w:t>
      </w:r>
      <w:r>
        <w:rPr>
          <w:lang w:val="es-419"/>
        </w:rPr>
        <w:t>.</w:t>
      </w:r>
    </w:p>
    <w:p w14:paraId="65DB2899" w14:textId="77777777" w:rsidR="00F46474" w:rsidRPr="00516C1B" w:rsidRDefault="00F46474" w:rsidP="00F46474">
      <w:pPr>
        <w:ind w:left="1080" w:firstLine="0"/>
        <w:rPr>
          <w:lang w:val="es-419"/>
        </w:rPr>
      </w:pPr>
    </w:p>
    <w:p w14:paraId="23B1690C" w14:textId="77777777" w:rsidR="00F46474" w:rsidRDefault="00F46474" w:rsidP="00F46474">
      <w:pPr>
        <w:numPr>
          <w:ilvl w:val="0"/>
          <w:numId w:val="309"/>
        </w:numPr>
        <w:tabs>
          <w:tab w:val="clear" w:pos="720"/>
          <w:tab w:val="num" w:pos="1440"/>
        </w:tabs>
        <w:ind w:left="1440"/>
        <w:rPr>
          <w:lang w:val="es-419"/>
        </w:rPr>
      </w:pPr>
      <w:r w:rsidRPr="00516C1B">
        <w:rPr>
          <w:lang w:val="es-419"/>
        </w:rPr>
        <w:t>Al acceder a la opción, el sistema genera correctamente un resumen completo de los registros de horario de la jornada</w:t>
      </w:r>
      <w:r>
        <w:rPr>
          <w:lang w:val="es-419"/>
        </w:rPr>
        <w:t>.</w:t>
      </w:r>
    </w:p>
    <w:p w14:paraId="6817C7AD" w14:textId="77777777" w:rsidR="00F46474" w:rsidRPr="00516C1B" w:rsidRDefault="00F46474" w:rsidP="00F46474">
      <w:pPr>
        <w:ind w:firstLine="0"/>
        <w:rPr>
          <w:lang w:val="es-419"/>
        </w:rPr>
      </w:pPr>
    </w:p>
    <w:p w14:paraId="73541B46" w14:textId="77777777" w:rsidR="00F46474" w:rsidRDefault="00F46474" w:rsidP="00F46474">
      <w:pPr>
        <w:numPr>
          <w:ilvl w:val="0"/>
          <w:numId w:val="309"/>
        </w:numPr>
        <w:tabs>
          <w:tab w:val="clear" w:pos="720"/>
          <w:tab w:val="num" w:pos="1440"/>
        </w:tabs>
        <w:ind w:left="1440"/>
        <w:rPr>
          <w:lang w:val="es-419"/>
        </w:rPr>
      </w:pPr>
      <w:r w:rsidRPr="00516C1B">
        <w:rPr>
          <w:lang w:val="es-419"/>
        </w:rPr>
        <w:t>El resumen generado contiene información completa y organizada de todos los registros de horario del sistema</w:t>
      </w:r>
      <w:r>
        <w:rPr>
          <w:lang w:val="es-419"/>
        </w:rPr>
        <w:t>.</w:t>
      </w:r>
    </w:p>
    <w:p w14:paraId="7CA74E0D" w14:textId="77777777" w:rsidR="00F46474" w:rsidRPr="00A07FC8" w:rsidRDefault="00F46474" w:rsidP="00F46474">
      <w:pPr>
        <w:ind w:left="1080" w:firstLine="0"/>
        <w:rPr>
          <w:lang w:val="es-419"/>
        </w:rPr>
      </w:pPr>
    </w:p>
    <w:p w14:paraId="396A5238" w14:textId="77777777" w:rsidR="00F46474" w:rsidRDefault="00F46474" w:rsidP="00F46474">
      <w:pPr>
        <w:ind w:left="720" w:firstLine="0"/>
      </w:pPr>
      <w:r w:rsidRPr="008C5944">
        <w:t>Resultados obtenidos</w:t>
      </w:r>
      <w:r>
        <w:t>:</w:t>
      </w:r>
    </w:p>
    <w:p w14:paraId="3EE0EDCF" w14:textId="77777777" w:rsidR="00F46474" w:rsidRDefault="00F46474" w:rsidP="00F46474">
      <w:pPr>
        <w:ind w:left="720" w:firstLine="0"/>
      </w:pPr>
    </w:p>
    <w:p w14:paraId="560FF245" w14:textId="77777777" w:rsidR="00F46474" w:rsidRDefault="00F46474" w:rsidP="00F46474">
      <w:pPr>
        <w:numPr>
          <w:ilvl w:val="0"/>
          <w:numId w:val="310"/>
        </w:numPr>
        <w:tabs>
          <w:tab w:val="num" w:pos="720"/>
        </w:tabs>
        <w:rPr>
          <w:lang w:val="es-419"/>
        </w:rPr>
      </w:pPr>
      <w:r w:rsidRPr="00516C1B">
        <w:rPr>
          <w:lang w:val="es-419"/>
        </w:rPr>
        <w:t>La opción de generación de resumen de horarios está disponible en el menú del sistema</w:t>
      </w:r>
      <w:r>
        <w:rPr>
          <w:lang w:val="es-419"/>
        </w:rPr>
        <w:t>.</w:t>
      </w:r>
    </w:p>
    <w:p w14:paraId="3CCE1343" w14:textId="77777777" w:rsidR="00F46474" w:rsidRPr="00516C1B" w:rsidRDefault="00F46474" w:rsidP="00F46474">
      <w:pPr>
        <w:ind w:firstLine="0"/>
        <w:rPr>
          <w:lang w:val="es-419"/>
        </w:rPr>
      </w:pPr>
    </w:p>
    <w:p w14:paraId="48C5D525" w14:textId="77777777" w:rsidR="00F46474" w:rsidRDefault="00F46474" w:rsidP="00F46474">
      <w:pPr>
        <w:numPr>
          <w:ilvl w:val="0"/>
          <w:numId w:val="310"/>
        </w:numPr>
        <w:tabs>
          <w:tab w:val="num" w:pos="720"/>
        </w:tabs>
        <w:rPr>
          <w:lang w:val="es-419"/>
        </w:rPr>
      </w:pPr>
      <w:r w:rsidRPr="00516C1B">
        <w:rPr>
          <w:lang w:val="es-419"/>
        </w:rPr>
        <w:t>El sistema genera exitosamente el resumen de registros de horario de jornada</w:t>
      </w:r>
      <w:r>
        <w:rPr>
          <w:lang w:val="es-419"/>
        </w:rPr>
        <w:t>.</w:t>
      </w:r>
    </w:p>
    <w:p w14:paraId="688EC42E" w14:textId="77777777" w:rsidR="00F46474" w:rsidRPr="00516C1B" w:rsidRDefault="00F46474" w:rsidP="00F46474">
      <w:pPr>
        <w:ind w:firstLine="0"/>
        <w:rPr>
          <w:lang w:val="es-419"/>
        </w:rPr>
      </w:pPr>
    </w:p>
    <w:p w14:paraId="48090D73" w14:textId="77777777" w:rsidR="00F46474" w:rsidRDefault="00F46474" w:rsidP="00F46474">
      <w:pPr>
        <w:numPr>
          <w:ilvl w:val="0"/>
          <w:numId w:val="310"/>
        </w:numPr>
        <w:tabs>
          <w:tab w:val="num" w:pos="720"/>
        </w:tabs>
        <w:rPr>
          <w:lang w:val="es-419"/>
        </w:rPr>
      </w:pPr>
      <w:r w:rsidRPr="00516C1B">
        <w:rPr>
          <w:lang w:val="es-419"/>
        </w:rPr>
        <w:t>El resumen contiene toda la información relevante de manera completa y organizada</w:t>
      </w:r>
      <w:r>
        <w:rPr>
          <w:lang w:val="es-419"/>
        </w:rPr>
        <w:t>.</w:t>
      </w:r>
    </w:p>
    <w:p w14:paraId="1E55CE78" w14:textId="77777777" w:rsidR="00F46474" w:rsidRDefault="00F46474" w:rsidP="00F46474">
      <w:pPr>
        <w:ind w:firstLine="0"/>
        <w:rPr>
          <w:lang w:val="es-419"/>
        </w:rPr>
      </w:pPr>
    </w:p>
    <w:p w14:paraId="5CDE9554" w14:textId="7D1D401D" w:rsidR="00F46474" w:rsidRPr="00414459" w:rsidRDefault="00F46474" w:rsidP="00F46474">
      <w:pPr>
        <w:rPr>
          <w:lang w:val="es-419"/>
        </w:rPr>
      </w:pPr>
      <w:r w:rsidRPr="00414459">
        <w:rPr>
          <w:lang w:val="es-419"/>
        </w:rPr>
        <w:t>En la figura 7.</w:t>
      </w:r>
      <w:r w:rsidR="008C28A7">
        <w:rPr>
          <w:lang w:val="es-419"/>
        </w:rPr>
        <w:t>45</w:t>
      </w:r>
      <w:r w:rsidRPr="00414459">
        <w:rPr>
          <w:lang w:val="es-419"/>
        </w:rPr>
        <w:t xml:space="preserve"> </w:t>
      </w:r>
      <w:r w:rsidRPr="00414459">
        <w:t>muestra el Listado de Jornadas, que corresponde a un resumen de los turnos registrados en el sistema. Cada jornada incluye su nombre, día de inicio, hora de inicio, horarios de colación (entrada y salida), hora de fin, día de término y tolerancia de atraso. En la tabla se visualizan cuatro jornadas: jornada3, JORNADA1, jornada2 y Turno noche, todas con sus configuraciones horarias detalladas y con opciones para editar o eliminar en la columna de acciones.</w:t>
      </w:r>
    </w:p>
    <w:p w14:paraId="62139925" w14:textId="77777777" w:rsidR="00F46474" w:rsidRDefault="00F46474" w:rsidP="00F46474">
      <w:pPr>
        <w:ind w:left="720" w:firstLine="0"/>
        <w:rPr>
          <w:lang w:val="es-419"/>
        </w:rPr>
      </w:pPr>
    </w:p>
    <w:p w14:paraId="24E71448" w14:textId="69B2C9AB" w:rsidR="00F46474" w:rsidRPr="008C5944" w:rsidRDefault="00F46474" w:rsidP="00F46474">
      <w:pPr>
        <w:pStyle w:val="Descripcin"/>
      </w:pPr>
      <w:bookmarkStart w:id="1619" w:name="_Toc210409406"/>
      <w:bookmarkStart w:id="1620" w:name="_Toc210410186"/>
      <w:bookmarkStart w:id="1621" w:name="_Toc213787059"/>
      <w:bookmarkStart w:id="1622" w:name="_Toc213787473"/>
      <w:r>
        <w:t xml:space="preserve">Figura </w:t>
      </w:r>
      <w:fldSimple w:instr=" STYLEREF 1 \s ">
        <w:r w:rsidR="008F7228">
          <w:rPr>
            <w:noProof/>
          </w:rPr>
          <w:t>7</w:t>
        </w:r>
      </w:fldSimple>
      <w:r w:rsidR="008F7228">
        <w:t>.</w:t>
      </w:r>
      <w:fldSimple w:instr=" SEQ Figura \* ARABIC \s 1 ">
        <w:r w:rsidR="008F7228">
          <w:rPr>
            <w:noProof/>
          </w:rPr>
          <w:t>45</w:t>
        </w:r>
      </w:fldSimple>
      <w:r>
        <w:t xml:space="preserve"> “Captura de pantalla de prueba 1-2-3 caso de uso N°4.7”</w:t>
      </w:r>
      <w:bookmarkEnd w:id="1619"/>
      <w:bookmarkEnd w:id="1620"/>
      <w:bookmarkEnd w:id="1621"/>
      <w:bookmarkEnd w:id="1622"/>
    </w:p>
    <w:p w14:paraId="5001E0F4" w14:textId="77777777" w:rsidR="00F46474" w:rsidRPr="00A07FC8" w:rsidRDefault="00F46474" w:rsidP="00F46474">
      <w:pPr>
        <w:ind w:left="720" w:firstLine="0"/>
        <w:rPr>
          <w:lang w:val="es-419"/>
        </w:rPr>
      </w:pPr>
    </w:p>
    <w:p w14:paraId="731FBF76" w14:textId="77777777" w:rsidR="00F46474" w:rsidRDefault="00F46474" w:rsidP="00F46474">
      <w:pPr>
        <w:pStyle w:val="Sinespaciado"/>
      </w:pPr>
      <w:r w:rsidRPr="00A97BD9">
        <w:rPr>
          <w:noProof/>
        </w:rPr>
        <w:drawing>
          <wp:inline distT="0" distB="0" distL="0" distR="0" wp14:anchorId="54C09BA3" wp14:editId="7C1FA689">
            <wp:extent cx="5971540" cy="1303655"/>
            <wp:effectExtent l="0" t="0" r="0" b="0"/>
            <wp:docPr id="69880740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07407" name="Imagen 1" descr="Captura de pantalla de un celular&#10;&#10;El contenido generado por IA puede ser incorrecto."/>
                    <pic:cNvPicPr/>
                  </pic:nvPicPr>
                  <pic:blipFill>
                    <a:blip r:embed="rId212"/>
                    <a:stretch>
                      <a:fillRect/>
                    </a:stretch>
                  </pic:blipFill>
                  <pic:spPr>
                    <a:xfrm>
                      <a:off x="0" y="0"/>
                      <a:ext cx="5971540" cy="1303655"/>
                    </a:xfrm>
                    <a:prstGeom prst="rect">
                      <a:avLst/>
                    </a:prstGeom>
                  </pic:spPr>
                </pic:pic>
              </a:graphicData>
            </a:graphic>
          </wp:inline>
        </w:drawing>
      </w:r>
    </w:p>
    <w:p w14:paraId="2401155E" w14:textId="77777777" w:rsidR="00F46474" w:rsidRDefault="00F46474" w:rsidP="00F46474"/>
    <w:p w14:paraId="589D8898" w14:textId="77777777" w:rsidR="00F46474" w:rsidRDefault="00F46474" w:rsidP="00F46474">
      <w:r>
        <w:t>Fuente: Captura realizada al sistema web EugCOM</w:t>
      </w:r>
    </w:p>
    <w:p w14:paraId="2E8E1A11" w14:textId="77777777" w:rsidR="00F46474" w:rsidRPr="00CB0FA9" w:rsidRDefault="00F46474" w:rsidP="00F46474">
      <w:pPr>
        <w:spacing w:line="278" w:lineRule="auto"/>
        <w:ind w:firstLine="0"/>
        <w:jc w:val="left"/>
        <w:rPr>
          <w:rFonts w:eastAsiaTheme="majorEastAsia" w:cstheme="majorBidi"/>
          <w:szCs w:val="32"/>
        </w:rPr>
      </w:pPr>
      <w:r>
        <w:br w:type="page"/>
      </w:r>
    </w:p>
    <w:p w14:paraId="1C8AD8C4" w14:textId="77777777" w:rsidR="00F46474" w:rsidRDefault="00F46474" w:rsidP="00F46474">
      <w:pPr>
        <w:pStyle w:val="Ttulo2"/>
      </w:pPr>
      <w:bookmarkStart w:id="1623" w:name="_Toc213787187"/>
      <w:r>
        <w:lastRenderedPageBreak/>
        <w:t>Prueba Unitaria CU N°5.1</w:t>
      </w:r>
      <w:bookmarkEnd w:id="1623"/>
    </w:p>
    <w:p w14:paraId="15AAA1D6" w14:textId="77777777" w:rsidR="00F46474" w:rsidRDefault="00F46474" w:rsidP="00F46474">
      <w:pPr>
        <w:spacing w:line="278" w:lineRule="auto"/>
        <w:ind w:firstLine="0"/>
        <w:jc w:val="left"/>
      </w:pPr>
    </w:p>
    <w:p w14:paraId="4E0F3EEC" w14:textId="43C6B900" w:rsidR="00F46474" w:rsidRPr="00627D3D" w:rsidRDefault="00F46474" w:rsidP="00F46474">
      <w:r w:rsidRPr="00627D3D">
        <w:t xml:space="preserve">En la </w:t>
      </w:r>
      <w:r w:rsidRPr="00627D3D">
        <w:rPr>
          <w:i/>
        </w:rPr>
        <w:t xml:space="preserve">Tabla </w:t>
      </w:r>
      <w:r>
        <w:rPr>
          <w:i/>
        </w:rPr>
        <w:t>7.</w:t>
      </w:r>
      <w:r w:rsidR="008C28A7">
        <w:rPr>
          <w:i/>
        </w:rPr>
        <w:t>46</w:t>
      </w:r>
      <w:r>
        <w:rPr>
          <w:i/>
        </w:rPr>
        <w:t xml:space="preserve"> </w:t>
      </w:r>
      <w:r w:rsidRPr="00627D3D">
        <w:t>se puede visualizar el Caso de uso N°5.1, se crea una pestaña que muestre el reporte de asistencia de todos los empleados, esta búsqueda puede ser de asistencia general o filtrada por empleado.</w:t>
      </w:r>
    </w:p>
    <w:p w14:paraId="39EDB5B5" w14:textId="77777777" w:rsidR="00F46474" w:rsidRPr="00627D3D" w:rsidRDefault="00F46474" w:rsidP="00F46474">
      <w:pPr>
        <w:spacing w:line="278" w:lineRule="auto"/>
        <w:ind w:firstLine="0"/>
        <w:jc w:val="left"/>
      </w:pPr>
    </w:p>
    <w:p w14:paraId="6F60AFA7" w14:textId="01E27E7A" w:rsidR="00F46474" w:rsidRPr="00627D3D" w:rsidRDefault="00F46474" w:rsidP="00F46474">
      <w:pPr>
        <w:pStyle w:val="Descripcin"/>
      </w:pPr>
      <w:bookmarkStart w:id="1624" w:name="_Toc209985118"/>
      <w:bookmarkStart w:id="1625" w:name="_Toc210409407"/>
      <w:bookmarkStart w:id="1626" w:name="_Toc210410187"/>
      <w:bookmarkStart w:id="1627" w:name="_Toc213787060"/>
      <w:bookmarkStart w:id="1628" w:name="_Toc213787474"/>
      <w:r>
        <w:t xml:space="preserve">Tabla </w:t>
      </w:r>
      <w:fldSimple w:instr=" STYLEREF 1 \s ">
        <w:r w:rsidR="008F7228">
          <w:rPr>
            <w:noProof/>
          </w:rPr>
          <w:t>7</w:t>
        </w:r>
      </w:fldSimple>
      <w:r w:rsidR="008F7228">
        <w:t>.</w:t>
      </w:r>
      <w:fldSimple w:instr=" SEQ Tabla \* ARABIC \s 1 ">
        <w:r w:rsidR="008F7228">
          <w:rPr>
            <w:noProof/>
          </w:rPr>
          <w:t>46</w:t>
        </w:r>
      </w:fldSimple>
      <w:r>
        <w:t xml:space="preserve"> </w:t>
      </w:r>
      <w:r w:rsidRPr="00627D3D">
        <w:t>Caso de uso N°5.1, revisando informes de asistencia</w:t>
      </w:r>
      <w:bookmarkEnd w:id="1624"/>
      <w:bookmarkEnd w:id="1625"/>
      <w:bookmarkEnd w:id="1626"/>
      <w:bookmarkEnd w:id="1627"/>
      <w:bookmarkEnd w:id="1628"/>
    </w:p>
    <w:p w14:paraId="6B3F7DC5" w14:textId="77777777" w:rsidR="00F46474" w:rsidRPr="00627D3D" w:rsidRDefault="00F46474" w:rsidP="00F46474">
      <w:pPr>
        <w:pStyle w:val="Sinespaciado"/>
      </w:pPr>
      <w:r w:rsidRPr="00B45140">
        <w:rPr>
          <w:noProof/>
        </w:rPr>
        <w:drawing>
          <wp:inline distT="0" distB="0" distL="0" distR="0" wp14:anchorId="6544CC4E" wp14:editId="1B5EB3F7">
            <wp:extent cx="5971540" cy="5476240"/>
            <wp:effectExtent l="0" t="0" r="0" b="0"/>
            <wp:docPr id="193323025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7DC8E22D" w14:textId="77777777" w:rsidR="00F46474" w:rsidRPr="00627D3D" w:rsidRDefault="00F46474" w:rsidP="00F46474">
      <w:pPr>
        <w:spacing w:line="278" w:lineRule="auto"/>
        <w:ind w:firstLine="0"/>
        <w:jc w:val="left"/>
      </w:pPr>
    </w:p>
    <w:p w14:paraId="1E99E30B" w14:textId="77777777" w:rsidR="00F46474" w:rsidRDefault="00F46474" w:rsidP="00F46474">
      <w:r w:rsidRPr="00627D3D">
        <w:t>Fuente: Elaborado por el estudiante de acuerdo con el proyecto</w:t>
      </w:r>
    </w:p>
    <w:p w14:paraId="10A7D8DE" w14:textId="77777777" w:rsidR="00F46474" w:rsidRDefault="00F46474" w:rsidP="00F46474">
      <w:r w:rsidRPr="008C5944">
        <w:lastRenderedPageBreak/>
        <w:t>Casos de prueba:</w:t>
      </w:r>
    </w:p>
    <w:p w14:paraId="12377526" w14:textId="77777777" w:rsidR="00F46474" w:rsidRDefault="00F46474" w:rsidP="00F46474"/>
    <w:p w14:paraId="7495E4A1" w14:textId="77777777" w:rsidR="00F46474" w:rsidRDefault="00F46474" w:rsidP="00F46474">
      <w:pPr>
        <w:numPr>
          <w:ilvl w:val="0"/>
          <w:numId w:val="311"/>
        </w:numPr>
        <w:tabs>
          <w:tab w:val="num" w:pos="720"/>
        </w:tabs>
        <w:rPr>
          <w:lang w:val="es-419"/>
        </w:rPr>
      </w:pPr>
      <w:r w:rsidRPr="00516C1B">
        <w:rPr>
          <w:lang w:val="es-419"/>
        </w:rPr>
        <w:t>Verificar la existencia de la opción de informes de asistencia en el menú desplegable</w:t>
      </w:r>
      <w:r>
        <w:rPr>
          <w:lang w:val="es-419"/>
        </w:rPr>
        <w:t>.</w:t>
      </w:r>
    </w:p>
    <w:p w14:paraId="3570ECAD" w14:textId="77777777" w:rsidR="00F46474" w:rsidRPr="00516C1B" w:rsidRDefault="00F46474" w:rsidP="00F46474">
      <w:pPr>
        <w:ind w:firstLine="0"/>
        <w:rPr>
          <w:lang w:val="es-419"/>
        </w:rPr>
      </w:pPr>
    </w:p>
    <w:p w14:paraId="483469CF" w14:textId="77777777" w:rsidR="00F46474" w:rsidRDefault="00F46474" w:rsidP="00F46474">
      <w:pPr>
        <w:numPr>
          <w:ilvl w:val="0"/>
          <w:numId w:val="311"/>
        </w:numPr>
        <w:tabs>
          <w:tab w:val="num" w:pos="720"/>
        </w:tabs>
        <w:rPr>
          <w:lang w:val="es-419"/>
        </w:rPr>
      </w:pPr>
      <w:r w:rsidRPr="00516C1B">
        <w:rPr>
          <w:lang w:val="es-419"/>
        </w:rPr>
        <w:t>Verificar la redirección a la interfaz de "Informes de Asistencia"</w:t>
      </w:r>
      <w:r>
        <w:rPr>
          <w:lang w:val="es-419"/>
        </w:rPr>
        <w:t>.</w:t>
      </w:r>
    </w:p>
    <w:p w14:paraId="1DCC168C" w14:textId="77777777" w:rsidR="00F46474" w:rsidRPr="00516C1B" w:rsidRDefault="00F46474" w:rsidP="00F46474">
      <w:pPr>
        <w:ind w:firstLine="0"/>
        <w:rPr>
          <w:lang w:val="es-419"/>
        </w:rPr>
      </w:pPr>
    </w:p>
    <w:p w14:paraId="3989C55D" w14:textId="77777777" w:rsidR="00F46474" w:rsidRDefault="00F46474" w:rsidP="00F46474">
      <w:pPr>
        <w:numPr>
          <w:ilvl w:val="0"/>
          <w:numId w:val="311"/>
        </w:numPr>
        <w:tabs>
          <w:tab w:val="num" w:pos="720"/>
        </w:tabs>
        <w:rPr>
          <w:lang w:val="es-419"/>
        </w:rPr>
      </w:pPr>
      <w:r w:rsidRPr="00516C1B">
        <w:rPr>
          <w:lang w:val="es-419"/>
        </w:rPr>
        <w:t>Verificar la correcta carga de la interfaz del sistema de informes de asistencia</w:t>
      </w:r>
      <w:r>
        <w:rPr>
          <w:lang w:val="es-419"/>
        </w:rPr>
        <w:t>.</w:t>
      </w:r>
    </w:p>
    <w:p w14:paraId="756545B7" w14:textId="77777777" w:rsidR="00F46474" w:rsidRPr="00A07FC8" w:rsidRDefault="00F46474" w:rsidP="00F46474">
      <w:pPr>
        <w:ind w:firstLine="0"/>
        <w:rPr>
          <w:lang w:val="es-419"/>
        </w:rPr>
      </w:pPr>
    </w:p>
    <w:p w14:paraId="493081E1" w14:textId="77777777" w:rsidR="00F46474" w:rsidRDefault="00F46474" w:rsidP="00F46474">
      <w:pPr>
        <w:ind w:left="720" w:firstLine="0"/>
      </w:pPr>
      <w:r w:rsidRPr="008C5944">
        <w:t>Resultados Esperados:</w:t>
      </w:r>
    </w:p>
    <w:p w14:paraId="64F36D14" w14:textId="77777777" w:rsidR="00F46474" w:rsidRDefault="00F46474" w:rsidP="00F46474">
      <w:pPr>
        <w:ind w:left="720" w:firstLine="0"/>
      </w:pPr>
    </w:p>
    <w:p w14:paraId="69AC7806" w14:textId="77777777" w:rsidR="00F46474" w:rsidRDefault="00F46474" w:rsidP="00F46474">
      <w:pPr>
        <w:numPr>
          <w:ilvl w:val="0"/>
          <w:numId w:val="312"/>
        </w:numPr>
        <w:tabs>
          <w:tab w:val="num" w:pos="720"/>
        </w:tabs>
        <w:rPr>
          <w:lang w:val="es-419"/>
        </w:rPr>
      </w:pPr>
      <w:r w:rsidRPr="00516C1B">
        <w:rPr>
          <w:lang w:val="es-419"/>
        </w:rPr>
        <w:t>El enlace o pestaña "Informes de Asistencia" para acceder a la interfaz es visible en el menú desplegable</w:t>
      </w:r>
      <w:r>
        <w:rPr>
          <w:lang w:val="es-419"/>
        </w:rPr>
        <w:t>.</w:t>
      </w:r>
    </w:p>
    <w:p w14:paraId="18855D44" w14:textId="77777777" w:rsidR="00F46474" w:rsidRPr="00516C1B" w:rsidRDefault="00F46474" w:rsidP="00F46474">
      <w:pPr>
        <w:ind w:left="1440" w:firstLine="0"/>
        <w:rPr>
          <w:lang w:val="es-419"/>
        </w:rPr>
      </w:pPr>
    </w:p>
    <w:p w14:paraId="4F57C06F" w14:textId="77777777" w:rsidR="00F46474" w:rsidRDefault="00F46474" w:rsidP="00F46474">
      <w:pPr>
        <w:numPr>
          <w:ilvl w:val="0"/>
          <w:numId w:val="312"/>
        </w:numPr>
        <w:tabs>
          <w:tab w:val="num" w:pos="720"/>
        </w:tabs>
        <w:rPr>
          <w:lang w:val="es-419"/>
        </w:rPr>
      </w:pPr>
      <w:r w:rsidRPr="00516C1B">
        <w:rPr>
          <w:lang w:val="es-419"/>
        </w:rPr>
        <w:t>Al hacer clic en el enlace "Informes de Asistencia", el sistema redirige correctamente a la interfaz del sistema</w:t>
      </w:r>
      <w:r>
        <w:rPr>
          <w:lang w:val="es-419"/>
        </w:rPr>
        <w:t>.</w:t>
      </w:r>
    </w:p>
    <w:p w14:paraId="747E4E25" w14:textId="77777777" w:rsidR="00F46474" w:rsidRPr="00516C1B" w:rsidRDefault="00F46474" w:rsidP="00F46474">
      <w:pPr>
        <w:ind w:firstLine="0"/>
        <w:rPr>
          <w:lang w:val="es-419"/>
        </w:rPr>
      </w:pPr>
    </w:p>
    <w:p w14:paraId="2C88C9E5" w14:textId="77777777" w:rsidR="00F46474" w:rsidRDefault="00F46474" w:rsidP="00F46474">
      <w:pPr>
        <w:numPr>
          <w:ilvl w:val="0"/>
          <w:numId w:val="312"/>
        </w:numPr>
        <w:tabs>
          <w:tab w:val="num" w:pos="720"/>
        </w:tabs>
        <w:rPr>
          <w:lang w:val="es-419"/>
        </w:rPr>
      </w:pPr>
      <w:r w:rsidRPr="00516C1B">
        <w:rPr>
          <w:lang w:val="es-419"/>
        </w:rPr>
        <w:t>La interfaz del sistema de informes de asistencia carga completamente, mostrando los filtros y el listado de informes</w:t>
      </w:r>
      <w:r>
        <w:rPr>
          <w:lang w:val="es-419"/>
        </w:rPr>
        <w:t>.</w:t>
      </w:r>
    </w:p>
    <w:p w14:paraId="16B611C3" w14:textId="77777777" w:rsidR="00F46474" w:rsidRPr="00A07FC8" w:rsidRDefault="00F46474" w:rsidP="00F46474">
      <w:pPr>
        <w:rPr>
          <w:lang w:val="es-419"/>
        </w:rPr>
      </w:pPr>
    </w:p>
    <w:p w14:paraId="61D428D3" w14:textId="77777777" w:rsidR="00F46474" w:rsidRDefault="00F46474" w:rsidP="00F46474">
      <w:pPr>
        <w:ind w:left="720" w:firstLine="0"/>
      </w:pPr>
      <w:r w:rsidRPr="008C5944">
        <w:t>Resultados obtenidos</w:t>
      </w:r>
      <w:r>
        <w:t>:</w:t>
      </w:r>
    </w:p>
    <w:p w14:paraId="232F0F54" w14:textId="77777777" w:rsidR="00F46474" w:rsidRDefault="00F46474" w:rsidP="00F46474">
      <w:pPr>
        <w:ind w:left="720" w:firstLine="0"/>
      </w:pPr>
    </w:p>
    <w:p w14:paraId="5F6BD9D6" w14:textId="77777777" w:rsidR="00F46474" w:rsidRDefault="00F46474" w:rsidP="00F46474">
      <w:pPr>
        <w:numPr>
          <w:ilvl w:val="0"/>
          <w:numId w:val="313"/>
        </w:numPr>
        <w:tabs>
          <w:tab w:val="num" w:pos="720"/>
        </w:tabs>
        <w:rPr>
          <w:lang w:val="es-419"/>
        </w:rPr>
      </w:pPr>
      <w:r w:rsidRPr="00516C1B">
        <w:rPr>
          <w:lang w:val="es-419"/>
        </w:rPr>
        <w:t>El enlace es visible en el menú desplegable para usuarios con los permisos adecuados</w:t>
      </w:r>
      <w:r>
        <w:rPr>
          <w:lang w:val="es-419"/>
        </w:rPr>
        <w:t>.</w:t>
      </w:r>
    </w:p>
    <w:p w14:paraId="4790DC28" w14:textId="77777777" w:rsidR="00F46474" w:rsidRPr="00516C1B" w:rsidRDefault="00F46474" w:rsidP="00F46474">
      <w:pPr>
        <w:ind w:left="1440" w:firstLine="0"/>
        <w:rPr>
          <w:lang w:val="es-419"/>
        </w:rPr>
      </w:pPr>
    </w:p>
    <w:p w14:paraId="1B5AB636" w14:textId="77777777" w:rsidR="00F46474" w:rsidRDefault="00F46474" w:rsidP="00F46474">
      <w:pPr>
        <w:numPr>
          <w:ilvl w:val="0"/>
          <w:numId w:val="313"/>
        </w:numPr>
        <w:tabs>
          <w:tab w:val="num" w:pos="720"/>
        </w:tabs>
        <w:rPr>
          <w:lang w:val="es-419"/>
        </w:rPr>
      </w:pPr>
      <w:r w:rsidRPr="00516C1B">
        <w:rPr>
          <w:lang w:val="es-419"/>
        </w:rPr>
        <w:t>El sistema redirige correctamente a la interfaz de informes de asistencia tras hacer clic en el enlace</w:t>
      </w:r>
      <w:r>
        <w:rPr>
          <w:lang w:val="es-419"/>
        </w:rPr>
        <w:t>.</w:t>
      </w:r>
    </w:p>
    <w:p w14:paraId="020CFAA1" w14:textId="77777777" w:rsidR="00F46474" w:rsidRPr="00516C1B" w:rsidRDefault="00F46474" w:rsidP="00F46474">
      <w:pPr>
        <w:ind w:firstLine="0"/>
        <w:rPr>
          <w:lang w:val="es-419"/>
        </w:rPr>
      </w:pPr>
    </w:p>
    <w:p w14:paraId="46F7B121" w14:textId="77777777" w:rsidR="00F46474" w:rsidRDefault="00F46474" w:rsidP="00F46474">
      <w:pPr>
        <w:numPr>
          <w:ilvl w:val="0"/>
          <w:numId w:val="313"/>
        </w:numPr>
        <w:tabs>
          <w:tab w:val="num" w:pos="720"/>
        </w:tabs>
        <w:rPr>
          <w:lang w:val="es-419"/>
        </w:rPr>
      </w:pPr>
      <w:r w:rsidRPr="00516C1B">
        <w:rPr>
          <w:lang w:val="es-419"/>
        </w:rPr>
        <w:t>La interfaz tras el redireccionamiento se muestra completamente y carga todos los componentes necesarios sin errores</w:t>
      </w:r>
      <w:r>
        <w:rPr>
          <w:lang w:val="es-419"/>
        </w:rPr>
        <w:t>.</w:t>
      </w:r>
    </w:p>
    <w:p w14:paraId="27531323" w14:textId="77777777" w:rsidR="00F46474" w:rsidRDefault="00F46474" w:rsidP="00F46474">
      <w:pPr>
        <w:ind w:firstLine="0"/>
        <w:rPr>
          <w:lang w:val="es-419"/>
        </w:rPr>
      </w:pPr>
    </w:p>
    <w:p w14:paraId="3911EF85" w14:textId="0ACBC846" w:rsidR="00F46474" w:rsidRPr="00105BCE" w:rsidRDefault="00F46474" w:rsidP="00F46474">
      <w:pPr>
        <w:rPr>
          <w:lang w:val="es-419"/>
        </w:rPr>
      </w:pPr>
      <w:r w:rsidRPr="00105BCE">
        <w:rPr>
          <w:lang w:val="es-419"/>
        </w:rPr>
        <w:t>En la figura 7.</w:t>
      </w:r>
      <w:r w:rsidR="008C28A7">
        <w:rPr>
          <w:lang w:val="es-419"/>
        </w:rPr>
        <w:t>46</w:t>
      </w:r>
      <w:r w:rsidRPr="00105BCE">
        <w:rPr>
          <w:lang w:val="es-419"/>
        </w:rPr>
        <w:t xml:space="preserve"> </w:t>
      </w:r>
      <w:r w:rsidRPr="00105BCE">
        <w:t xml:space="preserve">muestra el módulo de Informe de Asistencia. En la tabla central aparecen los registros con ID de usuario, nombre, fecha y hora de marcación. En este ejemplo se listan tres registros: uno del usuario </w:t>
      </w:r>
      <w:r w:rsidRPr="00105BCE">
        <w:rPr>
          <w:i/>
          <w:iCs/>
        </w:rPr>
        <w:t>prueba</w:t>
      </w:r>
      <w:r w:rsidRPr="00105BCE">
        <w:t xml:space="preserve"> y dos del usuario </w:t>
      </w:r>
      <w:r w:rsidRPr="00105BCE">
        <w:rPr>
          <w:i/>
          <w:iCs/>
        </w:rPr>
        <w:t>Vicente Ignacio</w:t>
      </w:r>
      <w:r w:rsidRPr="00105BCE">
        <w:t>. Además, el sistema permite imprimir la selección o exportar los datos a un archivo CSV para su análisis externo.</w:t>
      </w:r>
    </w:p>
    <w:p w14:paraId="001E97F0" w14:textId="77777777" w:rsidR="00F46474" w:rsidRDefault="00F46474" w:rsidP="00F46474">
      <w:pPr>
        <w:ind w:left="720" w:firstLine="0"/>
        <w:rPr>
          <w:lang w:val="es-419"/>
        </w:rPr>
      </w:pPr>
    </w:p>
    <w:p w14:paraId="30B784C4" w14:textId="188336E2" w:rsidR="00F46474" w:rsidRPr="008C5944" w:rsidRDefault="00F46474" w:rsidP="00F46474">
      <w:pPr>
        <w:pStyle w:val="Descripcin"/>
      </w:pPr>
      <w:bookmarkStart w:id="1629" w:name="_Toc210409408"/>
      <w:bookmarkStart w:id="1630" w:name="_Toc210410188"/>
      <w:bookmarkStart w:id="1631" w:name="_Toc213787061"/>
      <w:bookmarkStart w:id="1632" w:name="_Toc213787475"/>
      <w:r>
        <w:t xml:space="preserve">Figura </w:t>
      </w:r>
      <w:fldSimple w:instr=" STYLEREF 1 \s ">
        <w:r w:rsidR="008F7228">
          <w:rPr>
            <w:noProof/>
          </w:rPr>
          <w:t>7</w:t>
        </w:r>
      </w:fldSimple>
      <w:r w:rsidR="008F7228">
        <w:t>.</w:t>
      </w:r>
      <w:fldSimple w:instr=" SEQ Figura \* ARABIC \s 1 ">
        <w:r w:rsidR="008F7228">
          <w:rPr>
            <w:noProof/>
          </w:rPr>
          <w:t>46</w:t>
        </w:r>
      </w:fldSimple>
      <w:r>
        <w:t xml:space="preserve"> “Captura de pantalla de prueba 1-2-3 caso de uso N°5.1”</w:t>
      </w:r>
      <w:bookmarkEnd w:id="1629"/>
      <w:bookmarkEnd w:id="1630"/>
      <w:bookmarkEnd w:id="1631"/>
      <w:bookmarkEnd w:id="1632"/>
    </w:p>
    <w:p w14:paraId="0B6D1DFD" w14:textId="77777777" w:rsidR="00F46474" w:rsidRPr="00A07FC8" w:rsidRDefault="00F46474" w:rsidP="00F46474">
      <w:pPr>
        <w:ind w:left="720" w:firstLine="0"/>
        <w:rPr>
          <w:lang w:val="es-419"/>
        </w:rPr>
      </w:pPr>
    </w:p>
    <w:p w14:paraId="7424190C" w14:textId="77777777" w:rsidR="00F46474" w:rsidRDefault="00F46474" w:rsidP="00F46474">
      <w:pPr>
        <w:pStyle w:val="Sinespaciado"/>
      </w:pPr>
      <w:r w:rsidRPr="0026413C">
        <w:rPr>
          <w:noProof/>
        </w:rPr>
        <w:drawing>
          <wp:inline distT="0" distB="0" distL="0" distR="0" wp14:anchorId="1B2AC63A" wp14:editId="53035B16">
            <wp:extent cx="5971540" cy="2096770"/>
            <wp:effectExtent l="0" t="0" r="0" b="0"/>
            <wp:docPr id="3466793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7938" name="Imagen 1" descr="Una captura de pantalla de una red social&#10;&#10;El contenido generado por IA puede ser incorrecto."/>
                    <pic:cNvPicPr/>
                  </pic:nvPicPr>
                  <pic:blipFill>
                    <a:blip r:embed="rId213"/>
                    <a:stretch>
                      <a:fillRect/>
                    </a:stretch>
                  </pic:blipFill>
                  <pic:spPr>
                    <a:xfrm>
                      <a:off x="0" y="0"/>
                      <a:ext cx="5971540" cy="2096770"/>
                    </a:xfrm>
                    <a:prstGeom prst="rect">
                      <a:avLst/>
                    </a:prstGeom>
                  </pic:spPr>
                </pic:pic>
              </a:graphicData>
            </a:graphic>
          </wp:inline>
        </w:drawing>
      </w:r>
    </w:p>
    <w:p w14:paraId="27E1CCA9" w14:textId="77777777" w:rsidR="00F46474" w:rsidRDefault="00F46474" w:rsidP="00F46474">
      <w:pPr>
        <w:ind w:firstLine="0"/>
      </w:pPr>
    </w:p>
    <w:p w14:paraId="1C752712" w14:textId="77777777" w:rsidR="00F46474" w:rsidRDefault="00F46474" w:rsidP="00F46474">
      <w:r>
        <w:t>Fuente: Captura realizada al sistema web EugCOM</w:t>
      </w:r>
    </w:p>
    <w:p w14:paraId="55688F71" w14:textId="77777777" w:rsidR="00F46474" w:rsidRPr="00CB0FA9" w:rsidRDefault="00F46474" w:rsidP="00F46474">
      <w:pPr>
        <w:spacing w:line="278" w:lineRule="auto"/>
        <w:ind w:firstLine="0"/>
        <w:jc w:val="left"/>
        <w:rPr>
          <w:rFonts w:eastAsiaTheme="majorEastAsia" w:cstheme="majorBidi"/>
          <w:szCs w:val="32"/>
        </w:rPr>
      </w:pPr>
      <w:r>
        <w:br w:type="page"/>
      </w:r>
    </w:p>
    <w:p w14:paraId="2753BAD8" w14:textId="77777777" w:rsidR="00F46474" w:rsidRDefault="00F46474" w:rsidP="00F46474">
      <w:pPr>
        <w:pStyle w:val="Ttulo2"/>
      </w:pPr>
      <w:bookmarkStart w:id="1633" w:name="_Toc213787188"/>
      <w:r>
        <w:lastRenderedPageBreak/>
        <w:t>Prueba Unitaria CU N°5.2</w:t>
      </w:r>
      <w:bookmarkEnd w:id="1633"/>
    </w:p>
    <w:p w14:paraId="5233AD4F" w14:textId="77777777" w:rsidR="00F46474" w:rsidRDefault="00F46474" w:rsidP="00F46474">
      <w:pPr>
        <w:spacing w:line="278" w:lineRule="auto"/>
        <w:ind w:firstLine="0"/>
        <w:jc w:val="left"/>
      </w:pPr>
    </w:p>
    <w:p w14:paraId="238C9C6C" w14:textId="189F6A59" w:rsidR="00F46474" w:rsidRPr="00627D3D" w:rsidRDefault="00F46474" w:rsidP="00F46474">
      <w:r w:rsidRPr="00627D3D">
        <w:t xml:space="preserve">En la </w:t>
      </w:r>
      <w:r w:rsidRPr="00627D3D">
        <w:rPr>
          <w:i/>
        </w:rPr>
        <w:t xml:space="preserve">Tabla </w:t>
      </w:r>
      <w:r>
        <w:rPr>
          <w:i/>
        </w:rPr>
        <w:t>7.</w:t>
      </w:r>
      <w:r w:rsidR="008C28A7">
        <w:rPr>
          <w:i/>
        </w:rPr>
        <w:t>47</w:t>
      </w:r>
      <w:r w:rsidRPr="00627D3D">
        <w:t xml:space="preserve"> se puede visualizar el Caso de uso N°5.2, el sistema permite al usuario filtrar informes de asistencia por fecha, para obtener la asistencia total de un mes en específico. </w:t>
      </w:r>
    </w:p>
    <w:p w14:paraId="6459A436" w14:textId="77777777" w:rsidR="00F46474" w:rsidRPr="00627D3D" w:rsidRDefault="00F46474" w:rsidP="00F46474">
      <w:pPr>
        <w:tabs>
          <w:tab w:val="left" w:pos="7125"/>
        </w:tabs>
        <w:spacing w:line="278" w:lineRule="auto"/>
        <w:ind w:firstLine="0"/>
        <w:jc w:val="left"/>
      </w:pPr>
    </w:p>
    <w:p w14:paraId="5DFDA8AC" w14:textId="3B6794D7" w:rsidR="00F46474" w:rsidRPr="00627D3D" w:rsidRDefault="00F46474" w:rsidP="00F46474">
      <w:pPr>
        <w:pStyle w:val="Descripcin"/>
      </w:pPr>
      <w:bookmarkStart w:id="1634" w:name="_Toc209985119"/>
      <w:bookmarkStart w:id="1635" w:name="_Toc210409409"/>
      <w:bookmarkStart w:id="1636" w:name="_Toc210410189"/>
      <w:bookmarkStart w:id="1637" w:name="_Toc213787062"/>
      <w:bookmarkStart w:id="1638" w:name="_Toc213787476"/>
      <w:r w:rsidRPr="00627D3D">
        <w:t xml:space="preserve">Tabla </w:t>
      </w:r>
      <w:fldSimple w:instr=" STYLEREF 1 \s ">
        <w:r w:rsidR="008F7228">
          <w:rPr>
            <w:noProof/>
          </w:rPr>
          <w:t>7</w:t>
        </w:r>
      </w:fldSimple>
      <w:r w:rsidR="008F7228">
        <w:t>.</w:t>
      </w:r>
      <w:fldSimple w:instr=" SEQ Tabla \* ARABIC \s 1 ">
        <w:r w:rsidR="008F7228">
          <w:rPr>
            <w:noProof/>
          </w:rPr>
          <w:t>47</w:t>
        </w:r>
      </w:fldSimple>
      <w:r w:rsidRPr="00627D3D">
        <w:t xml:space="preserve"> Caso de uso N°5.2, Filtrando informes por fechas específica</w:t>
      </w:r>
      <w:bookmarkEnd w:id="1634"/>
      <w:bookmarkEnd w:id="1635"/>
      <w:bookmarkEnd w:id="1636"/>
      <w:bookmarkEnd w:id="1637"/>
      <w:bookmarkEnd w:id="1638"/>
    </w:p>
    <w:p w14:paraId="673CAE64" w14:textId="77777777" w:rsidR="00F46474" w:rsidRPr="00627D3D" w:rsidRDefault="00F46474" w:rsidP="00F46474">
      <w:pPr>
        <w:pStyle w:val="Sinespaciado"/>
      </w:pPr>
      <w:r w:rsidRPr="00627D3D">
        <w:rPr>
          <w:noProof/>
        </w:rPr>
        <w:drawing>
          <wp:inline distT="0" distB="0" distL="0" distR="0" wp14:anchorId="42CA47CA" wp14:editId="6530E054">
            <wp:extent cx="5971540" cy="5676265"/>
            <wp:effectExtent l="0" t="0" r="0" b="635"/>
            <wp:docPr id="716678675"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1DFB1F5A" w14:textId="77777777" w:rsidR="00F46474" w:rsidRPr="00627D3D" w:rsidRDefault="00F46474" w:rsidP="00F46474">
      <w:pPr>
        <w:tabs>
          <w:tab w:val="left" w:pos="7125"/>
        </w:tabs>
        <w:spacing w:line="278" w:lineRule="auto"/>
        <w:ind w:firstLine="0"/>
        <w:jc w:val="left"/>
      </w:pPr>
    </w:p>
    <w:p w14:paraId="45EE7E2F" w14:textId="77777777" w:rsidR="00F46474" w:rsidRPr="00627D3D" w:rsidRDefault="00F46474" w:rsidP="00F46474">
      <w:r w:rsidRPr="00627D3D">
        <w:t>Fuente: Elaborado por el estudiante de acuerdo con el proyecto</w:t>
      </w:r>
    </w:p>
    <w:p w14:paraId="696BBDA5" w14:textId="77777777" w:rsidR="00F46474" w:rsidRDefault="00F46474" w:rsidP="00F46474">
      <w:r w:rsidRPr="008C5944">
        <w:lastRenderedPageBreak/>
        <w:t>Casos de prueba:</w:t>
      </w:r>
    </w:p>
    <w:p w14:paraId="65574459" w14:textId="77777777" w:rsidR="00F46474" w:rsidRDefault="00F46474" w:rsidP="00F46474"/>
    <w:p w14:paraId="5FE5E944" w14:textId="77777777" w:rsidR="00F46474" w:rsidRDefault="00F46474" w:rsidP="00F46474">
      <w:pPr>
        <w:numPr>
          <w:ilvl w:val="0"/>
          <w:numId w:val="314"/>
        </w:numPr>
        <w:tabs>
          <w:tab w:val="num" w:pos="720"/>
        </w:tabs>
        <w:rPr>
          <w:lang w:val="es-419"/>
        </w:rPr>
      </w:pPr>
      <w:r w:rsidRPr="00516C1B">
        <w:rPr>
          <w:lang w:val="es-419"/>
        </w:rPr>
        <w:t>Verificar la existencia de los filtros por fecha en la interfaz de informes de asistencia</w:t>
      </w:r>
      <w:r>
        <w:rPr>
          <w:lang w:val="es-419"/>
        </w:rPr>
        <w:t>.</w:t>
      </w:r>
    </w:p>
    <w:p w14:paraId="1232B4DD" w14:textId="77777777" w:rsidR="00F46474" w:rsidRPr="00516C1B" w:rsidRDefault="00F46474" w:rsidP="00F46474">
      <w:pPr>
        <w:ind w:left="1800" w:firstLine="0"/>
        <w:rPr>
          <w:lang w:val="es-419"/>
        </w:rPr>
      </w:pPr>
    </w:p>
    <w:p w14:paraId="3E514FFC" w14:textId="77777777" w:rsidR="00F46474" w:rsidRDefault="00F46474" w:rsidP="00F46474">
      <w:pPr>
        <w:numPr>
          <w:ilvl w:val="0"/>
          <w:numId w:val="314"/>
        </w:numPr>
        <w:tabs>
          <w:tab w:val="num" w:pos="720"/>
        </w:tabs>
        <w:rPr>
          <w:lang w:val="es-419"/>
        </w:rPr>
      </w:pPr>
      <w:r w:rsidRPr="00516C1B">
        <w:rPr>
          <w:lang w:val="es-419"/>
        </w:rPr>
        <w:t>Verificar la funcionalidad de filtrado de informes por rangos de fecha específicos</w:t>
      </w:r>
      <w:r>
        <w:rPr>
          <w:lang w:val="es-419"/>
        </w:rPr>
        <w:t>.</w:t>
      </w:r>
    </w:p>
    <w:p w14:paraId="50765E3F" w14:textId="77777777" w:rsidR="00F46474" w:rsidRPr="00516C1B" w:rsidRDefault="00F46474" w:rsidP="00F46474">
      <w:pPr>
        <w:ind w:firstLine="0"/>
        <w:rPr>
          <w:lang w:val="es-419"/>
        </w:rPr>
      </w:pPr>
    </w:p>
    <w:p w14:paraId="680A7FB6" w14:textId="77777777" w:rsidR="00F46474" w:rsidRDefault="00F46474" w:rsidP="00F46474">
      <w:pPr>
        <w:numPr>
          <w:ilvl w:val="0"/>
          <w:numId w:val="314"/>
        </w:numPr>
        <w:tabs>
          <w:tab w:val="num" w:pos="720"/>
        </w:tabs>
        <w:rPr>
          <w:lang w:val="es-419"/>
        </w:rPr>
      </w:pPr>
      <w:r w:rsidRPr="00516C1B">
        <w:rPr>
          <w:lang w:val="es-419"/>
        </w:rPr>
        <w:t>Verificar la correcta aplicación del filtro y actualización del listado de informes</w:t>
      </w:r>
      <w:r>
        <w:rPr>
          <w:lang w:val="es-419"/>
        </w:rPr>
        <w:t>.</w:t>
      </w:r>
    </w:p>
    <w:p w14:paraId="75D24760" w14:textId="77777777" w:rsidR="00F46474" w:rsidRPr="00A07FC8" w:rsidRDefault="00F46474" w:rsidP="00F46474">
      <w:pPr>
        <w:rPr>
          <w:lang w:val="es-419"/>
        </w:rPr>
      </w:pPr>
    </w:p>
    <w:p w14:paraId="1F091B0C" w14:textId="77777777" w:rsidR="00F46474" w:rsidRDefault="00F46474" w:rsidP="00F46474">
      <w:pPr>
        <w:ind w:left="720" w:firstLine="0"/>
      </w:pPr>
      <w:r w:rsidRPr="008C5944">
        <w:t>Resultados Esperados:</w:t>
      </w:r>
    </w:p>
    <w:p w14:paraId="3B5F67DD" w14:textId="77777777" w:rsidR="00F46474" w:rsidRDefault="00F46474" w:rsidP="00F46474">
      <w:pPr>
        <w:ind w:left="720" w:firstLine="0"/>
      </w:pPr>
    </w:p>
    <w:p w14:paraId="56204E38" w14:textId="77777777" w:rsidR="00F46474" w:rsidRDefault="00F46474" w:rsidP="00F46474">
      <w:pPr>
        <w:numPr>
          <w:ilvl w:val="0"/>
          <w:numId w:val="315"/>
        </w:numPr>
        <w:tabs>
          <w:tab w:val="num" w:pos="720"/>
        </w:tabs>
        <w:rPr>
          <w:lang w:val="es-419"/>
        </w:rPr>
      </w:pPr>
      <w:r w:rsidRPr="00516C1B">
        <w:rPr>
          <w:lang w:val="es-419"/>
        </w:rPr>
        <w:t>Los controles de filtrado por fecha (desde/hasta) son visibles y accesibles en la interfaz de informes</w:t>
      </w:r>
      <w:r>
        <w:rPr>
          <w:lang w:val="es-419"/>
        </w:rPr>
        <w:t>.</w:t>
      </w:r>
    </w:p>
    <w:p w14:paraId="30659861" w14:textId="77777777" w:rsidR="00F46474" w:rsidRPr="00516C1B" w:rsidRDefault="00F46474" w:rsidP="00F46474">
      <w:pPr>
        <w:ind w:left="1440" w:firstLine="0"/>
        <w:rPr>
          <w:lang w:val="es-419"/>
        </w:rPr>
      </w:pPr>
    </w:p>
    <w:p w14:paraId="44939981" w14:textId="77777777" w:rsidR="00F46474" w:rsidRDefault="00F46474" w:rsidP="00F46474">
      <w:pPr>
        <w:numPr>
          <w:ilvl w:val="0"/>
          <w:numId w:val="315"/>
        </w:numPr>
        <w:tabs>
          <w:tab w:val="num" w:pos="720"/>
        </w:tabs>
        <w:rPr>
          <w:lang w:val="es-419"/>
        </w:rPr>
      </w:pPr>
      <w:r w:rsidRPr="00516C1B">
        <w:rPr>
          <w:lang w:val="es-419"/>
        </w:rPr>
        <w:t>Al aplicar un filtro por fecha, el sistema muestra correctamente solo los informes dentro del rango especificado</w:t>
      </w:r>
      <w:r>
        <w:rPr>
          <w:lang w:val="es-419"/>
        </w:rPr>
        <w:t>.</w:t>
      </w:r>
    </w:p>
    <w:p w14:paraId="6D74C2A7" w14:textId="77777777" w:rsidR="00F46474" w:rsidRPr="00516C1B" w:rsidRDefault="00F46474" w:rsidP="00F46474">
      <w:pPr>
        <w:ind w:firstLine="0"/>
        <w:rPr>
          <w:lang w:val="es-419"/>
        </w:rPr>
      </w:pPr>
    </w:p>
    <w:p w14:paraId="335C63E0" w14:textId="77777777" w:rsidR="00F46474" w:rsidRDefault="00F46474" w:rsidP="00F46474">
      <w:pPr>
        <w:numPr>
          <w:ilvl w:val="0"/>
          <w:numId w:val="315"/>
        </w:numPr>
        <w:tabs>
          <w:tab w:val="num" w:pos="720"/>
        </w:tabs>
        <w:rPr>
          <w:lang w:val="es-419"/>
        </w:rPr>
      </w:pPr>
      <w:r w:rsidRPr="00516C1B">
        <w:rPr>
          <w:lang w:val="es-419"/>
        </w:rPr>
        <w:t>El listado de informes se actualiza inmediatamente mostrando únicamente los registros que cumplen con el criterio de fecha</w:t>
      </w:r>
      <w:r>
        <w:rPr>
          <w:lang w:val="es-419"/>
        </w:rPr>
        <w:t>.</w:t>
      </w:r>
    </w:p>
    <w:p w14:paraId="7A704EBB" w14:textId="77777777" w:rsidR="00F46474" w:rsidRPr="00A07FC8" w:rsidRDefault="00F46474" w:rsidP="00F46474">
      <w:pPr>
        <w:ind w:left="720" w:firstLine="0"/>
        <w:rPr>
          <w:lang w:val="es-419"/>
        </w:rPr>
      </w:pPr>
    </w:p>
    <w:p w14:paraId="41894B47" w14:textId="77777777" w:rsidR="00F46474" w:rsidRDefault="00F46474" w:rsidP="00F46474">
      <w:pPr>
        <w:ind w:left="720" w:firstLine="0"/>
      </w:pPr>
      <w:r w:rsidRPr="008C5944">
        <w:t>Resultados obtenidos</w:t>
      </w:r>
      <w:r>
        <w:t>:</w:t>
      </w:r>
    </w:p>
    <w:p w14:paraId="4B19B9A2" w14:textId="77777777" w:rsidR="00F46474" w:rsidRDefault="00F46474" w:rsidP="00F46474">
      <w:pPr>
        <w:ind w:left="720" w:firstLine="0"/>
      </w:pPr>
    </w:p>
    <w:p w14:paraId="34F369B3" w14:textId="77777777" w:rsidR="00F46474" w:rsidRDefault="00F46474" w:rsidP="00F46474">
      <w:pPr>
        <w:numPr>
          <w:ilvl w:val="0"/>
          <w:numId w:val="316"/>
        </w:numPr>
        <w:tabs>
          <w:tab w:val="num" w:pos="720"/>
        </w:tabs>
        <w:rPr>
          <w:lang w:val="es-419"/>
        </w:rPr>
      </w:pPr>
      <w:r w:rsidRPr="00516C1B">
        <w:rPr>
          <w:lang w:val="es-419"/>
        </w:rPr>
        <w:t>Los filtros por fecha están disponibles y funcionan correctamente en la interfaz</w:t>
      </w:r>
      <w:r>
        <w:rPr>
          <w:lang w:val="es-419"/>
        </w:rPr>
        <w:t>.</w:t>
      </w:r>
    </w:p>
    <w:p w14:paraId="792AB670" w14:textId="77777777" w:rsidR="00F46474" w:rsidRPr="00516C1B" w:rsidRDefault="00F46474" w:rsidP="00F46474">
      <w:pPr>
        <w:ind w:left="1440" w:firstLine="0"/>
        <w:rPr>
          <w:lang w:val="es-419"/>
        </w:rPr>
      </w:pPr>
    </w:p>
    <w:p w14:paraId="76A5F2A7" w14:textId="77777777" w:rsidR="00F46474" w:rsidRDefault="00F46474" w:rsidP="00F46474">
      <w:pPr>
        <w:numPr>
          <w:ilvl w:val="0"/>
          <w:numId w:val="316"/>
        </w:numPr>
        <w:tabs>
          <w:tab w:val="num" w:pos="720"/>
        </w:tabs>
        <w:rPr>
          <w:lang w:val="es-419"/>
        </w:rPr>
      </w:pPr>
      <w:r w:rsidRPr="00516C1B">
        <w:rPr>
          <w:lang w:val="es-419"/>
        </w:rPr>
        <w:t>El filtrado de informes por rangos de fecha específicos se ejecuta correctamente</w:t>
      </w:r>
      <w:r>
        <w:rPr>
          <w:lang w:val="es-419"/>
        </w:rPr>
        <w:t>.</w:t>
      </w:r>
    </w:p>
    <w:p w14:paraId="575AD632" w14:textId="77777777" w:rsidR="00F46474" w:rsidRPr="00516C1B" w:rsidRDefault="00F46474" w:rsidP="00F46474">
      <w:pPr>
        <w:ind w:firstLine="0"/>
        <w:rPr>
          <w:lang w:val="es-419"/>
        </w:rPr>
      </w:pPr>
    </w:p>
    <w:p w14:paraId="52D81ACC" w14:textId="77777777" w:rsidR="00F46474" w:rsidRDefault="00F46474" w:rsidP="00F46474">
      <w:pPr>
        <w:numPr>
          <w:ilvl w:val="0"/>
          <w:numId w:val="316"/>
        </w:numPr>
        <w:tabs>
          <w:tab w:val="num" w:pos="720"/>
        </w:tabs>
        <w:rPr>
          <w:lang w:val="es-419"/>
        </w:rPr>
      </w:pPr>
      <w:r w:rsidRPr="00516C1B">
        <w:rPr>
          <w:lang w:val="es-419"/>
        </w:rPr>
        <w:t>El listado se actualiza apropiadamente mostrando solo los informes del periodo seleccionado</w:t>
      </w:r>
      <w:r>
        <w:rPr>
          <w:lang w:val="es-419"/>
        </w:rPr>
        <w:t>.</w:t>
      </w:r>
    </w:p>
    <w:p w14:paraId="4788EDC2" w14:textId="77777777" w:rsidR="00F46474" w:rsidRPr="00516C1B" w:rsidRDefault="00F46474" w:rsidP="00F46474">
      <w:pPr>
        <w:ind w:firstLine="0"/>
        <w:rPr>
          <w:lang w:val="es-419"/>
        </w:rPr>
      </w:pPr>
    </w:p>
    <w:p w14:paraId="6B1609A9" w14:textId="29ADA1BE" w:rsidR="00F46474" w:rsidRPr="00105BCE" w:rsidRDefault="00F46474" w:rsidP="00F46474">
      <w:pPr>
        <w:rPr>
          <w:lang w:val="es-419"/>
        </w:rPr>
      </w:pPr>
      <w:r w:rsidRPr="00105BCE">
        <w:rPr>
          <w:lang w:val="es-419"/>
        </w:rPr>
        <w:t>En la figura 7.</w:t>
      </w:r>
      <w:r w:rsidR="008C28A7">
        <w:rPr>
          <w:lang w:val="es-419"/>
        </w:rPr>
        <w:t>47</w:t>
      </w:r>
      <w:r w:rsidRPr="00105BCE">
        <w:rPr>
          <w:lang w:val="es-419"/>
        </w:rPr>
        <w:t xml:space="preserve"> </w:t>
      </w:r>
      <w:r w:rsidRPr="00105BCE">
        <w:t xml:space="preserve">muestra el módulo de Informe de Asistencia aplicando un filtro de fechas desde el 01-10-2025 hasta el 02-10-2025. En la tabla de resultados se visualizan los registros de asistencia correspondientes a esa búsqueda, mostrando el ID de usuario, nombre del usuario, fecha y hora de marcación. En este caso aparecen dos registros: uno del usuario </w:t>
      </w:r>
      <w:r w:rsidRPr="00105BCE">
        <w:rPr>
          <w:i/>
          <w:iCs/>
        </w:rPr>
        <w:t>prueba</w:t>
      </w:r>
      <w:r w:rsidRPr="00105BCE">
        <w:t xml:space="preserve"> y otro del usuario </w:t>
      </w:r>
      <w:r w:rsidRPr="00105BCE">
        <w:rPr>
          <w:i/>
          <w:iCs/>
        </w:rPr>
        <w:t>Vicente Ignacio</w:t>
      </w:r>
      <w:r w:rsidRPr="00105BCE">
        <w:t>, ambos con fecha 02-10-2025.</w:t>
      </w:r>
    </w:p>
    <w:p w14:paraId="477D7E99" w14:textId="219087A1" w:rsidR="00F46474" w:rsidRPr="008C5944" w:rsidRDefault="00F46474" w:rsidP="00F46474">
      <w:pPr>
        <w:pStyle w:val="Descripcin"/>
      </w:pPr>
      <w:bookmarkStart w:id="1639" w:name="_Toc210409410"/>
      <w:bookmarkStart w:id="1640" w:name="_Toc210410190"/>
      <w:bookmarkStart w:id="1641" w:name="_Toc213787063"/>
      <w:bookmarkStart w:id="1642" w:name="_Toc213787477"/>
      <w:r>
        <w:t xml:space="preserve">Figura </w:t>
      </w:r>
      <w:fldSimple w:instr=" STYLEREF 1 \s ">
        <w:r w:rsidR="008F7228">
          <w:rPr>
            <w:noProof/>
          </w:rPr>
          <w:t>7</w:t>
        </w:r>
      </w:fldSimple>
      <w:r w:rsidR="008F7228">
        <w:t>.</w:t>
      </w:r>
      <w:fldSimple w:instr=" SEQ Figura \* ARABIC \s 1 ">
        <w:r w:rsidR="008F7228">
          <w:rPr>
            <w:noProof/>
          </w:rPr>
          <w:t>47</w:t>
        </w:r>
      </w:fldSimple>
      <w:r>
        <w:t xml:space="preserve"> “Captura de pantalla de prueba 1-2-3 caso de uso N°5.2”</w:t>
      </w:r>
      <w:bookmarkEnd w:id="1639"/>
      <w:bookmarkEnd w:id="1640"/>
      <w:bookmarkEnd w:id="1641"/>
      <w:bookmarkEnd w:id="1642"/>
    </w:p>
    <w:p w14:paraId="346E8422" w14:textId="77777777" w:rsidR="00F46474" w:rsidRPr="00A07FC8" w:rsidRDefault="00F46474" w:rsidP="00F46474">
      <w:pPr>
        <w:ind w:left="720" w:firstLine="0"/>
        <w:rPr>
          <w:lang w:val="es-419"/>
        </w:rPr>
      </w:pPr>
    </w:p>
    <w:p w14:paraId="0ECFC9F2" w14:textId="77777777" w:rsidR="00F46474" w:rsidRDefault="00F46474" w:rsidP="00F46474">
      <w:pPr>
        <w:pStyle w:val="Sinespaciado"/>
      </w:pPr>
      <w:r w:rsidRPr="0026413C">
        <w:rPr>
          <w:noProof/>
        </w:rPr>
        <w:drawing>
          <wp:inline distT="0" distB="0" distL="0" distR="0" wp14:anchorId="1F1AEF74" wp14:editId="6760EF0F">
            <wp:extent cx="5971540" cy="1572260"/>
            <wp:effectExtent l="0" t="0" r="0" b="8890"/>
            <wp:docPr id="20306072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07219" name="Imagen 1" descr="Interfaz de usuario gráfica, Aplicación&#10;&#10;El contenido generado por IA puede ser incorrecto."/>
                    <pic:cNvPicPr/>
                  </pic:nvPicPr>
                  <pic:blipFill>
                    <a:blip r:embed="rId214"/>
                    <a:stretch>
                      <a:fillRect/>
                    </a:stretch>
                  </pic:blipFill>
                  <pic:spPr>
                    <a:xfrm>
                      <a:off x="0" y="0"/>
                      <a:ext cx="5971540" cy="1572260"/>
                    </a:xfrm>
                    <a:prstGeom prst="rect">
                      <a:avLst/>
                    </a:prstGeom>
                  </pic:spPr>
                </pic:pic>
              </a:graphicData>
            </a:graphic>
          </wp:inline>
        </w:drawing>
      </w:r>
    </w:p>
    <w:p w14:paraId="5483083A" w14:textId="77777777" w:rsidR="00F46474" w:rsidRDefault="00F46474" w:rsidP="00F46474">
      <w:pPr>
        <w:ind w:firstLine="0"/>
      </w:pPr>
    </w:p>
    <w:p w14:paraId="41DF8591" w14:textId="77777777" w:rsidR="00F46474" w:rsidRDefault="00F46474" w:rsidP="00F46474">
      <w:r>
        <w:t>Fuente: Captura realizada al sistema web EugCOM</w:t>
      </w:r>
    </w:p>
    <w:p w14:paraId="3713E61D" w14:textId="77777777" w:rsidR="00F46474" w:rsidRPr="00CB0FA9" w:rsidRDefault="00F46474" w:rsidP="00F46474">
      <w:pPr>
        <w:spacing w:line="278" w:lineRule="auto"/>
        <w:ind w:firstLine="0"/>
        <w:jc w:val="left"/>
        <w:rPr>
          <w:rFonts w:eastAsiaTheme="majorEastAsia" w:cstheme="majorBidi"/>
          <w:szCs w:val="32"/>
        </w:rPr>
      </w:pPr>
      <w:r>
        <w:br w:type="page"/>
      </w:r>
    </w:p>
    <w:p w14:paraId="116FC998" w14:textId="77777777" w:rsidR="00F46474" w:rsidRDefault="00F46474" w:rsidP="00F46474">
      <w:pPr>
        <w:pStyle w:val="Ttulo2"/>
      </w:pPr>
      <w:bookmarkStart w:id="1643" w:name="_Toc213787189"/>
      <w:r>
        <w:lastRenderedPageBreak/>
        <w:t>Prueba Unitaria CU N°5.3</w:t>
      </w:r>
      <w:bookmarkEnd w:id="1643"/>
    </w:p>
    <w:p w14:paraId="089584A5" w14:textId="77777777" w:rsidR="00F46474" w:rsidRDefault="00F46474" w:rsidP="00F46474">
      <w:pPr>
        <w:spacing w:line="278" w:lineRule="auto"/>
        <w:ind w:firstLine="0"/>
        <w:jc w:val="left"/>
      </w:pPr>
    </w:p>
    <w:p w14:paraId="6B0E58CC" w14:textId="450122AD" w:rsidR="00F46474" w:rsidRPr="00627D3D" w:rsidRDefault="00F46474" w:rsidP="00F46474">
      <w:r w:rsidRPr="00627D3D">
        <w:t xml:space="preserve">En la </w:t>
      </w:r>
      <w:r w:rsidRPr="00627D3D">
        <w:rPr>
          <w:i/>
        </w:rPr>
        <w:t xml:space="preserve">Tabla </w:t>
      </w:r>
      <w:r>
        <w:rPr>
          <w:i/>
        </w:rPr>
        <w:t>7.</w:t>
      </w:r>
      <w:r w:rsidR="008C28A7">
        <w:rPr>
          <w:i/>
        </w:rPr>
        <w:t>48</w:t>
      </w:r>
      <w:r>
        <w:rPr>
          <w:i/>
        </w:rPr>
        <w:t xml:space="preserve"> </w:t>
      </w:r>
      <w:r w:rsidRPr="00627D3D">
        <w:t>se puede visualizar el Caso de uso N°5.3, se crean casillas de filtrado para la búsqueda de la asistencia.</w:t>
      </w:r>
    </w:p>
    <w:p w14:paraId="2071866B" w14:textId="77777777" w:rsidR="00F46474" w:rsidRPr="00627D3D" w:rsidRDefault="00F46474" w:rsidP="00F46474">
      <w:pPr>
        <w:spacing w:line="278" w:lineRule="auto"/>
        <w:ind w:firstLine="0"/>
        <w:jc w:val="left"/>
      </w:pPr>
    </w:p>
    <w:p w14:paraId="3E3E7789" w14:textId="32D5D5CD" w:rsidR="00F46474" w:rsidRPr="00627D3D" w:rsidRDefault="00F46474" w:rsidP="00F46474">
      <w:pPr>
        <w:pStyle w:val="Descripcin"/>
      </w:pPr>
      <w:bookmarkStart w:id="1644" w:name="_Toc209985120"/>
      <w:bookmarkStart w:id="1645" w:name="_Toc210409411"/>
      <w:bookmarkStart w:id="1646" w:name="_Toc210410191"/>
      <w:bookmarkStart w:id="1647" w:name="_Toc213787064"/>
      <w:bookmarkStart w:id="1648" w:name="_Toc213787478"/>
      <w:r w:rsidRPr="00627D3D">
        <w:t xml:space="preserve">Tabla </w:t>
      </w:r>
      <w:fldSimple w:instr=" STYLEREF 1 \s ">
        <w:r w:rsidR="008F7228">
          <w:rPr>
            <w:noProof/>
          </w:rPr>
          <w:t>7</w:t>
        </w:r>
      </w:fldSimple>
      <w:r w:rsidR="008F7228">
        <w:t>.</w:t>
      </w:r>
      <w:fldSimple w:instr=" SEQ Tabla \* ARABIC \s 1 ">
        <w:r w:rsidR="008F7228">
          <w:rPr>
            <w:noProof/>
          </w:rPr>
          <w:t>48</w:t>
        </w:r>
      </w:fldSimple>
      <w:r w:rsidRPr="00627D3D">
        <w:t xml:space="preserve"> Caso de uso N°5.3, creando casilla para filtro de búsqueda</w:t>
      </w:r>
      <w:bookmarkEnd w:id="1644"/>
      <w:bookmarkEnd w:id="1645"/>
      <w:bookmarkEnd w:id="1646"/>
      <w:bookmarkEnd w:id="1647"/>
      <w:bookmarkEnd w:id="1648"/>
    </w:p>
    <w:p w14:paraId="7D7C933D" w14:textId="77777777" w:rsidR="00F46474" w:rsidRPr="00627D3D" w:rsidRDefault="00F46474" w:rsidP="00F46474">
      <w:pPr>
        <w:pStyle w:val="Sinespaciado"/>
      </w:pPr>
      <w:r w:rsidRPr="00627D3D">
        <w:rPr>
          <w:noProof/>
        </w:rPr>
        <w:drawing>
          <wp:inline distT="0" distB="0" distL="0" distR="0" wp14:anchorId="0CBFFBF4" wp14:editId="3C316987">
            <wp:extent cx="5971540" cy="4447540"/>
            <wp:effectExtent l="0" t="0" r="0" b="0"/>
            <wp:docPr id="441763191"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2F298E83" w14:textId="77777777" w:rsidR="00F46474" w:rsidRPr="00627D3D" w:rsidRDefault="00F46474" w:rsidP="00F46474">
      <w:pPr>
        <w:spacing w:line="278" w:lineRule="auto"/>
        <w:ind w:firstLine="0"/>
        <w:jc w:val="left"/>
      </w:pPr>
    </w:p>
    <w:p w14:paraId="684CFB19" w14:textId="77777777" w:rsidR="00F46474" w:rsidRDefault="00F46474" w:rsidP="00F46474">
      <w:r w:rsidRPr="00627D3D">
        <w:t>Fuente: Elaborado por el estudiante de acuerdo con el proyecto</w:t>
      </w:r>
    </w:p>
    <w:p w14:paraId="6C49E12B" w14:textId="77777777" w:rsidR="00F46474" w:rsidRDefault="00F46474" w:rsidP="00F46474"/>
    <w:p w14:paraId="69502ED2" w14:textId="77777777" w:rsidR="00F46474" w:rsidRDefault="00F46474" w:rsidP="00F46474"/>
    <w:p w14:paraId="44212666" w14:textId="77777777" w:rsidR="00F46474" w:rsidRDefault="00F46474" w:rsidP="00F46474">
      <w:r w:rsidRPr="008C5944">
        <w:t>Casos de prueba:</w:t>
      </w:r>
    </w:p>
    <w:p w14:paraId="46CAF76A" w14:textId="77777777" w:rsidR="00F46474" w:rsidRDefault="00F46474" w:rsidP="00F46474">
      <w:pPr>
        <w:numPr>
          <w:ilvl w:val="0"/>
          <w:numId w:val="317"/>
        </w:numPr>
        <w:tabs>
          <w:tab w:val="num" w:pos="720"/>
        </w:tabs>
        <w:rPr>
          <w:lang w:val="es-419"/>
        </w:rPr>
      </w:pPr>
      <w:r w:rsidRPr="00516C1B">
        <w:rPr>
          <w:lang w:val="es-419"/>
        </w:rPr>
        <w:lastRenderedPageBreak/>
        <w:t>Verificar la existencia de casillas de filtro de búsqueda en la interfaz de informes</w:t>
      </w:r>
      <w:r>
        <w:rPr>
          <w:lang w:val="es-419"/>
        </w:rPr>
        <w:t>.</w:t>
      </w:r>
    </w:p>
    <w:p w14:paraId="7382679C" w14:textId="77777777" w:rsidR="00F46474" w:rsidRPr="00516C1B" w:rsidRDefault="00F46474" w:rsidP="00F46474">
      <w:pPr>
        <w:ind w:firstLine="0"/>
        <w:rPr>
          <w:lang w:val="es-419"/>
        </w:rPr>
      </w:pPr>
    </w:p>
    <w:p w14:paraId="6CCDBE29" w14:textId="77777777" w:rsidR="00F46474" w:rsidRDefault="00F46474" w:rsidP="00F46474">
      <w:pPr>
        <w:numPr>
          <w:ilvl w:val="0"/>
          <w:numId w:val="317"/>
        </w:numPr>
        <w:tabs>
          <w:tab w:val="num" w:pos="720"/>
        </w:tabs>
        <w:rPr>
          <w:lang w:val="es-419"/>
        </w:rPr>
      </w:pPr>
      <w:r w:rsidRPr="00516C1B">
        <w:rPr>
          <w:lang w:val="es-419"/>
        </w:rPr>
        <w:t>Verificar la funcionalidad de las casillas de filtro para refinar búsquedas</w:t>
      </w:r>
      <w:r>
        <w:rPr>
          <w:lang w:val="es-419"/>
        </w:rPr>
        <w:t>.</w:t>
      </w:r>
    </w:p>
    <w:p w14:paraId="2C0519B7" w14:textId="77777777" w:rsidR="00F46474" w:rsidRPr="00A07FC8" w:rsidRDefault="00F46474" w:rsidP="00F46474">
      <w:pPr>
        <w:ind w:firstLine="0"/>
        <w:rPr>
          <w:lang w:val="es-419"/>
        </w:rPr>
      </w:pPr>
    </w:p>
    <w:p w14:paraId="5AB84DD5" w14:textId="77777777" w:rsidR="00F46474" w:rsidRDefault="00F46474" w:rsidP="00F46474">
      <w:pPr>
        <w:ind w:left="720" w:firstLine="0"/>
      </w:pPr>
      <w:r w:rsidRPr="008C5944">
        <w:t>Resultados Esperados:</w:t>
      </w:r>
    </w:p>
    <w:p w14:paraId="6B8EC1BD" w14:textId="77777777" w:rsidR="00F46474" w:rsidRDefault="00F46474" w:rsidP="00F46474">
      <w:pPr>
        <w:ind w:left="720" w:firstLine="0"/>
      </w:pPr>
    </w:p>
    <w:p w14:paraId="5EAB55F0" w14:textId="77777777" w:rsidR="00F46474" w:rsidRDefault="00F46474" w:rsidP="00F46474">
      <w:pPr>
        <w:numPr>
          <w:ilvl w:val="0"/>
          <w:numId w:val="318"/>
        </w:numPr>
        <w:tabs>
          <w:tab w:val="num" w:pos="720"/>
        </w:tabs>
        <w:rPr>
          <w:lang w:val="es-419"/>
        </w:rPr>
      </w:pPr>
      <w:r w:rsidRPr="0036467F">
        <w:rPr>
          <w:lang w:val="es-419"/>
        </w:rPr>
        <w:t>Las casillas de filtro de búsqueda son visibles y accesibles en la interfaz de informes de asistencia</w:t>
      </w:r>
      <w:r>
        <w:rPr>
          <w:lang w:val="es-419"/>
        </w:rPr>
        <w:t>.</w:t>
      </w:r>
    </w:p>
    <w:p w14:paraId="6E0CAFC7" w14:textId="77777777" w:rsidR="00F46474" w:rsidRPr="0036467F" w:rsidRDefault="00F46474" w:rsidP="00F46474">
      <w:pPr>
        <w:ind w:left="1440" w:firstLine="0"/>
        <w:rPr>
          <w:lang w:val="es-419"/>
        </w:rPr>
      </w:pPr>
    </w:p>
    <w:p w14:paraId="77C04C17" w14:textId="77777777" w:rsidR="00F46474" w:rsidRDefault="00F46474" w:rsidP="00F46474">
      <w:pPr>
        <w:numPr>
          <w:ilvl w:val="0"/>
          <w:numId w:val="318"/>
        </w:numPr>
        <w:tabs>
          <w:tab w:val="num" w:pos="720"/>
        </w:tabs>
        <w:rPr>
          <w:lang w:val="es-419"/>
        </w:rPr>
      </w:pPr>
      <w:r w:rsidRPr="0036467F">
        <w:rPr>
          <w:lang w:val="es-419"/>
        </w:rPr>
        <w:t>Las casillas de filtro permiten refinar correctamente las búsquedas según los criterios seleccionados</w:t>
      </w:r>
      <w:r>
        <w:rPr>
          <w:lang w:val="es-419"/>
        </w:rPr>
        <w:t>.</w:t>
      </w:r>
    </w:p>
    <w:p w14:paraId="273416A7" w14:textId="77777777" w:rsidR="00F46474" w:rsidRPr="0036467F" w:rsidRDefault="00F46474" w:rsidP="00F46474">
      <w:pPr>
        <w:ind w:firstLine="0"/>
        <w:rPr>
          <w:lang w:val="es-419"/>
        </w:rPr>
      </w:pPr>
    </w:p>
    <w:p w14:paraId="1455C7BB" w14:textId="77777777" w:rsidR="00F46474" w:rsidRPr="00A07FC8" w:rsidRDefault="00F46474" w:rsidP="00F46474">
      <w:pPr>
        <w:rPr>
          <w:lang w:val="es-419"/>
        </w:rPr>
      </w:pPr>
    </w:p>
    <w:p w14:paraId="39DC1A37" w14:textId="77777777" w:rsidR="00F46474" w:rsidRDefault="00F46474" w:rsidP="00F46474">
      <w:pPr>
        <w:ind w:left="720" w:firstLine="0"/>
      </w:pPr>
      <w:r w:rsidRPr="008C5944">
        <w:t>Resultados obtenidos</w:t>
      </w:r>
      <w:r>
        <w:t>:</w:t>
      </w:r>
    </w:p>
    <w:p w14:paraId="4BE67C2F" w14:textId="77777777" w:rsidR="00F46474" w:rsidRDefault="00F46474" w:rsidP="00F46474">
      <w:pPr>
        <w:ind w:left="720" w:firstLine="0"/>
      </w:pPr>
    </w:p>
    <w:p w14:paraId="6436E67F" w14:textId="77777777" w:rsidR="00F46474" w:rsidRDefault="00F46474" w:rsidP="00F46474">
      <w:pPr>
        <w:numPr>
          <w:ilvl w:val="0"/>
          <w:numId w:val="319"/>
        </w:numPr>
        <w:tabs>
          <w:tab w:val="num" w:pos="720"/>
        </w:tabs>
        <w:rPr>
          <w:lang w:val="es-419"/>
        </w:rPr>
      </w:pPr>
      <w:r w:rsidRPr="0036467F">
        <w:rPr>
          <w:lang w:val="es-419"/>
        </w:rPr>
        <w:t>Las casillas de filtro de búsqueda están disponibles en la interfaz de informes</w:t>
      </w:r>
      <w:r>
        <w:rPr>
          <w:lang w:val="es-419"/>
        </w:rPr>
        <w:t>.</w:t>
      </w:r>
    </w:p>
    <w:p w14:paraId="293584A8" w14:textId="77777777" w:rsidR="00F46474" w:rsidRPr="0036467F" w:rsidRDefault="00F46474" w:rsidP="00F46474">
      <w:pPr>
        <w:ind w:left="1440" w:firstLine="0"/>
        <w:rPr>
          <w:lang w:val="es-419"/>
        </w:rPr>
      </w:pPr>
    </w:p>
    <w:p w14:paraId="052EF7CD" w14:textId="77777777" w:rsidR="00F46474" w:rsidRDefault="00F46474" w:rsidP="00F46474">
      <w:pPr>
        <w:numPr>
          <w:ilvl w:val="0"/>
          <w:numId w:val="319"/>
        </w:numPr>
        <w:tabs>
          <w:tab w:val="num" w:pos="720"/>
        </w:tabs>
        <w:rPr>
          <w:lang w:val="es-419"/>
        </w:rPr>
      </w:pPr>
      <w:r w:rsidRPr="0036467F">
        <w:rPr>
          <w:lang w:val="es-419"/>
        </w:rPr>
        <w:t>La funcionalidad de filtrado mediante casillas opera correctamente</w:t>
      </w:r>
      <w:r>
        <w:rPr>
          <w:lang w:val="es-419"/>
        </w:rPr>
        <w:t>.</w:t>
      </w:r>
    </w:p>
    <w:p w14:paraId="75E533FC" w14:textId="77777777" w:rsidR="00F46474" w:rsidRPr="0036467F" w:rsidRDefault="00F46474" w:rsidP="00F46474">
      <w:pPr>
        <w:ind w:firstLine="0"/>
        <w:rPr>
          <w:lang w:val="es-419"/>
        </w:rPr>
      </w:pPr>
    </w:p>
    <w:p w14:paraId="75083372" w14:textId="77777777" w:rsidR="00F46474" w:rsidRDefault="00F46474" w:rsidP="00F46474">
      <w:pPr>
        <w:rPr>
          <w:lang w:val="es-419"/>
        </w:rPr>
      </w:pPr>
    </w:p>
    <w:p w14:paraId="56AA81A4" w14:textId="77777777" w:rsidR="00F46474" w:rsidRPr="0036467F" w:rsidRDefault="00F46474" w:rsidP="00F46474">
      <w:pPr>
        <w:ind w:firstLine="0"/>
        <w:rPr>
          <w:lang w:val="es-419"/>
        </w:rPr>
      </w:pPr>
    </w:p>
    <w:p w14:paraId="663C59B3" w14:textId="3C0056F7" w:rsidR="00F46474" w:rsidRPr="00105BCE" w:rsidRDefault="00F46474" w:rsidP="00F46474">
      <w:pPr>
        <w:rPr>
          <w:lang w:val="es-419"/>
        </w:rPr>
      </w:pPr>
      <w:r w:rsidRPr="00105BCE">
        <w:rPr>
          <w:lang w:val="es-419"/>
        </w:rPr>
        <w:lastRenderedPageBreak/>
        <w:t>En la figura 7.</w:t>
      </w:r>
      <w:r w:rsidR="008C28A7">
        <w:rPr>
          <w:lang w:val="es-419"/>
        </w:rPr>
        <w:t>48</w:t>
      </w:r>
      <w:r w:rsidRPr="00105BCE">
        <w:rPr>
          <w:lang w:val="es-419"/>
        </w:rPr>
        <w:t xml:space="preserve"> </w:t>
      </w:r>
      <w:r w:rsidRPr="00105BCE">
        <w:t>muestra la sección de Informe de Asistencia, específicamente las casillas de filtro. El formulario permite filtrar los registros ingresando un nombre de empleado y/o seleccionando un rango de fechas con los campos Desde y Hasta. Una vez definidos los criterios, se debe presionar el botón Filtrar para mostrar en la tabla únicamente los resultados que cumplan con esas condiciones.</w:t>
      </w:r>
    </w:p>
    <w:p w14:paraId="344A2229" w14:textId="007F0972" w:rsidR="00F46474" w:rsidRPr="008C5944" w:rsidRDefault="00F46474" w:rsidP="00F46474">
      <w:pPr>
        <w:pStyle w:val="Descripcin"/>
      </w:pPr>
      <w:bookmarkStart w:id="1649" w:name="_Toc210409412"/>
      <w:bookmarkStart w:id="1650" w:name="_Toc210410192"/>
      <w:bookmarkStart w:id="1651" w:name="_Toc213787065"/>
      <w:bookmarkStart w:id="1652" w:name="_Toc213787479"/>
      <w:r>
        <w:t xml:space="preserve">Figura </w:t>
      </w:r>
      <w:fldSimple w:instr=" STYLEREF 1 \s ">
        <w:r w:rsidR="008F7228">
          <w:rPr>
            <w:noProof/>
          </w:rPr>
          <w:t>7</w:t>
        </w:r>
      </w:fldSimple>
      <w:r w:rsidR="008F7228">
        <w:t>.</w:t>
      </w:r>
      <w:fldSimple w:instr=" SEQ Figura \* ARABIC \s 1 ">
        <w:r w:rsidR="008F7228">
          <w:rPr>
            <w:noProof/>
          </w:rPr>
          <w:t>48</w:t>
        </w:r>
      </w:fldSimple>
      <w:r>
        <w:t xml:space="preserve"> “Captura de pantalla de prueba 1-2 caso de uso N°5.3”</w:t>
      </w:r>
      <w:bookmarkEnd w:id="1649"/>
      <w:bookmarkEnd w:id="1650"/>
      <w:bookmarkEnd w:id="1651"/>
      <w:bookmarkEnd w:id="1652"/>
    </w:p>
    <w:p w14:paraId="1B0D5B95" w14:textId="77777777" w:rsidR="00F46474" w:rsidRPr="00A07FC8" w:rsidRDefault="00F46474" w:rsidP="00F46474">
      <w:pPr>
        <w:ind w:left="720" w:firstLine="0"/>
        <w:rPr>
          <w:lang w:val="es-419"/>
        </w:rPr>
      </w:pPr>
    </w:p>
    <w:p w14:paraId="6A7F310D" w14:textId="77777777" w:rsidR="00F46474" w:rsidRDefault="00F46474" w:rsidP="00F46474">
      <w:pPr>
        <w:pStyle w:val="Sinespaciado"/>
      </w:pPr>
      <w:r w:rsidRPr="0026413C">
        <w:rPr>
          <w:noProof/>
        </w:rPr>
        <w:drawing>
          <wp:inline distT="0" distB="0" distL="0" distR="0" wp14:anchorId="4EAA2820" wp14:editId="70D2236C">
            <wp:extent cx="5971540" cy="618490"/>
            <wp:effectExtent l="0" t="0" r="0" b="0"/>
            <wp:docPr id="1416998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98438" name=""/>
                    <pic:cNvPicPr/>
                  </pic:nvPicPr>
                  <pic:blipFill>
                    <a:blip r:embed="rId215"/>
                    <a:stretch>
                      <a:fillRect/>
                    </a:stretch>
                  </pic:blipFill>
                  <pic:spPr>
                    <a:xfrm>
                      <a:off x="0" y="0"/>
                      <a:ext cx="5971540" cy="618490"/>
                    </a:xfrm>
                    <a:prstGeom prst="rect">
                      <a:avLst/>
                    </a:prstGeom>
                  </pic:spPr>
                </pic:pic>
              </a:graphicData>
            </a:graphic>
          </wp:inline>
        </w:drawing>
      </w:r>
    </w:p>
    <w:p w14:paraId="2C89BC54" w14:textId="77777777" w:rsidR="00F46474" w:rsidRDefault="00F46474" w:rsidP="00F46474"/>
    <w:p w14:paraId="3B0ABEFA" w14:textId="77777777" w:rsidR="00F46474" w:rsidRDefault="00F46474" w:rsidP="00F46474">
      <w:r>
        <w:t>Fuente: Captura realizada al sistema web EugCOM</w:t>
      </w:r>
    </w:p>
    <w:p w14:paraId="264D5C35" w14:textId="77777777" w:rsidR="00F46474" w:rsidRPr="00CB0FA9" w:rsidRDefault="00F46474" w:rsidP="00F46474">
      <w:pPr>
        <w:spacing w:line="278" w:lineRule="auto"/>
        <w:ind w:firstLine="0"/>
        <w:jc w:val="left"/>
        <w:rPr>
          <w:rFonts w:eastAsiaTheme="majorEastAsia" w:cstheme="majorBidi"/>
          <w:szCs w:val="32"/>
        </w:rPr>
      </w:pPr>
      <w:r>
        <w:br w:type="page"/>
      </w:r>
    </w:p>
    <w:p w14:paraId="00D71980" w14:textId="77777777" w:rsidR="00F46474" w:rsidRDefault="00F46474" w:rsidP="00F46474">
      <w:pPr>
        <w:pStyle w:val="Ttulo2"/>
      </w:pPr>
      <w:bookmarkStart w:id="1653" w:name="_Toc213787190"/>
      <w:r>
        <w:lastRenderedPageBreak/>
        <w:t>Prueba Unitaria CU N°5.4</w:t>
      </w:r>
      <w:bookmarkEnd w:id="1653"/>
    </w:p>
    <w:p w14:paraId="56F9F879" w14:textId="77777777" w:rsidR="00F46474" w:rsidRDefault="00F46474" w:rsidP="00F46474">
      <w:pPr>
        <w:spacing w:line="278" w:lineRule="auto"/>
        <w:ind w:firstLine="0"/>
        <w:jc w:val="left"/>
      </w:pPr>
    </w:p>
    <w:p w14:paraId="4EBE23E8" w14:textId="590EE0C5" w:rsidR="00F46474" w:rsidRPr="00627D3D" w:rsidRDefault="00F46474" w:rsidP="00F46474">
      <w:r w:rsidRPr="00627D3D">
        <w:t xml:space="preserve">En la </w:t>
      </w:r>
      <w:r w:rsidRPr="00627D3D">
        <w:rPr>
          <w:i/>
        </w:rPr>
        <w:t xml:space="preserve">Tabla </w:t>
      </w:r>
      <w:r>
        <w:rPr>
          <w:i/>
        </w:rPr>
        <w:t>7.</w:t>
      </w:r>
      <w:r w:rsidR="008C28A7">
        <w:rPr>
          <w:i/>
        </w:rPr>
        <w:t>49</w:t>
      </w:r>
      <w:r>
        <w:rPr>
          <w:i/>
        </w:rPr>
        <w:t xml:space="preserve"> </w:t>
      </w:r>
      <w:r w:rsidRPr="00627D3D">
        <w:t>se puede visualizar el Caso de uso N°5.4 Se crea una barra de búsqueda que permite buscar al usuario cualquier tipo de información deseada.</w:t>
      </w:r>
    </w:p>
    <w:p w14:paraId="6F745A70" w14:textId="77777777" w:rsidR="00F46474" w:rsidRPr="00627D3D" w:rsidRDefault="00F46474" w:rsidP="00F46474">
      <w:pPr>
        <w:spacing w:line="278" w:lineRule="auto"/>
        <w:ind w:firstLine="0"/>
        <w:jc w:val="left"/>
      </w:pPr>
    </w:p>
    <w:p w14:paraId="5DBE6EC0" w14:textId="055AF74A" w:rsidR="00F46474" w:rsidRPr="00627D3D" w:rsidRDefault="00F46474" w:rsidP="00F46474">
      <w:pPr>
        <w:pStyle w:val="Descripcin"/>
      </w:pPr>
      <w:bookmarkStart w:id="1654" w:name="_Toc209985121"/>
      <w:bookmarkStart w:id="1655" w:name="_Toc210409413"/>
      <w:bookmarkStart w:id="1656" w:name="_Toc210410193"/>
      <w:bookmarkStart w:id="1657" w:name="_Toc213787066"/>
      <w:bookmarkStart w:id="1658" w:name="_Toc213787480"/>
      <w:r>
        <w:t xml:space="preserve">Tabla </w:t>
      </w:r>
      <w:fldSimple w:instr=" STYLEREF 1 \s ">
        <w:r w:rsidR="008F7228">
          <w:rPr>
            <w:noProof/>
          </w:rPr>
          <w:t>7</w:t>
        </w:r>
      </w:fldSimple>
      <w:r w:rsidR="008F7228">
        <w:t>.</w:t>
      </w:r>
      <w:fldSimple w:instr=" SEQ Tabla \* ARABIC \s 1 ">
        <w:r w:rsidR="008F7228">
          <w:rPr>
            <w:noProof/>
          </w:rPr>
          <w:t>49</w:t>
        </w:r>
      </w:fldSimple>
      <w:r>
        <w:t xml:space="preserve"> </w:t>
      </w:r>
      <w:r w:rsidRPr="00627D3D">
        <w:t>Caso de uso N°5.4, filtrando informe de asistencia</w:t>
      </w:r>
      <w:bookmarkEnd w:id="1654"/>
      <w:bookmarkEnd w:id="1655"/>
      <w:bookmarkEnd w:id="1656"/>
      <w:bookmarkEnd w:id="1657"/>
      <w:bookmarkEnd w:id="1658"/>
    </w:p>
    <w:p w14:paraId="6DABA386" w14:textId="77777777" w:rsidR="00F46474" w:rsidRPr="00627D3D" w:rsidRDefault="00F46474" w:rsidP="00F46474">
      <w:pPr>
        <w:pStyle w:val="Sinespaciado"/>
      </w:pPr>
      <w:r w:rsidRPr="00627D3D">
        <w:rPr>
          <w:noProof/>
        </w:rPr>
        <w:drawing>
          <wp:inline distT="0" distB="0" distL="0" distR="0" wp14:anchorId="48A5D13B" wp14:editId="1C58ACF6">
            <wp:extent cx="5971540" cy="5085715"/>
            <wp:effectExtent l="0" t="0" r="0" b="635"/>
            <wp:docPr id="44854041"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6CAD3B78" w14:textId="77777777" w:rsidR="00F46474" w:rsidRPr="00627D3D" w:rsidRDefault="00F46474" w:rsidP="00F46474">
      <w:pPr>
        <w:spacing w:line="278" w:lineRule="auto"/>
        <w:ind w:firstLine="0"/>
        <w:jc w:val="left"/>
      </w:pPr>
    </w:p>
    <w:p w14:paraId="4CCF6B18" w14:textId="77777777" w:rsidR="00F46474" w:rsidRDefault="00F46474" w:rsidP="00F46474">
      <w:r w:rsidRPr="00627D3D">
        <w:t>Fuente: Elaborado por el estudiante de acuerdo con el proyecto</w:t>
      </w:r>
    </w:p>
    <w:p w14:paraId="4C4C6557" w14:textId="77777777" w:rsidR="00F46474" w:rsidRDefault="00F46474" w:rsidP="00F46474"/>
    <w:p w14:paraId="29D88A7B" w14:textId="77777777" w:rsidR="00F46474" w:rsidRDefault="00F46474" w:rsidP="00F46474">
      <w:r w:rsidRPr="008C5944">
        <w:lastRenderedPageBreak/>
        <w:t>Casos de prueba:</w:t>
      </w:r>
    </w:p>
    <w:p w14:paraId="73455C49" w14:textId="77777777" w:rsidR="00F46474" w:rsidRDefault="00F46474" w:rsidP="00F46474"/>
    <w:p w14:paraId="46F240EC" w14:textId="77777777" w:rsidR="00F46474" w:rsidRDefault="00F46474" w:rsidP="00F46474">
      <w:pPr>
        <w:numPr>
          <w:ilvl w:val="0"/>
          <w:numId w:val="320"/>
        </w:numPr>
        <w:tabs>
          <w:tab w:val="num" w:pos="720"/>
        </w:tabs>
        <w:rPr>
          <w:lang w:val="es-419"/>
        </w:rPr>
      </w:pPr>
      <w:r w:rsidRPr="0036467F">
        <w:rPr>
          <w:lang w:val="es-419"/>
        </w:rPr>
        <w:t>Verificar la existencia de la funcionalidad de filtrado avanzado en informes de asistencia</w:t>
      </w:r>
      <w:r>
        <w:rPr>
          <w:lang w:val="es-419"/>
        </w:rPr>
        <w:t>.</w:t>
      </w:r>
    </w:p>
    <w:p w14:paraId="56B186DC" w14:textId="77777777" w:rsidR="00F46474" w:rsidRPr="0036467F" w:rsidRDefault="00F46474" w:rsidP="00F46474">
      <w:pPr>
        <w:ind w:left="1440" w:firstLine="0"/>
        <w:rPr>
          <w:lang w:val="es-419"/>
        </w:rPr>
      </w:pPr>
    </w:p>
    <w:p w14:paraId="738F79B0" w14:textId="77777777" w:rsidR="00F46474" w:rsidRDefault="00F46474" w:rsidP="00F46474">
      <w:pPr>
        <w:numPr>
          <w:ilvl w:val="0"/>
          <w:numId w:val="320"/>
        </w:numPr>
        <w:tabs>
          <w:tab w:val="num" w:pos="720"/>
        </w:tabs>
        <w:rPr>
          <w:lang w:val="es-419"/>
        </w:rPr>
      </w:pPr>
      <w:r w:rsidRPr="0036467F">
        <w:rPr>
          <w:lang w:val="es-419"/>
        </w:rPr>
        <w:t>Verificar la aplicación correcta de múltiples criterios de filtrado simultáneos</w:t>
      </w:r>
      <w:r>
        <w:rPr>
          <w:lang w:val="es-419"/>
        </w:rPr>
        <w:t>.</w:t>
      </w:r>
    </w:p>
    <w:p w14:paraId="623C57FC" w14:textId="77777777" w:rsidR="00F46474" w:rsidRPr="0036467F" w:rsidRDefault="00F46474" w:rsidP="00F46474">
      <w:pPr>
        <w:ind w:firstLine="0"/>
        <w:rPr>
          <w:lang w:val="es-419"/>
        </w:rPr>
      </w:pPr>
    </w:p>
    <w:p w14:paraId="400852E9" w14:textId="77777777" w:rsidR="00F46474" w:rsidRPr="00547FA9" w:rsidRDefault="00F46474" w:rsidP="00F46474">
      <w:pPr>
        <w:numPr>
          <w:ilvl w:val="0"/>
          <w:numId w:val="320"/>
        </w:numPr>
        <w:tabs>
          <w:tab w:val="num" w:pos="720"/>
        </w:tabs>
        <w:rPr>
          <w:lang w:val="es-419"/>
        </w:rPr>
      </w:pPr>
      <w:r w:rsidRPr="0036467F">
        <w:rPr>
          <w:lang w:val="es-419"/>
        </w:rPr>
        <w:t>Verificar la generación de informes filtrados con información precisa y relevante</w:t>
      </w:r>
      <w:r>
        <w:rPr>
          <w:lang w:val="es-419"/>
        </w:rPr>
        <w:t>.</w:t>
      </w:r>
    </w:p>
    <w:p w14:paraId="1A6191DC" w14:textId="77777777" w:rsidR="00F46474" w:rsidRPr="00A07FC8" w:rsidRDefault="00F46474" w:rsidP="00F46474">
      <w:pPr>
        <w:rPr>
          <w:lang w:val="es-419"/>
        </w:rPr>
      </w:pPr>
    </w:p>
    <w:p w14:paraId="2C2556E7" w14:textId="77777777" w:rsidR="00F46474" w:rsidRDefault="00F46474" w:rsidP="00F46474">
      <w:pPr>
        <w:ind w:left="720" w:firstLine="0"/>
      </w:pPr>
      <w:r w:rsidRPr="008C5944">
        <w:t>Resultados Esperados:</w:t>
      </w:r>
    </w:p>
    <w:p w14:paraId="2F839550" w14:textId="77777777" w:rsidR="00F46474" w:rsidRDefault="00F46474" w:rsidP="00F46474">
      <w:pPr>
        <w:ind w:left="720" w:firstLine="0"/>
      </w:pPr>
    </w:p>
    <w:p w14:paraId="6603FD25" w14:textId="77777777" w:rsidR="00F46474" w:rsidRDefault="00F46474" w:rsidP="00F46474">
      <w:pPr>
        <w:numPr>
          <w:ilvl w:val="0"/>
          <w:numId w:val="321"/>
        </w:numPr>
        <w:tabs>
          <w:tab w:val="num" w:pos="720"/>
        </w:tabs>
        <w:rPr>
          <w:lang w:val="es-419"/>
        </w:rPr>
      </w:pPr>
      <w:r w:rsidRPr="0036467F">
        <w:rPr>
          <w:lang w:val="es-419"/>
        </w:rPr>
        <w:t>La funcionalidad de filtrado avanzado está disponible en la interfaz de informes de asistencia</w:t>
      </w:r>
      <w:r>
        <w:rPr>
          <w:lang w:val="es-419"/>
        </w:rPr>
        <w:t>.</w:t>
      </w:r>
    </w:p>
    <w:p w14:paraId="4213618A" w14:textId="77777777" w:rsidR="00F46474" w:rsidRPr="0036467F" w:rsidRDefault="00F46474" w:rsidP="00F46474">
      <w:pPr>
        <w:rPr>
          <w:lang w:val="es-419"/>
        </w:rPr>
      </w:pPr>
    </w:p>
    <w:p w14:paraId="7C91B097" w14:textId="77777777" w:rsidR="00F46474" w:rsidRDefault="00F46474" w:rsidP="00F46474">
      <w:pPr>
        <w:numPr>
          <w:ilvl w:val="0"/>
          <w:numId w:val="321"/>
        </w:numPr>
        <w:tabs>
          <w:tab w:val="num" w:pos="720"/>
        </w:tabs>
        <w:rPr>
          <w:lang w:val="es-419"/>
        </w:rPr>
      </w:pPr>
      <w:r w:rsidRPr="0036467F">
        <w:rPr>
          <w:lang w:val="es-419"/>
        </w:rPr>
        <w:t>El sistema aplica correctamente múltiples criterios de filtrado de manera simultánea</w:t>
      </w:r>
      <w:r>
        <w:rPr>
          <w:lang w:val="es-419"/>
        </w:rPr>
        <w:t>.</w:t>
      </w:r>
    </w:p>
    <w:p w14:paraId="7C30794D" w14:textId="77777777" w:rsidR="00F46474" w:rsidRPr="0036467F" w:rsidRDefault="00F46474" w:rsidP="00F46474">
      <w:pPr>
        <w:ind w:firstLine="0"/>
        <w:rPr>
          <w:lang w:val="es-419"/>
        </w:rPr>
      </w:pPr>
    </w:p>
    <w:p w14:paraId="6AAA8744" w14:textId="77777777" w:rsidR="00F46474" w:rsidRPr="00547FA9" w:rsidRDefault="00F46474" w:rsidP="00F46474">
      <w:pPr>
        <w:numPr>
          <w:ilvl w:val="0"/>
          <w:numId w:val="321"/>
        </w:numPr>
        <w:tabs>
          <w:tab w:val="num" w:pos="720"/>
        </w:tabs>
        <w:rPr>
          <w:lang w:val="es-419"/>
        </w:rPr>
      </w:pPr>
      <w:r w:rsidRPr="0036467F">
        <w:rPr>
          <w:lang w:val="es-419"/>
        </w:rPr>
        <w:t>Los informes generados después del filtrado contienen información precisa que cumple con todos los criterios aplicados</w:t>
      </w:r>
      <w:r>
        <w:rPr>
          <w:lang w:val="es-419"/>
        </w:rPr>
        <w:t>.</w:t>
      </w:r>
    </w:p>
    <w:p w14:paraId="2B142521" w14:textId="77777777" w:rsidR="00F46474" w:rsidRPr="00A07FC8" w:rsidRDefault="00F46474" w:rsidP="00F46474">
      <w:pPr>
        <w:ind w:left="720" w:firstLine="0"/>
        <w:rPr>
          <w:lang w:val="es-419"/>
        </w:rPr>
      </w:pPr>
    </w:p>
    <w:p w14:paraId="3EE12C45" w14:textId="77777777" w:rsidR="00F46474" w:rsidRDefault="00F46474" w:rsidP="00F46474">
      <w:pPr>
        <w:ind w:left="720" w:firstLine="0"/>
      </w:pPr>
      <w:r w:rsidRPr="008C5944">
        <w:t>Resultados obtenidos</w:t>
      </w:r>
      <w:r>
        <w:t>:</w:t>
      </w:r>
    </w:p>
    <w:p w14:paraId="5F6C1F44" w14:textId="77777777" w:rsidR="00F46474" w:rsidRDefault="00F46474" w:rsidP="00F46474">
      <w:pPr>
        <w:ind w:left="720" w:firstLine="0"/>
      </w:pPr>
    </w:p>
    <w:p w14:paraId="51F8697D" w14:textId="77777777" w:rsidR="00F46474" w:rsidRDefault="00F46474" w:rsidP="00F46474">
      <w:pPr>
        <w:numPr>
          <w:ilvl w:val="0"/>
          <w:numId w:val="322"/>
        </w:numPr>
        <w:tabs>
          <w:tab w:val="num" w:pos="720"/>
        </w:tabs>
        <w:rPr>
          <w:lang w:val="es-419"/>
        </w:rPr>
      </w:pPr>
      <w:r w:rsidRPr="0036467F">
        <w:rPr>
          <w:lang w:val="es-419"/>
        </w:rPr>
        <w:t>La funcionalidad de filtrado avanzado está operativa en el sistema de informes</w:t>
      </w:r>
      <w:r>
        <w:rPr>
          <w:lang w:val="es-419"/>
        </w:rPr>
        <w:t>.</w:t>
      </w:r>
    </w:p>
    <w:p w14:paraId="41F3CEEE" w14:textId="77777777" w:rsidR="00F46474" w:rsidRPr="0036467F" w:rsidRDefault="00F46474" w:rsidP="00F46474">
      <w:pPr>
        <w:rPr>
          <w:lang w:val="es-419"/>
        </w:rPr>
      </w:pPr>
    </w:p>
    <w:p w14:paraId="4156573A" w14:textId="77777777" w:rsidR="00F46474" w:rsidRDefault="00F46474" w:rsidP="00F46474">
      <w:pPr>
        <w:numPr>
          <w:ilvl w:val="0"/>
          <w:numId w:val="322"/>
        </w:numPr>
        <w:tabs>
          <w:tab w:val="num" w:pos="720"/>
        </w:tabs>
        <w:rPr>
          <w:lang w:val="es-419"/>
        </w:rPr>
      </w:pPr>
      <w:r w:rsidRPr="0036467F">
        <w:rPr>
          <w:lang w:val="es-419"/>
        </w:rPr>
        <w:t>La aplicación de múltiples criterios de filtrado simultáneos funciona correctamente</w:t>
      </w:r>
      <w:r>
        <w:rPr>
          <w:lang w:val="es-419"/>
        </w:rPr>
        <w:t>.</w:t>
      </w:r>
    </w:p>
    <w:p w14:paraId="285D32F3" w14:textId="77777777" w:rsidR="00F46474" w:rsidRPr="0036467F" w:rsidRDefault="00F46474" w:rsidP="00F46474">
      <w:pPr>
        <w:ind w:firstLine="0"/>
        <w:rPr>
          <w:lang w:val="es-419"/>
        </w:rPr>
      </w:pPr>
    </w:p>
    <w:p w14:paraId="1A7856D1" w14:textId="77777777" w:rsidR="00F46474" w:rsidRDefault="00F46474" w:rsidP="00F46474">
      <w:pPr>
        <w:numPr>
          <w:ilvl w:val="0"/>
          <w:numId w:val="322"/>
        </w:numPr>
        <w:tabs>
          <w:tab w:val="num" w:pos="720"/>
        </w:tabs>
        <w:rPr>
          <w:lang w:val="es-419"/>
        </w:rPr>
      </w:pPr>
      <w:r w:rsidRPr="0036467F">
        <w:rPr>
          <w:lang w:val="es-419"/>
        </w:rPr>
        <w:t>Los informes filtrados generados contienen información precisa y relevante según los criterios especificados</w:t>
      </w:r>
      <w:r>
        <w:rPr>
          <w:lang w:val="es-419"/>
        </w:rPr>
        <w:t>.</w:t>
      </w:r>
    </w:p>
    <w:p w14:paraId="15A74ECB" w14:textId="77777777" w:rsidR="00F46474" w:rsidRPr="0036467F" w:rsidRDefault="00F46474" w:rsidP="00F46474">
      <w:pPr>
        <w:ind w:firstLine="0"/>
        <w:rPr>
          <w:lang w:val="es-419"/>
        </w:rPr>
      </w:pPr>
    </w:p>
    <w:p w14:paraId="4E86846F" w14:textId="7C3D970D" w:rsidR="00F46474" w:rsidRDefault="00F46474" w:rsidP="00F46474">
      <w:r w:rsidRPr="00105BCE">
        <w:rPr>
          <w:lang w:val="es-419"/>
        </w:rPr>
        <w:t>En la figura 7.</w:t>
      </w:r>
      <w:r w:rsidR="00357D17">
        <w:rPr>
          <w:lang w:val="es-419"/>
        </w:rPr>
        <w:t>49</w:t>
      </w:r>
      <w:r w:rsidRPr="00105BCE">
        <w:rPr>
          <w:lang w:val="es-419"/>
        </w:rPr>
        <w:t xml:space="preserve"> </w:t>
      </w:r>
      <w:r w:rsidRPr="00105BCE">
        <w:t>muestra el Informe de Asistencia aplicando un filtro por nombre y rango de fechas. En el campo Nombre se ha ingresado “vicente” y se ha definido el rango del 01-10-2025 al 10-10-2025. Como resultado, la tabla despliega únicamente los registros correspondientes al usuario Vicente Ignacio, mostrando dos asistencias con fechas 02-10-2025 y 03-10-2025, junto con la hora exacta de marcación.</w:t>
      </w:r>
    </w:p>
    <w:p w14:paraId="19936321" w14:textId="77777777" w:rsidR="00F46474" w:rsidRPr="00105BCE" w:rsidRDefault="00F46474" w:rsidP="00F46474">
      <w:pPr>
        <w:rPr>
          <w:lang w:val="es-419"/>
        </w:rPr>
      </w:pPr>
    </w:p>
    <w:p w14:paraId="464EA36F" w14:textId="73874101" w:rsidR="00F46474" w:rsidRPr="008C5944" w:rsidRDefault="00F46474" w:rsidP="00F46474">
      <w:pPr>
        <w:pStyle w:val="Descripcin"/>
      </w:pPr>
      <w:bookmarkStart w:id="1659" w:name="_Toc210409414"/>
      <w:bookmarkStart w:id="1660" w:name="_Toc210410194"/>
      <w:bookmarkStart w:id="1661" w:name="_Toc213787067"/>
      <w:bookmarkStart w:id="1662" w:name="_Toc213787481"/>
      <w:r>
        <w:t xml:space="preserve">Figura </w:t>
      </w:r>
      <w:fldSimple w:instr=" STYLEREF 1 \s ">
        <w:r w:rsidR="008F7228">
          <w:rPr>
            <w:noProof/>
          </w:rPr>
          <w:t>7</w:t>
        </w:r>
      </w:fldSimple>
      <w:r w:rsidR="008F7228">
        <w:t>.</w:t>
      </w:r>
      <w:fldSimple w:instr=" SEQ Figura \* ARABIC \s 1 ">
        <w:r w:rsidR="008F7228">
          <w:rPr>
            <w:noProof/>
          </w:rPr>
          <w:t>49</w:t>
        </w:r>
      </w:fldSimple>
      <w:r>
        <w:t xml:space="preserve"> “Captura de pantalla de prueba 1-2-3 caso de uso N°5.4”</w:t>
      </w:r>
      <w:bookmarkEnd w:id="1659"/>
      <w:bookmarkEnd w:id="1660"/>
      <w:bookmarkEnd w:id="1661"/>
      <w:bookmarkEnd w:id="1662"/>
    </w:p>
    <w:p w14:paraId="51E0A6E0" w14:textId="77777777" w:rsidR="00F46474" w:rsidRPr="00A07FC8" w:rsidRDefault="00F46474" w:rsidP="00F46474">
      <w:pPr>
        <w:ind w:left="720" w:firstLine="0"/>
        <w:rPr>
          <w:lang w:val="es-419"/>
        </w:rPr>
      </w:pPr>
    </w:p>
    <w:p w14:paraId="326EB924" w14:textId="77777777" w:rsidR="00F46474" w:rsidRDefault="00F46474" w:rsidP="00F46474">
      <w:pPr>
        <w:pStyle w:val="Sinespaciado"/>
      </w:pPr>
      <w:r w:rsidRPr="0026413C">
        <w:rPr>
          <w:noProof/>
        </w:rPr>
        <w:drawing>
          <wp:inline distT="0" distB="0" distL="0" distR="0" wp14:anchorId="10F01BC2" wp14:editId="66659267">
            <wp:extent cx="5971540" cy="1367790"/>
            <wp:effectExtent l="0" t="0" r="0" b="3810"/>
            <wp:docPr id="123193849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38499" name="Imagen 1" descr="Interfaz de usuario gráfica&#10;&#10;El contenido generado por IA puede ser incorrecto."/>
                    <pic:cNvPicPr/>
                  </pic:nvPicPr>
                  <pic:blipFill>
                    <a:blip r:embed="rId216"/>
                    <a:stretch>
                      <a:fillRect/>
                    </a:stretch>
                  </pic:blipFill>
                  <pic:spPr>
                    <a:xfrm>
                      <a:off x="0" y="0"/>
                      <a:ext cx="5971540" cy="1367790"/>
                    </a:xfrm>
                    <a:prstGeom prst="rect">
                      <a:avLst/>
                    </a:prstGeom>
                  </pic:spPr>
                </pic:pic>
              </a:graphicData>
            </a:graphic>
          </wp:inline>
        </w:drawing>
      </w:r>
    </w:p>
    <w:p w14:paraId="5CC164C8" w14:textId="77777777" w:rsidR="00F46474" w:rsidRDefault="00F46474" w:rsidP="00F46474">
      <w:pPr>
        <w:ind w:firstLine="0"/>
      </w:pPr>
    </w:p>
    <w:p w14:paraId="02442A2C" w14:textId="77777777" w:rsidR="00F46474" w:rsidRDefault="00F46474" w:rsidP="00F46474">
      <w:r>
        <w:t>Fuente: Captura realizada al sistema web EugCOM</w:t>
      </w:r>
    </w:p>
    <w:p w14:paraId="0C12817A" w14:textId="77777777" w:rsidR="00F46474" w:rsidRPr="00CB0FA9" w:rsidRDefault="00F46474" w:rsidP="00F46474">
      <w:pPr>
        <w:spacing w:line="278" w:lineRule="auto"/>
        <w:ind w:firstLine="0"/>
        <w:jc w:val="left"/>
        <w:rPr>
          <w:rFonts w:eastAsiaTheme="majorEastAsia" w:cstheme="majorBidi"/>
          <w:szCs w:val="32"/>
        </w:rPr>
      </w:pPr>
      <w:r>
        <w:br w:type="page"/>
      </w:r>
    </w:p>
    <w:p w14:paraId="3CFDCE3C" w14:textId="77777777" w:rsidR="00F46474" w:rsidRDefault="00F46474" w:rsidP="00F46474">
      <w:pPr>
        <w:pStyle w:val="Ttulo2"/>
      </w:pPr>
      <w:bookmarkStart w:id="1663" w:name="_Toc213787191"/>
      <w:r>
        <w:lastRenderedPageBreak/>
        <w:t>Prueba Unitaria CU N°5.5</w:t>
      </w:r>
      <w:bookmarkEnd w:id="1663"/>
    </w:p>
    <w:p w14:paraId="6FDDA502" w14:textId="77777777" w:rsidR="00F46474" w:rsidRDefault="00F46474" w:rsidP="00F46474">
      <w:pPr>
        <w:spacing w:line="278" w:lineRule="auto"/>
        <w:ind w:firstLine="0"/>
        <w:jc w:val="left"/>
      </w:pPr>
    </w:p>
    <w:p w14:paraId="25102AC0" w14:textId="77777777" w:rsidR="00F46474" w:rsidRDefault="00F46474" w:rsidP="00F46474"/>
    <w:p w14:paraId="7844C650" w14:textId="2ACF0A02" w:rsidR="00F46474" w:rsidRPr="00627D3D" w:rsidRDefault="00F46474" w:rsidP="00F46474">
      <w:r w:rsidRPr="00627D3D">
        <w:t xml:space="preserve">En la </w:t>
      </w:r>
      <w:r w:rsidRPr="00627D3D">
        <w:rPr>
          <w:i/>
        </w:rPr>
        <w:t xml:space="preserve">Tabla </w:t>
      </w:r>
      <w:r>
        <w:rPr>
          <w:i/>
        </w:rPr>
        <w:t>7.</w:t>
      </w:r>
      <w:r w:rsidR="00357D17">
        <w:rPr>
          <w:i/>
        </w:rPr>
        <w:t>50</w:t>
      </w:r>
      <w:r>
        <w:rPr>
          <w:i/>
        </w:rPr>
        <w:t xml:space="preserve"> </w:t>
      </w:r>
      <w:r w:rsidRPr="00627D3D">
        <w:t>se puede visualizar el Caso de uso N°5.5, el sistema permite al usuario crear un nuevo informe de asistencia, para prevenir casos en los que exista un marcaje incorrecto y sea necesario crear uno desde 0 de un día en específico.</w:t>
      </w:r>
    </w:p>
    <w:p w14:paraId="0178DE9B" w14:textId="77777777" w:rsidR="00F46474" w:rsidRPr="00627D3D" w:rsidRDefault="00F46474" w:rsidP="00F46474">
      <w:pPr>
        <w:spacing w:line="278" w:lineRule="auto"/>
        <w:ind w:firstLine="0"/>
        <w:jc w:val="left"/>
      </w:pPr>
    </w:p>
    <w:p w14:paraId="15009762" w14:textId="13D44DC8" w:rsidR="00F46474" w:rsidRPr="00627D3D" w:rsidRDefault="00F46474" w:rsidP="00F46474">
      <w:pPr>
        <w:pStyle w:val="Descripcin"/>
      </w:pPr>
      <w:bookmarkStart w:id="1664" w:name="_Toc209985122"/>
      <w:bookmarkStart w:id="1665" w:name="_Toc210409415"/>
      <w:bookmarkStart w:id="1666" w:name="_Toc210410195"/>
      <w:bookmarkStart w:id="1667" w:name="_Toc213787068"/>
      <w:bookmarkStart w:id="1668" w:name="_Toc213787482"/>
      <w:r w:rsidRPr="00627D3D">
        <w:t xml:space="preserve">Tabla </w:t>
      </w:r>
      <w:fldSimple w:instr=" STYLEREF 1 \s ">
        <w:r w:rsidR="008F7228">
          <w:rPr>
            <w:noProof/>
          </w:rPr>
          <w:t>7</w:t>
        </w:r>
      </w:fldSimple>
      <w:r w:rsidR="008F7228">
        <w:t>.</w:t>
      </w:r>
      <w:fldSimple w:instr=" SEQ Tabla \* ARABIC \s 1 ">
        <w:r w:rsidR="008F7228">
          <w:rPr>
            <w:noProof/>
          </w:rPr>
          <w:t>50</w:t>
        </w:r>
      </w:fldSimple>
      <w:r w:rsidRPr="00627D3D">
        <w:t xml:space="preserve"> Caso de uso N°5.5, Generando nuevo informe de asistencia</w:t>
      </w:r>
      <w:bookmarkEnd w:id="1664"/>
      <w:bookmarkEnd w:id="1665"/>
      <w:bookmarkEnd w:id="1666"/>
      <w:bookmarkEnd w:id="1667"/>
      <w:bookmarkEnd w:id="1668"/>
    </w:p>
    <w:p w14:paraId="52BC517C" w14:textId="77777777" w:rsidR="00F46474" w:rsidRPr="00627D3D" w:rsidRDefault="00F46474" w:rsidP="00F46474">
      <w:pPr>
        <w:pStyle w:val="Sinespaciado"/>
      </w:pPr>
      <w:r w:rsidRPr="00627D3D">
        <w:rPr>
          <w:noProof/>
        </w:rPr>
        <w:drawing>
          <wp:inline distT="0" distB="0" distL="0" distR="0" wp14:anchorId="61AE6AB5" wp14:editId="7B40942B">
            <wp:extent cx="5971540" cy="4180840"/>
            <wp:effectExtent l="0" t="0" r="0" b="0"/>
            <wp:docPr id="1704877909"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1D8EE0F2" w14:textId="77777777" w:rsidR="00F46474" w:rsidRPr="00627D3D" w:rsidRDefault="00F46474" w:rsidP="00F46474">
      <w:pPr>
        <w:spacing w:line="278" w:lineRule="auto"/>
        <w:ind w:firstLine="0"/>
        <w:jc w:val="left"/>
      </w:pPr>
    </w:p>
    <w:p w14:paraId="0D586C73" w14:textId="77777777" w:rsidR="00F46474" w:rsidRDefault="00F46474" w:rsidP="00F46474">
      <w:r w:rsidRPr="00627D3D">
        <w:t>Fuente: Elaborado por el estudiante de acuerdo con el proyecto</w:t>
      </w:r>
    </w:p>
    <w:p w14:paraId="144524AA" w14:textId="77777777" w:rsidR="00F46474" w:rsidRDefault="00F46474" w:rsidP="00F46474"/>
    <w:p w14:paraId="3B9C39AB" w14:textId="77777777" w:rsidR="00F46474" w:rsidRDefault="00F46474" w:rsidP="00F46474">
      <w:r w:rsidRPr="008C5944">
        <w:t>Casos de prueba:</w:t>
      </w:r>
    </w:p>
    <w:p w14:paraId="735D1987" w14:textId="77777777" w:rsidR="00F46474" w:rsidRDefault="00F46474" w:rsidP="00F46474">
      <w:pPr>
        <w:numPr>
          <w:ilvl w:val="0"/>
          <w:numId w:val="323"/>
        </w:numPr>
        <w:tabs>
          <w:tab w:val="num" w:pos="720"/>
        </w:tabs>
        <w:rPr>
          <w:lang w:val="es-419"/>
        </w:rPr>
      </w:pPr>
      <w:r w:rsidRPr="0036467F">
        <w:rPr>
          <w:lang w:val="es-419"/>
        </w:rPr>
        <w:lastRenderedPageBreak/>
        <w:t>Verificar la existencia de la opción para generar nuevos informes de asistencia</w:t>
      </w:r>
      <w:r>
        <w:rPr>
          <w:lang w:val="es-419"/>
        </w:rPr>
        <w:t>.</w:t>
      </w:r>
    </w:p>
    <w:p w14:paraId="55A94A06" w14:textId="77777777" w:rsidR="00F46474" w:rsidRPr="0036467F" w:rsidRDefault="00F46474" w:rsidP="00F46474">
      <w:pPr>
        <w:rPr>
          <w:lang w:val="es-419"/>
        </w:rPr>
      </w:pPr>
    </w:p>
    <w:p w14:paraId="5A89BD4B" w14:textId="77777777" w:rsidR="00F46474" w:rsidRDefault="00F46474" w:rsidP="00F46474">
      <w:pPr>
        <w:numPr>
          <w:ilvl w:val="0"/>
          <w:numId w:val="323"/>
        </w:numPr>
        <w:tabs>
          <w:tab w:val="num" w:pos="720"/>
        </w:tabs>
        <w:rPr>
          <w:lang w:val="es-419"/>
        </w:rPr>
      </w:pPr>
      <w:r w:rsidRPr="0036467F">
        <w:rPr>
          <w:lang w:val="es-419"/>
        </w:rPr>
        <w:t>Verificar la funcionalidad de creación de informes de asistencia personalizados</w:t>
      </w:r>
      <w:r>
        <w:rPr>
          <w:lang w:val="es-419"/>
        </w:rPr>
        <w:t>.</w:t>
      </w:r>
    </w:p>
    <w:p w14:paraId="712FBC69" w14:textId="77777777" w:rsidR="00F46474" w:rsidRPr="0036467F" w:rsidRDefault="00F46474" w:rsidP="00F46474">
      <w:pPr>
        <w:ind w:firstLine="0"/>
        <w:rPr>
          <w:lang w:val="es-419"/>
        </w:rPr>
      </w:pPr>
    </w:p>
    <w:p w14:paraId="4F5C0400" w14:textId="77777777" w:rsidR="00F46474" w:rsidRDefault="00F46474" w:rsidP="00F46474">
      <w:pPr>
        <w:numPr>
          <w:ilvl w:val="0"/>
          <w:numId w:val="323"/>
        </w:numPr>
        <w:tabs>
          <w:tab w:val="num" w:pos="720"/>
        </w:tabs>
        <w:rPr>
          <w:lang w:val="es-419"/>
        </w:rPr>
      </w:pPr>
      <w:r w:rsidRPr="0036467F">
        <w:rPr>
          <w:lang w:val="es-419"/>
        </w:rPr>
        <w:t>Verificar el guardado correcto del nuevo informe en el sistema</w:t>
      </w:r>
      <w:r>
        <w:rPr>
          <w:lang w:val="es-419"/>
        </w:rPr>
        <w:t>.</w:t>
      </w:r>
    </w:p>
    <w:p w14:paraId="18125795" w14:textId="77777777" w:rsidR="00F46474" w:rsidRPr="00A07FC8" w:rsidRDefault="00F46474" w:rsidP="00F46474">
      <w:pPr>
        <w:rPr>
          <w:lang w:val="es-419"/>
        </w:rPr>
      </w:pPr>
    </w:p>
    <w:p w14:paraId="12B6B1F8" w14:textId="77777777" w:rsidR="00F46474" w:rsidRDefault="00F46474" w:rsidP="00F46474">
      <w:pPr>
        <w:ind w:left="720" w:firstLine="0"/>
      </w:pPr>
      <w:r w:rsidRPr="008C5944">
        <w:t>Resultados Esperados:</w:t>
      </w:r>
    </w:p>
    <w:p w14:paraId="05D62B79" w14:textId="77777777" w:rsidR="00F46474" w:rsidRDefault="00F46474" w:rsidP="00F46474">
      <w:pPr>
        <w:ind w:left="720" w:firstLine="0"/>
      </w:pPr>
    </w:p>
    <w:p w14:paraId="044E732A" w14:textId="77777777" w:rsidR="00F46474" w:rsidRDefault="00F46474" w:rsidP="00F46474">
      <w:pPr>
        <w:numPr>
          <w:ilvl w:val="0"/>
          <w:numId w:val="324"/>
        </w:numPr>
        <w:tabs>
          <w:tab w:val="num" w:pos="720"/>
        </w:tabs>
        <w:rPr>
          <w:lang w:val="es-419"/>
        </w:rPr>
      </w:pPr>
      <w:r w:rsidRPr="0036467F">
        <w:rPr>
          <w:lang w:val="es-419"/>
        </w:rPr>
        <w:t>El botón o enlace</w:t>
      </w:r>
      <w:r>
        <w:rPr>
          <w:lang w:val="es-419"/>
        </w:rPr>
        <w:t xml:space="preserve"> para</w:t>
      </w:r>
      <w:r w:rsidRPr="0036467F">
        <w:rPr>
          <w:lang w:val="es-419"/>
        </w:rPr>
        <w:t xml:space="preserve"> </w:t>
      </w:r>
      <w:r>
        <w:rPr>
          <w:lang w:val="es-419"/>
        </w:rPr>
        <w:t>g</w:t>
      </w:r>
      <w:r w:rsidRPr="0036467F">
        <w:rPr>
          <w:lang w:val="es-419"/>
        </w:rPr>
        <w:t xml:space="preserve">enerar </w:t>
      </w:r>
      <w:r>
        <w:rPr>
          <w:lang w:val="es-419"/>
        </w:rPr>
        <w:t>n</w:t>
      </w:r>
      <w:r w:rsidRPr="0036467F">
        <w:rPr>
          <w:lang w:val="es-419"/>
        </w:rPr>
        <w:t xml:space="preserve">uevo </w:t>
      </w:r>
      <w:r>
        <w:rPr>
          <w:lang w:val="es-419"/>
        </w:rPr>
        <w:t>i</w:t>
      </w:r>
      <w:r w:rsidRPr="0036467F">
        <w:rPr>
          <w:lang w:val="es-419"/>
        </w:rPr>
        <w:t>nforme es visible y accesible en la interfaz de informes</w:t>
      </w:r>
      <w:r>
        <w:rPr>
          <w:lang w:val="es-419"/>
        </w:rPr>
        <w:t>.</w:t>
      </w:r>
    </w:p>
    <w:p w14:paraId="50A4BA32" w14:textId="77777777" w:rsidR="00F46474" w:rsidRPr="0036467F" w:rsidRDefault="00F46474" w:rsidP="00F46474">
      <w:pPr>
        <w:ind w:left="1440" w:firstLine="0"/>
        <w:rPr>
          <w:lang w:val="es-419"/>
        </w:rPr>
      </w:pPr>
    </w:p>
    <w:p w14:paraId="5A87E2E2" w14:textId="77777777" w:rsidR="00F46474" w:rsidRDefault="00F46474" w:rsidP="00F46474">
      <w:pPr>
        <w:numPr>
          <w:ilvl w:val="0"/>
          <w:numId w:val="324"/>
        </w:numPr>
        <w:tabs>
          <w:tab w:val="num" w:pos="720"/>
        </w:tabs>
        <w:rPr>
          <w:lang w:val="es-419"/>
        </w:rPr>
      </w:pPr>
      <w:r w:rsidRPr="0036467F">
        <w:rPr>
          <w:lang w:val="es-419"/>
        </w:rPr>
        <w:t>El sistema permite crear correctamente informes de asistencia personalizados con parámetros específicos</w:t>
      </w:r>
      <w:r>
        <w:rPr>
          <w:lang w:val="es-419"/>
        </w:rPr>
        <w:t>.</w:t>
      </w:r>
    </w:p>
    <w:p w14:paraId="2A17E653" w14:textId="77777777" w:rsidR="00F46474" w:rsidRPr="0036467F" w:rsidRDefault="00F46474" w:rsidP="00F46474">
      <w:pPr>
        <w:ind w:firstLine="0"/>
        <w:rPr>
          <w:lang w:val="es-419"/>
        </w:rPr>
      </w:pPr>
    </w:p>
    <w:p w14:paraId="71EBB90B" w14:textId="77777777" w:rsidR="00F46474" w:rsidRDefault="00F46474" w:rsidP="00F46474">
      <w:pPr>
        <w:numPr>
          <w:ilvl w:val="0"/>
          <w:numId w:val="324"/>
        </w:numPr>
        <w:tabs>
          <w:tab w:val="num" w:pos="720"/>
        </w:tabs>
        <w:rPr>
          <w:lang w:val="es-419"/>
        </w:rPr>
      </w:pPr>
      <w:r w:rsidRPr="0036467F">
        <w:rPr>
          <w:lang w:val="es-419"/>
        </w:rPr>
        <w:t>Los nuevos informes generados se guardan correctamente en el sistema y están disponibles para consulta futura</w:t>
      </w:r>
      <w:r>
        <w:rPr>
          <w:lang w:val="es-419"/>
        </w:rPr>
        <w:t>.</w:t>
      </w:r>
    </w:p>
    <w:p w14:paraId="7B26D25B" w14:textId="77777777" w:rsidR="00F46474" w:rsidRPr="00A07FC8" w:rsidRDefault="00F46474" w:rsidP="00F46474">
      <w:pPr>
        <w:ind w:firstLine="0"/>
        <w:rPr>
          <w:lang w:val="es-419"/>
        </w:rPr>
      </w:pPr>
    </w:p>
    <w:p w14:paraId="1B60D48A" w14:textId="77777777" w:rsidR="00F46474" w:rsidRDefault="00F46474" w:rsidP="00F46474">
      <w:pPr>
        <w:ind w:left="720" w:firstLine="0"/>
      </w:pPr>
      <w:r w:rsidRPr="008C5944">
        <w:t>Resultados obtenidos</w:t>
      </w:r>
      <w:r>
        <w:t>:</w:t>
      </w:r>
    </w:p>
    <w:p w14:paraId="6CC65FC3" w14:textId="77777777" w:rsidR="00F46474" w:rsidRDefault="00F46474" w:rsidP="00F46474">
      <w:pPr>
        <w:ind w:left="720" w:firstLine="0"/>
      </w:pPr>
    </w:p>
    <w:p w14:paraId="1154AD6F" w14:textId="77777777" w:rsidR="00F46474" w:rsidRDefault="00F46474" w:rsidP="00F46474">
      <w:pPr>
        <w:numPr>
          <w:ilvl w:val="0"/>
          <w:numId w:val="325"/>
        </w:numPr>
        <w:tabs>
          <w:tab w:val="num" w:pos="720"/>
        </w:tabs>
        <w:rPr>
          <w:lang w:val="es-419"/>
        </w:rPr>
      </w:pPr>
      <w:r w:rsidRPr="0036467F">
        <w:rPr>
          <w:lang w:val="es-419"/>
        </w:rPr>
        <w:t>La opción para generar nuevos informes de asistencia está disponible en la interfaz</w:t>
      </w:r>
      <w:r>
        <w:rPr>
          <w:lang w:val="es-419"/>
        </w:rPr>
        <w:t>.</w:t>
      </w:r>
    </w:p>
    <w:p w14:paraId="788E3CE2" w14:textId="77777777" w:rsidR="00F46474" w:rsidRPr="0036467F" w:rsidRDefault="00F46474" w:rsidP="00F46474">
      <w:pPr>
        <w:ind w:left="1440" w:firstLine="0"/>
        <w:rPr>
          <w:lang w:val="es-419"/>
        </w:rPr>
      </w:pPr>
    </w:p>
    <w:p w14:paraId="03C2A7D6" w14:textId="77777777" w:rsidR="00F46474" w:rsidRDefault="00F46474" w:rsidP="00F46474">
      <w:pPr>
        <w:numPr>
          <w:ilvl w:val="0"/>
          <w:numId w:val="325"/>
        </w:numPr>
        <w:tabs>
          <w:tab w:val="num" w:pos="720"/>
        </w:tabs>
        <w:rPr>
          <w:lang w:val="es-419"/>
        </w:rPr>
      </w:pPr>
      <w:r w:rsidRPr="0036467F">
        <w:rPr>
          <w:lang w:val="es-419"/>
        </w:rPr>
        <w:t>La creación de informes de asistencia personalizados funciona correctamente</w:t>
      </w:r>
      <w:r>
        <w:rPr>
          <w:lang w:val="es-419"/>
        </w:rPr>
        <w:t>.</w:t>
      </w:r>
    </w:p>
    <w:p w14:paraId="5DAD686D" w14:textId="77777777" w:rsidR="00F46474" w:rsidRPr="0036467F" w:rsidRDefault="00F46474" w:rsidP="00F46474">
      <w:pPr>
        <w:ind w:firstLine="0"/>
        <w:rPr>
          <w:lang w:val="es-419"/>
        </w:rPr>
      </w:pPr>
    </w:p>
    <w:p w14:paraId="608BF377" w14:textId="77777777" w:rsidR="00F46474" w:rsidRDefault="00F46474" w:rsidP="00F46474">
      <w:pPr>
        <w:numPr>
          <w:ilvl w:val="0"/>
          <w:numId w:val="325"/>
        </w:numPr>
        <w:tabs>
          <w:tab w:val="num" w:pos="720"/>
        </w:tabs>
        <w:rPr>
          <w:lang w:val="es-419"/>
        </w:rPr>
      </w:pPr>
      <w:r w:rsidRPr="0036467F">
        <w:rPr>
          <w:lang w:val="es-419"/>
        </w:rPr>
        <w:t>Los nuevos informes se guardan exitosamente en el sistema y permanecen disponibles para acceso posterior</w:t>
      </w:r>
      <w:r>
        <w:rPr>
          <w:lang w:val="es-419"/>
        </w:rPr>
        <w:t>.</w:t>
      </w:r>
    </w:p>
    <w:p w14:paraId="7407FC36" w14:textId="77777777" w:rsidR="00F46474" w:rsidRPr="0036467F" w:rsidRDefault="00F46474" w:rsidP="00F46474">
      <w:pPr>
        <w:ind w:firstLine="0"/>
        <w:rPr>
          <w:lang w:val="es-419"/>
        </w:rPr>
      </w:pPr>
    </w:p>
    <w:p w14:paraId="7163979A" w14:textId="17B04D2A" w:rsidR="00F46474" w:rsidRPr="00105BCE" w:rsidRDefault="00F46474" w:rsidP="00F46474">
      <w:pPr>
        <w:rPr>
          <w:lang w:val="es-419"/>
        </w:rPr>
      </w:pPr>
      <w:r w:rsidRPr="00105BCE">
        <w:rPr>
          <w:lang w:val="es-419"/>
        </w:rPr>
        <w:t>En la figura 7.</w:t>
      </w:r>
      <w:r w:rsidR="00357D17">
        <w:rPr>
          <w:lang w:val="es-419"/>
        </w:rPr>
        <w:t>50</w:t>
      </w:r>
      <w:r w:rsidRPr="00105BCE">
        <w:rPr>
          <w:lang w:val="es-419"/>
        </w:rPr>
        <w:t xml:space="preserve"> </w:t>
      </w:r>
      <w:r w:rsidRPr="00105BCE">
        <w:t>muestra el proceso de generación de un informe de asistencia. En la tabla principal se seleccionan los registros de los usuarios prueba y Vicente Ignacio, correspondientes al 02-10-2025, y se utiliza la opción Imprimir Selección. En la parte inferior se observa la vista previa del informe generado con los datos seleccionados, listo para ser exportado o impreso en PDF mediante la opción de impresión del sistema.</w:t>
      </w:r>
    </w:p>
    <w:p w14:paraId="14BBF60B" w14:textId="082AA14B" w:rsidR="00F46474" w:rsidRPr="008C5944" w:rsidRDefault="00F46474" w:rsidP="00F46474">
      <w:pPr>
        <w:pStyle w:val="Descripcin"/>
      </w:pPr>
      <w:bookmarkStart w:id="1669" w:name="_Toc210409416"/>
      <w:bookmarkStart w:id="1670" w:name="_Toc210410196"/>
      <w:bookmarkStart w:id="1671" w:name="_Toc213787069"/>
      <w:bookmarkStart w:id="1672" w:name="_Toc213787483"/>
      <w:r>
        <w:t xml:space="preserve">Figura </w:t>
      </w:r>
      <w:fldSimple w:instr=" STYLEREF 1 \s ">
        <w:r w:rsidR="008F7228">
          <w:rPr>
            <w:noProof/>
          </w:rPr>
          <w:t>7</w:t>
        </w:r>
      </w:fldSimple>
      <w:r w:rsidR="008F7228">
        <w:t>.</w:t>
      </w:r>
      <w:fldSimple w:instr=" SEQ Figura \* ARABIC \s 1 ">
        <w:r w:rsidR="008F7228">
          <w:rPr>
            <w:noProof/>
          </w:rPr>
          <w:t>50</w:t>
        </w:r>
      </w:fldSimple>
      <w:r>
        <w:t xml:space="preserve"> “Captura de pantalla de prueba 1-2-3 caso de uso N°5.5”</w:t>
      </w:r>
      <w:bookmarkEnd w:id="1669"/>
      <w:bookmarkEnd w:id="1670"/>
      <w:bookmarkEnd w:id="1671"/>
      <w:bookmarkEnd w:id="1672"/>
    </w:p>
    <w:p w14:paraId="09DACAA8" w14:textId="77777777" w:rsidR="00F46474" w:rsidRPr="00A07FC8" w:rsidRDefault="00F46474" w:rsidP="00F46474">
      <w:pPr>
        <w:ind w:left="720" w:firstLine="0"/>
        <w:rPr>
          <w:lang w:val="es-419"/>
        </w:rPr>
      </w:pPr>
    </w:p>
    <w:p w14:paraId="299D4D86" w14:textId="77777777" w:rsidR="00F46474" w:rsidRDefault="00F46474" w:rsidP="00F46474">
      <w:pPr>
        <w:pStyle w:val="Sinespaciado"/>
      </w:pPr>
      <w:r w:rsidRPr="00F26507">
        <w:rPr>
          <w:noProof/>
        </w:rPr>
        <w:drawing>
          <wp:inline distT="0" distB="0" distL="0" distR="0" wp14:anchorId="77811D78" wp14:editId="2F547B82">
            <wp:extent cx="5971540" cy="2943225"/>
            <wp:effectExtent l="0" t="0" r="0" b="9525"/>
            <wp:docPr id="178409430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4301" name="Imagen 1" descr="Captura de pantalla de un celular&#10;&#10;El contenido generado por IA puede ser incorrecto."/>
                    <pic:cNvPicPr/>
                  </pic:nvPicPr>
                  <pic:blipFill>
                    <a:blip r:embed="rId217"/>
                    <a:stretch>
                      <a:fillRect/>
                    </a:stretch>
                  </pic:blipFill>
                  <pic:spPr>
                    <a:xfrm>
                      <a:off x="0" y="0"/>
                      <a:ext cx="5971540" cy="2943225"/>
                    </a:xfrm>
                    <a:prstGeom prst="rect">
                      <a:avLst/>
                    </a:prstGeom>
                  </pic:spPr>
                </pic:pic>
              </a:graphicData>
            </a:graphic>
          </wp:inline>
        </w:drawing>
      </w:r>
    </w:p>
    <w:p w14:paraId="12B3D3E4" w14:textId="77777777" w:rsidR="00F46474" w:rsidRDefault="00F46474" w:rsidP="00F46474">
      <w:pPr>
        <w:ind w:firstLine="0"/>
      </w:pPr>
    </w:p>
    <w:p w14:paraId="17D48CE0" w14:textId="21D97FAD" w:rsidR="00F46474" w:rsidRDefault="00F46474" w:rsidP="00F46474">
      <w:r>
        <w:t>Fuente: Captura realizada al sistema web EugCOM</w:t>
      </w:r>
    </w:p>
    <w:p w14:paraId="3003DEC0" w14:textId="77777777" w:rsidR="00F46474" w:rsidRDefault="00F46474">
      <w:pPr>
        <w:spacing w:line="278" w:lineRule="auto"/>
        <w:ind w:firstLine="0"/>
        <w:jc w:val="left"/>
      </w:pPr>
      <w:r>
        <w:br w:type="page"/>
      </w:r>
    </w:p>
    <w:p w14:paraId="1F85297E" w14:textId="77777777" w:rsidR="00F46474" w:rsidRDefault="00F46474" w:rsidP="00F46474"/>
    <w:p w14:paraId="52959406" w14:textId="77777777" w:rsidR="00F46474" w:rsidRDefault="00F46474" w:rsidP="00F46474">
      <w:pPr>
        <w:pStyle w:val="Ttulo2"/>
      </w:pPr>
      <w:bookmarkStart w:id="1673" w:name="_Toc212539411"/>
      <w:bookmarkStart w:id="1674" w:name="_Toc213787192"/>
      <w:r>
        <w:t>Prueba unitaria CU N°5.6</w:t>
      </w:r>
      <w:bookmarkEnd w:id="1673"/>
      <w:bookmarkEnd w:id="1674"/>
    </w:p>
    <w:p w14:paraId="4F5C8E6F" w14:textId="77777777" w:rsidR="00F46474" w:rsidRDefault="00F46474" w:rsidP="00F46474"/>
    <w:p w14:paraId="2CD11383" w14:textId="272608E0" w:rsidR="00F46474" w:rsidRDefault="00F46474" w:rsidP="00F46474">
      <w:r>
        <w:t xml:space="preserve">En la </w:t>
      </w:r>
      <w:r>
        <w:rPr>
          <w:i/>
        </w:rPr>
        <w:t>Tabla 7.</w:t>
      </w:r>
      <w:r w:rsidR="00357D17">
        <w:rPr>
          <w:i/>
        </w:rPr>
        <w:t>51</w:t>
      </w:r>
      <w:r>
        <w:t xml:space="preserve"> se puede visualizar el Caso de uso N°5.6, este caso consiste en imprimir el informe de asistencia.</w:t>
      </w:r>
    </w:p>
    <w:p w14:paraId="6BE66499" w14:textId="77777777" w:rsidR="00F46474" w:rsidRDefault="00F46474" w:rsidP="00F46474">
      <w:pPr>
        <w:keepNext/>
        <w:ind w:firstLine="0"/>
      </w:pPr>
    </w:p>
    <w:p w14:paraId="00AE43E3" w14:textId="4C11F698" w:rsidR="00F46474" w:rsidRDefault="00F46474" w:rsidP="00F46474">
      <w:pPr>
        <w:pStyle w:val="Descripcin"/>
      </w:pPr>
      <w:bookmarkStart w:id="1675" w:name="_Toc212539469"/>
      <w:bookmarkStart w:id="1676" w:name="_Toc212539523"/>
      <w:bookmarkStart w:id="1677" w:name="_Toc213787070"/>
      <w:bookmarkStart w:id="1678" w:name="_Toc213787484"/>
      <w:r>
        <w:t xml:space="preserve">Tabla </w:t>
      </w:r>
      <w:fldSimple w:instr=" STYLEREF 1 \s ">
        <w:r w:rsidR="008F7228">
          <w:rPr>
            <w:noProof/>
          </w:rPr>
          <w:t>7</w:t>
        </w:r>
      </w:fldSimple>
      <w:r w:rsidR="008F7228">
        <w:t>.</w:t>
      </w:r>
      <w:fldSimple w:instr=" SEQ Tabla \* ARABIC \s 1 ">
        <w:r w:rsidR="008F7228">
          <w:rPr>
            <w:noProof/>
          </w:rPr>
          <w:t>51</w:t>
        </w:r>
      </w:fldSimple>
      <w:r>
        <w:t xml:space="preserve"> </w:t>
      </w:r>
      <w:r w:rsidRPr="00B03736">
        <w:t>Caso de uso N°5.6, Imprimiendo informe de asistencia</w:t>
      </w:r>
      <w:bookmarkEnd w:id="1675"/>
      <w:bookmarkEnd w:id="1676"/>
      <w:bookmarkEnd w:id="1677"/>
      <w:bookmarkEnd w:id="1678"/>
    </w:p>
    <w:p w14:paraId="386F0A25" w14:textId="77777777" w:rsidR="00F46474" w:rsidRDefault="00F46474" w:rsidP="00F46474">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4C0E9573" wp14:editId="66882D06">
            <wp:extent cx="4490114" cy="3971499"/>
            <wp:effectExtent l="0" t="0" r="5715" b="0"/>
            <wp:docPr id="1834375106" name="image6.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 name="image6.png" descr="Interfaz de usuario gráfica, Texto, Tabla&#10;&#10;El contenido generado por IA puede ser incorrecto."/>
                    <pic:cNvPicPr preferRelativeResize="0"/>
                  </pic:nvPicPr>
                  <pic:blipFill>
                    <a:blip r:embed="rId69"/>
                    <a:srcRect/>
                    <a:stretch>
                      <a:fillRect/>
                    </a:stretch>
                  </pic:blipFill>
                  <pic:spPr>
                    <a:xfrm>
                      <a:off x="0" y="0"/>
                      <a:ext cx="4496902" cy="3977503"/>
                    </a:xfrm>
                    <a:prstGeom prst="rect">
                      <a:avLst/>
                    </a:prstGeom>
                    <a:ln/>
                  </pic:spPr>
                </pic:pic>
              </a:graphicData>
            </a:graphic>
          </wp:inline>
        </w:drawing>
      </w:r>
    </w:p>
    <w:p w14:paraId="16E50D81" w14:textId="77777777" w:rsidR="00F46474" w:rsidRDefault="00F46474" w:rsidP="00F46474">
      <w:pPr>
        <w:spacing w:line="278" w:lineRule="auto"/>
        <w:ind w:firstLine="0"/>
        <w:jc w:val="left"/>
      </w:pPr>
    </w:p>
    <w:p w14:paraId="6C43C78E" w14:textId="77777777" w:rsidR="00F46474" w:rsidRDefault="00F46474" w:rsidP="00F46474">
      <w:r>
        <w:t>Fuente: Elaborado por el estudiante de acuerdo con el proyecto</w:t>
      </w:r>
    </w:p>
    <w:p w14:paraId="7F4B8D8A" w14:textId="77777777" w:rsidR="00F46474" w:rsidRDefault="00F46474" w:rsidP="00F46474">
      <w:r>
        <w:t>Casos de prueba:</w:t>
      </w:r>
    </w:p>
    <w:p w14:paraId="1081EA30" w14:textId="77777777" w:rsidR="00F46474" w:rsidRDefault="00F46474" w:rsidP="00F46474"/>
    <w:p w14:paraId="6301DB13" w14:textId="77777777" w:rsidR="00F46474" w:rsidRDefault="00F46474" w:rsidP="00F46474">
      <w:pPr>
        <w:pStyle w:val="Prrafodelista"/>
        <w:numPr>
          <w:ilvl w:val="0"/>
          <w:numId w:val="2"/>
        </w:numPr>
      </w:pPr>
      <w:r>
        <w:t>Verificar la correcta carga de todas las opciones de la pestaña informe de asistencia</w:t>
      </w:r>
    </w:p>
    <w:p w14:paraId="593E451D" w14:textId="77777777" w:rsidR="00F46474" w:rsidRDefault="00F46474" w:rsidP="00F46474"/>
    <w:p w14:paraId="44EE41E0" w14:textId="77777777" w:rsidR="00F46474" w:rsidRDefault="00F46474" w:rsidP="00F46474">
      <w:pPr>
        <w:pStyle w:val="Prrafodelista"/>
        <w:numPr>
          <w:ilvl w:val="0"/>
          <w:numId w:val="2"/>
        </w:numPr>
      </w:pPr>
      <w:r>
        <w:t xml:space="preserve">Verificar la selección de persona destacada en el registro de marcas del informe </w:t>
      </w:r>
    </w:p>
    <w:p w14:paraId="03620E23" w14:textId="77777777" w:rsidR="00F46474" w:rsidRDefault="00F46474" w:rsidP="00F46474"/>
    <w:p w14:paraId="63C50D6F" w14:textId="77777777" w:rsidR="00F46474" w:rsidRDefault="00F46474" w:rsidP="00F46474">
      <w:pPr>
        <w:pStyle w:val="Prrafodelista"/>
        <w:numPr>
          <w:ilvl w:val="0"/>
          <w:numId w:val="2"/>
        </w:numPr>
      </w:pPr>
      <w:r>
        <w:t>Verificar la correcta impresión de la marca seleccionada según corresponda</w:t>
      </w:r>
    </w:p>
    <w:p w14:paraId="19A1486C" w14:textId="77777777" w:rsidR="00F46474" w:rsidRDefault="00F46474" w:rsidP="00F46474"/>
    <w:p w14:paraId="5B641CB1" w14:textId="77777777" w:rsidR="00F46474" w:rsidRDefault="00F46474" w:rsidP="00F46474">
      <w:r>
        <w:t>Resultados Esperados:</w:t>
      </w:r>
    </w:p>
    <w:p w14:paraId="2AAD9AC1" w14:textId="77777777" w:rsidR="00F46474" w:rsidRDefault="00F46474" w:rsidP="00F46474"/>
    <w:p w14:paraId="61169988" w14:textId="77777777" w:rsidR="00F46474" w:rsidRDefault="00F46474" w:rsidP="00F46474">
      <w:pPr>
        <w:pStyle w:val="Prrafodelista"/>
        <w:numPr>
          <w:ilvl w:val="0"/>
          <w:numId w:val="3"/>
        </w:numPr>
      </w:pPr>
      <w:r>
        <w:t>El enlace o pestaña “Informe de Asistencia” carga correctamente con todas las opciones correspondientes</w:t>
      </w:r>
    </w:p>
    <w:p w14:paraId="3B0CD1D2" w14:textId="77777777" w:rsidR="00F46474" w:rsidRDefault="00F46474" w:rsidP="00F46474">
      <w:pPr>
        <w:pStyle w:val="Prrafodelista"/>
        <w:ind w:left="1440" w:firstLine="0"/>
      </w:pPr>
    </w:p>
    <w:p w14:paraId="75DA2FD7" w14:textId="77777777" w:rsidR="00F46474" w:rsidRDefault="00F46474" w:rsidP="00F46474">
      <w:pPr>
        <w:pStyle w:val="Prrafodelista"/>
        <w:numPr>
          <w:ilvl w:val="0"/>
          <w:numId w:val="3"/>
        </w:numPr>
      </w:pPr>
      <w:r>
        <w:t>La selección de una marca por parte del usuario se destaca confirmando la selección para futura impresión.</w:t>
      </w:r>
    </w:p>
    <w:p w14:paraId="4E6A410B" w14:textId="77777777" w:rsidR="00F46474" w:rsidRDefault="00F46474" w:rsidP="00F46474"/>
    <w:p w14:paraId="5D4E193D" w14:textId="77777777" w:rsidR="00F46474" w:rsidRDefault="00F46474" w:rsidP="00F46474">
      <w:pPr>
        <w:pStyle w:val="Prrafodelista"/>
        <w:numPr>
          <w:ilvl w:val="0"/>
          <w:numId w:val="3"/>
        </w:numPr>
      </w:pPr>
      <w:r>
        <w:t>Al presionar el botón para imprimir permite imprimir de manera correcta la información necesaria y filtrada.</w:t>
      </w:r>
    </w:p>
    <w:p w14:paraId="182B15A0" w14:textId="77777777" w:rsidR="00F46474" w:rsidRDefault="00F46474" w:rsidP="00F46474">
      <w:pPr>
        <w:ind w:firstLine="0"/>
      </w:pPr>
    </w:p>
    <w:p w14:paraId="47E95425" w14:textId="77777777" w:rsidR="00F46474" w:rsidRDefault="00F46474" w:rsidP="00F46474">
      <w:r>
        <w:t>Resultados obtenidos</w:t>
      </w:r>
    </w:p>
    <w:p w14:paraId="5D4DF20C" w14:textId="77777777" w:rsidR="00F46474" w:rsidRDefault="00F46474" w:rsidP="00F46474"/>
    <w:p w14:paraId="124B91B3" w14:textId="77777777" w:rsidR="00F46474" w:rsidRDefault="00F46474" w:rsidP="00F46474">
      <w:pPr>
        <w:pStyle w:val="Prrafodelista"/>
        <w:numPr>
          <w:ilvl w:val="0"/>
          <w:numId w:val="4"/>
        </w:numPr>
      </w:pPr>
      <w:r>
        <w:t>La pestaña de “Informe de Asistencia” cargo correctamente con toda la información y opciones necesarias.</w:t>
      </w:r>
    </w:p>
    <w:p w14:paraId="7821439C" w14:textId="77777777" w:rsidR="00F46474" w:rsidRDefault="00F46474" w:rsidP="00F46474"/>
    <w:p w14:paraId="2F2BB1BB" w14:textId="77777777" w:rsidR="00F46474" w:rsidRDefault="00F46474" w:rsidP="00F46474">
      <w:pPr>
        <w:pStyle w:val="Prrafodelista"/>
        <w:numPr>
          <w:ilvl w:val="0"/>
          <w:numId w:val="4"/>
        </w:numPr>
      </w:pPr>
      <w:r>
        <w:t>El usuario selecciona la marca correspondiente y se destaca correctamente diferenciándose de las otras.</w:t>
      </w:r>
    </w:p>
    <w:p w14:paraId="3A4E28BA" w14:textId="77777777" w:rsidR="00F46474" w:rsidRDefault="00F46474" w:rsidP="00F46474"/>
    <w:p w14:paraId="637D4095" w14:textId="77777777" w:rsidR="00F46474" w:rsidRDefault="00F46474" w:rsidP="00F46474">
      <w:pPr>
        <w:pStyle w:val="Prrafodelista"/>
        <w:numPr>
          <w:ilvl w:val="0"/>
          <w:numId w:val="4"/>
        </w:numPr>
      </w:pPr>
      <w:r>
        <w:lastRenderedPageBreak/>
        <w:t>El botón permite imprimir de manera correcta la selección de marcas seleccionadas anteriormente.</w:t>
      </w:r>
    </w:p>
    <w:p w14:paraId="57238C3D" w14:textId="77777777" w:rsidR="00F46474" w:rsidRPr="008E3311" w:rsidRDefault="00F46474" w:rsidP="00F46474">
      <w:pPr>
        <w:ind w:firstLine="0"/>
      </w:pPr>
    </w:p>
    <w:p w14:paraId="09C7E086" w14:textId="3D3165CD" w:rsidR="00F46474" w:rsidRDefault="00357D17" w:rsidP="00F46474">
      <w:r>
        <w:t xml:space="preserve">En la figura 7.51 </w:t>
      </w:r>
      <w:r w:rsidR="00F46474" w:rsidRPr="0059633B">
        <w:t xml:space="preserve">Durante la validación del Caso de Uso N°5.6, se verificó la correcta carga de la pestaña Informe de Asistencia con todas sus opciones (filtros por nombre y rango de fechas, buscador, paginación, botones </w:t>
      </w:r>
      <w:r w:rsidR="00F46474" w:rsidRPr="0059633B">
        <w:rPr>
          <w:i/>
          <w:iCs/>
        </w:rPr>
        <w:t>Filtrar</w:t>
      </w:r>
      <w:r w:rsidR="00F46474" w:rsidRPr="0059633B">
        <w:t xml:space="preserve">, </w:t>
      </w:r>
      <w:r w:rsidR="00F46474" w:rsidRPr="0059633B">
        <w:rPr>
          <w:i/>
          <w:iCs/>
        </w:rPr>
        <w:t>Imprimir Selección</w:t>
      </w:r>
      <w:r w:rsidR="00F46474" w:rsidRPr="0059633B">
        <w:t xml:space="preserve"> y </w:t>
      </w:r>
      <w:r w:rsidR="00F46474" w:rsidRPr="0059633B">
        <w:rPr>
          <w:i/>
          <w:iCs/>
        </w:rPr>
        <w:t>Exportar a CSV</w:t>
      </w:r>
      <w:r w:rsidR="00F46474" w:rsidRPr="0059633B">
        <w:t>). Luego, se probó la selección de marcas en la tabla: al marcar una fila, esta quedó visualmente destacada, confirmando la elección del usuario para su futura impresión. Finalmente, al presionar Imprimir Selección, el sistema abrió el diálogo de impresión del navegador mostrando la vista previa y permitiendo elegir destino (impresora o PDF), con lo que la información filtrada y seleccionada se imprimió correctamente. Los resultados obtenidos coinciden con los resultados esperados para los tres casos de prueba (carga, selección e impresión). Figura 7.1: captura de pantalla de las pruebas 1-2-3 del caso de uso N°5.6.</w:t>
      </w:r>
    </w:p>
    <w:p w14:paraId="53FD186B" w14:textId="77777777" w:rsidR="00F46474" w:rsidRPr="0059633B" w:rsidRDefault="00F46474" w:rsidP="00F46474"/>
    <w:p w14:paraId="2F9EB35D" w14:textId="41D0BA94" w:rsidR="00F46474" w:rsidRDefault="00357D17" w:rsidP="00357D17">
      <w:pPr>
        <w:pStyle w:val="Descripcin"/>
      </w:pPr>
      <w:bookmarkStart w:id="1679" w:name="_Toc213787071"/>
      <w:bookmarkStart w:id="1680" w:name="_Toc213787485"/>
      <w:r>
        <w:t xml:space="preserve">Figura </w:t>
      </w:r>
      <w:fldSimple w:instr=" STYLEREF 1 \s ">
        <w:r w:rsidR="008F7228">
          <w:rPr>
            <w:noProof/>
          </w:rPr>
          <w:t>7</w:t>
        </w:r>
      </w:fldSimple>
      <w:r w:rsidR="008F7228">
        <w:t>.</w:t>
      </w:r>
      <w:fldSimple w:instr=" SEQ Figura \* ARABIC \s 1 ">
        <w:r w:rsidR="008F7228">
          <w:rPr>
            <w:noProof/>
          </w:rPr>
          <w:t>51</w:t>
        </w:r>
      </w:fldSimple>
      <w:r w:rsidR="00F46474">
        <w:t xml:space="preserve"> “Captura de pantalla de prueba 1-2-3 caso de uso N°5.6”</w:t>
      </w:r>
      <w:bookmarkEnd w:id="1679"/>
      <w:bookmarkEnd w:id="1680"/>
    </w:p>
    <w:p w14:paraId="7653BF3D" w14:textId="77777777" w:rsidR="00F46474" w:rsidRDefault="00F46474" w:rsidP="00F46474"/>
    <w:p w14:paraId="05DC79CE" w14:textId="77777777" w:rsidR="00F46474" w:rsidRDefault="00F46474" w:rsidP="00F46474">
      <w:pPr>
        <w:pStyle w:val="Sinespaciado"/>
      </w:pPr>
      <w:r w:rsidRPr="008B0BF5">
        <w:rPr>
          <w:noProof/>
        </w:rPr>
        <w:lastRenderedPageBreak/>
        <w:drawing>
          <wp:inline distT="0" distB="0" distL="0" distR="0" wp14:anchorId="11342DA1" wp14:editId="19C722ED">
            <wp:extent cx="5971540" cy="5589905"/>
            <wp:effectExtent l="0" t="0" r="0" b="0"/>
            <wp:docPr id="10402657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570" name="Imagen 1" descr="Interfaz de usuario gráfica, Texto, Aplicación&#10;&#10;El contenido generado por IA puede ser incorrecto."/>
                    <pic:cNvPicPr/>
                  </pic:nvPicPr>
                  <pic:blipFill>
                    <a:blip r:embed="rId218"/>
                    <a:stretch>
                      <a:fillRect/>
                    </a:stretch>
                  </pic:blipFill>
                  <pic:spPr>
                    <a:xfrm>
                      <a:off x="0" y="0"/>
                      <a:ext cx="5971540" cy="5589905"/>
                    </a:xfrm>
                    <a:prstGeom prst="rect">
                      <a:avLst/>
                    </a:prstGeom>
                  </pic:spPr>
                </pic:pic>
              </a:graphicData>
            </a:graphic>
          </wp:inline>
        </w:drawing>
      </w:r>
    </w:p>
    <w:p w14:paraId="76398403" w14:textId="77777777" w:rsidR="00F46474" w:rsidRDefault="00F46474" w:rsidP="00F46474">
      <w:pPr>
        <w:pStyle w:val="Sinespaciado"/>
      </w:pPr>
    </w:p>
    <w:p w14:paraId="178A5F6D" w14:textId="77777777" w:rsidR="00F46474" w:rsidRDefault="00F46474" w:rsidP="00F46474">
      <w:r>
        <w:t>Fuente: Elaborado por el estudiante de acuerdo con el proyecto</w:t>
      </w:r>
    </w:p>
    <w:p w14:paraId="327BA7A6" w14:textId="77777777" w:rsidR="00F46474" w:rsidRDefault="00F46474" w:rsidP="00F46474">
      <w:pPr>
        <w:pStyle w:val="Sinespaciado"/>
      </w:pPr>
    </w:p>
    <w:p w14:paraId="4CDB56FB" w14:textId="77777777" w:rsidR="00F46474" w:rsidRDefault="00F46474" w:rsidP="00F46474">
      <w:pPr>
        <w:pStyle w:val="Sinespaciado"/>
      </w:pPr>
    </w:p>
    <w:p w14:paraId="15A4C68F" w14:textId="77777777" w:rsidR="00F46474" w:rsidRDefault="00F46474" w:rsidP="00F46474">
      <w:pPr>
        <w:pStyle w:val="Sinespaciado"/>
      </w:pPr>
    </w:p>
    <w:p w14:paraId="6D621A96" w14:textId="77777777" w:rsidR="00F46474" w:rsidRDefault="00F46474" w:rsidP="00F46474">
      <w:pPr>
        <w:pStyle w:val="Sinespaciado"/>
      </w:pPr>
    </w:p>
    <w:p w14:paraId="67A2E6FF" w14:textId="77777777" w:rsidR="00F46474" w:rsidRDefault="00F46474" w:rsidP="00F46474">
      <w:pPr>
        <w:pStyle w:val="Sinespaciado"/>
      </w:pPr>
    </w:p>
    <w:p w14:paraId="6F84C43D" w14:textId="77777777" w:rsidR="00F46474" w:rsidRDefault="00F46474" w:rsidP="00F46474">
      <w:pPr>
        <w:pStyle w:val="Sinespaciado"/>
      </w:pPr>
    </w:p>
    <w:p w14:paraId="53693ED0" w14:textId="77777777" w:rsidR="00F46474" w:rsidRDefault="00F46474" w:rsidP="00F46474">
      <w:pPr>
        <w:pStyle w:val="Sinespaciado"/>
      </w:pPr>
    </w:p>
    <w:p w14:paraId="079B85B6" w14:textId="77777777" w:rsidR="00F46474" w:rsidRPr="006C1F63" w:rsidRDefault="00F46474" w:rsidP="00F46474">
      <w:pPr>
        <w:spacing w:line="278" w:lineRule="auto"/>
        <w:ind w:firstLine="0"/>
        <w:jc w:val="left"/>
        <w:rPr>
          <w:rFonts w:eastAsiaTheme="majorEastAsia" w:cstheme="majorBidi"/>
          <w:szCs w:val="32"/>
        </w:rPr>
      </w:pPr>
    </w:p>
    <w:p w14:paraId="746549EA" w14:textId="77777777" w:rsidR="00F46474" w:rsidRDefault="00F46474" w:rsidP="00F46474">
      <w:pPr>
        <w:pStyle w:val="Ttulo2"/>
      </w:pPr>
      <w:bookmarkStart w:id="1681" w:name="_Toc212539412"/>
      <w:bookmarkStart w:id="1682" w:name="_Toc213787193"/>
      <w:r>
        <w:lastRenderedPageBreak/>
        <w:t>Prueba unitaria CU N°5.7</w:t>
      </w:r>
      <w:bookmarkEnd w:id="1681"/>
      <w:bookmarkEnd w:id="1682"/>
    </w:p>
    <w:p w14:paraId="6CD19C0D" w14:textId="77777777" w:rsidR="00F46474" w:rsidRDefault="00F46474" w:rsidP="00F46474">
      <w:pPr>
        <w:spacing w:line="278" w:lineRule="auto"/>
        <w:ind w:firstLine="0"/>
        <w:jc w:val="left"/>
      </w:pPr>
    </w:p>
    <w:p w14:paraId="405C9D47" w14:textId="2B1B4C74" w:rsidR="00F46474" w:rsidRDefault="00F46474" w:rsidP="00F46474">
      <w:r>
        <w:t xml:space="preserve">En la </w:t>
      </w:r>
      <w:r>
        <w:rPr>
          <w:i/>
        </w:rPr>
        <w:t>Tabla 7.</w:t>
      </w:r>
      <w:r w:rsidR="00357D17">
        <w:rPr>
          <w:i/>
        </w:rPr>
        <w:t>5</w:t>
      </w:r>
      <w:r>
        <w:rPr>
          <w:i/>
        </w:rPr>
        <w:t>2</w:t>
      </w:r>
      <w:r>
        <w:t xml:space="preserve"> se puede visualizar el Caso de uso N°5.7, el sistema permite visualizar los informes diarios de la asistencia de los empleados.</w:t>
      </w:r>
    </w:p>
    <w:p w14:paraId="3C0A7EB1" w14:textId="77777777" w:rsidR="00F46474" w:rsidRDefault="00F46474" w:rsidP="00F46474">
      <w:pPr>
        <w:keepNext/>
        <w:ind w:firstLine="0"/>
      </w:pPr>
    </w:p>
    <w:p w14:paraId="79AB143B" w14:textId="4D6CFB09" w:rsidR="00F46474" w:rsidRDefault="00F46474" w:rsidP="00F46474">
      <w:pPr>
        <w:pStyle w:val="Descripcin"/>
      </w:pPr>
      <w:bookmarkStart w:id="1683" w:name="_Toc212539471"/>
      <w:bookmarkStart w:id="1684" w:name="_Toc212539525"/>
      <w:bookmarkStart w:id="1685" w:name="_Toc213787072"/>
      <w:bookmarkStart w:id="1686" w:name="_Toc213787486"/>
      <w:r>
        <w:t xml:space="preserve">Tabla </w:t>
      </w:r>
      <w:fldSimple w:instr=" STYLEREF 1 \s ">
        <w:r w:rsidR="008F7228">
          <w:rPr>
            <w:noProof/>
          </w:rPr>
          <w:t>7</w:t>
        </w:r>
      </w:fldSimple>
      <w:r w:rsidR="008F7228">
        <w:t>.</w:t>
      </w:r>
      <w:fldSimple w:instr=" SEQ Tabla \* ARABIC \s 1 ">
        <w:r w:rsidR="008F7228">
          <w:rPr>
            <w:noProof/>
          </w:rPr>
          <w:t>52</w:t>
        </w:r>
      </w:fldSimple>
      <w:r>
        <w:t xml:space="preserve"> </w:t>
      </w:r>
      <w:r w:rsidRPr="00B94BAB">
        <w:t>Caso de uso N°5.7, Visualizando informe diario de asistencia</w:t>
      </w:r>
      <w:bookmarkEnd w:id="1683"/>
      <w:bookmarkEnd w:id="1684"/>
      <w:bookmarkEnd w:id="1685"/>
      <w:bookmarkEnd w:id="1686"/>
    </w:p>
    <w:p w14:paraId="333403A9" w14:textId="77777777" w:rsidR="00F46474" w:rsidRDefault="00F46474" w:rsidP="00F46474">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0793A2BC" wp14:editId="45D6C875">
            <wp:extent cx="4722126" cy="3984482"/>
            <wp:effectExtent l="0" t="0" r="2540" b="0"/>
            <wp:docPr id="981521598"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2885" name="Imagen 1" descr="Texto, Tabla&#10;&#10;El contenido generado por IA puede ser incorrecto."/>
                    <pic:cNvPicPr/>
                  </pic:nvPicPr>
                  <pic:blipFill>
                    <a:blip r:embed="rId70"/>
                    <a:stretch>
                      <a:fillRect/>
                    </a:stretch>
                  </pic:blipFill>
                  <pic:spPr>
                    <a:xfrm>
                      <a:off x="0" y="0"/>
                      <a:ext cx="4727366" cy="3988904"/>
                    </a:xfrm>
                    <a:prstGeom prst="rect">
                      <a:avLst/>
                    </a:prstGeom>
                  </pic:spPr>
                </pic:pic>
              </a:graphicData>
            </a:graphic>
          </wp:inline>
        </w:drawing>
      </w:r>
    </w:p>
    <w:p w14:paraId="6D7D3758" w14:textId="77777777" w:rsidR="00F46474" w:rsidRDefault="00F46474" w:rsidP="00F46474">
      <w:pPr>
        <w:spacing w:line="278" w:lineRule="auto"/>
        <w:ind w:firstLine="0"/>
        <w:jc w:val="left"/>
      </w:pPr>
    </w:p>
    <w:p w14:paraId="77C119B6" w14:textId="77777777" w:rsidR="00F46474" w:rsidRDefault="00F46474" w:rsidP="00F46474">
      <w:r>
        <w:t>Fuente: Elaborado por el estudiante de acuerdo con el proyecto</w:t>
      </w:r>
    </w:p>
    <w:p w14:paraId="460446F0" w14:textId="77777777" w:rsidR="00F46474" w:rsidRDefault="00F46474" w:rsidP="00F46474">
      <w:pPr>
        <w:ind w:firstLine="0"/>
      </w:pPr>
    </w:p>
    <w:p w14:paraId="2D224DB7" w14:textId="77777777" w:rsidR="00F46474" w:rsidRDefault="00F46474" w:rsidP="00F46474">
      <w:r>
        <w:t>Casos de prueba:</w:t>
      </w:r>
    </w:p>
    <w:p w14:paraId="180C27DF" w14:textId="77777777" w:rsidR="00F46474" w:rsidRDefault="00F46474" w:rsidP="00F46474"/>
    <w:p w14:paraId="256246F1" w14:textId="77777777" w:rsidR="00F46474" w:rsidRDefault="00F46474" w:rsidP="00F46474">
      <w:pPr>
        <w:pStyle w:val="Prrafodelista"/>
        <w:numPr>
          <w:ilvl w:val="0"/>
          <w:numId w:val="15"/>
        </w:numPr>
      </w:pPr>
      <w:r>
        <w:t>Verificar la correcta carga de todas las opciones de la pestaña informe de asistencia</w:t>
      </w:r>
    </w:p>
    <w:p w14:paraId="4648567B" w14:textId="77777777" w:rsidR="00F46474" w:rsidRPr="00A93C41" w:rsidRDefault="00F46474" w:rsidP="00F46474"/>
    <w:p w14:paraId="602A78BC" w14:textId="77777777" w:rsidR="00F46474" w:rsidRDefault="00F46474" w:rsidP="00F46474">
      <w:pPr>
        <w:pStyle w:val="Prrafodelista"/>
        <w:numPr>
          <w:ilvl w:val="0"/>
          <w:numId w:val="15"/>
        </w:numPr>
      </w:pPr>
      <w:r>
        <w:t xml:space="preserve">Verificar la existencia del botón “Informe Diario” en informe de asistencia </w:t>
      </w:r>
    </w:p>
    <w:p w14:paraId="5866AC25" w14:textId="77777777" w:rsidR="00F46474" w:rsidRPr="00A93C41" w:rsidRDefault="00F46474" w:rsidP="00F46474"/>
    <w:p w14:paraId="75E6FE33" w14:textId="77777777" w:rsidR="00F46474" w:rsidRDefault="00F46474" w:rsidP="00F46474">
      <w:pPr>
        <w:pStyle w:val="Prrafodelista"/>
        <w:numPr>
          <w:ilvl w:val="0"/>
          <w:numId w:val="15"/>
        </w:numPr>
      </w:pPr>
      <w:r>
        <w:t>Verificar la correcta carga del informe diario con los campos correspondientes</w:t>
      </w:r>
    </w:p>
    <w:p w14:paraId="39B2E6E9" w14:textId="77777777" w:rsidR="00F46474" w:rsidRDefault="00F46474" w:rsidP="00F46474">
      <w:pPr>
        <w:ind w:firstLine="0"/>
      </w:pPr>
    </w:p>
    <w:p w14:paraId="1F514034" w14:textId="77777777" w:rsidR="00F46474" w:rsidRDefault="00F46474" w:rsidP="00F46474">
      <w:r>
        <w:t>Resultados Esperados:</w:t>
      </w:r>
    </w:p>
    <w:p w14:paraId="0B18D047" w14:textId="77777777" w:rsidR="00F46474" w:rsidRDefault="00F46474" w:rsidP="00F46474"/>
    <w:p w14:paraId="51FAEEE9" w14:textId="77777777" w:rsidR="00F46474" w:rsidRDefault="00F46474" w:rsidP="00F46474">
      <w:pPr>
        <w:pStyle w:val="Prrafodelista"/>
        <w:numPr>
          <w:ilvl w:val="0"/>
          <w:numId w:val="16"/>
        </w:numPr>
      </w:pPr>
      <w:r>
        <w:t>El enlace o pestaña “Informe de Asistencia” carga correctamente con todas las opciones correspondientes</w:t>
      </w:r>
    </w:p>
    <w:p w14:paraId="22AC468D" w14:textId="77777777" w:rsidR="00F46474" w:rsidRDefault="00F46474" w:rsidP="00F46474">
      <w:pPr>
        <w:ind w:firstLine="0"/>
      </w:pPr>
    </w:p>
    <w:p w14:paraId="461B43E6" w14:textId="77777777" w:rsidR="00F46474" w:rsidRDefault="00F46474" w:rsidP="00F46474">
      <w:pPr>
        <w:pStyle w:val="Prrafodelista"/>
        <w:numPr>
          <w:ilvl w:val="0"/>
          <w:numId w:val="16"/>
        </w:numPr>
      </w:pPr>
      <w:r>
        <w:t>El botón existe y es posible interactuar con el en el informe de asistencia</w:t>
      </w:r>
    </w:p>
    <w:p w14:paraId="1F089CA2" w14:textId="77777777" w:rsidR="00F46474" w:rsidRDefault="00F46474" w:rsidP="00F46474">
      <w:pPr>
        <w:ind w:left="720" w:firstLine="0"/>
      </w:pPr>
    </w:p>
    <w:p w14:paraId="286DB0AB" w14:textId="77777777" w:rsidR="00F46474" w:rsidRDefault="00F46474" w:rsidP="00F46474">
      <w:pPr>
        <w:pStyle w:val="Prrafodelista"/>
        <w:numPr>
          <w:ilvl w:val="0"/>
          <w:numId w:val="16"/>
        </w:numPr>
      </w:pPr>
      <w:r>
        <w:t>Al presionar el botón para informe diario permite mostrar de manera correcta la información necesaria y filtrada según el día correspondiente.</w:t>
      </w:r>
    </w:p>
    <w:p w14:paraId="131F6458" w14:textId="77777777" w:rsidR="00F46474" w:rsidRDefault="00F46474" w:rsidP="00F46474">
      <w:pPr>
        <w:ind w:firstLine="0"/>
      </w:pPr>
    </w:p>
    <w:p w14:paraId="36593DBD" w14:textId="77777777" w:rsidR="00F46474" w:rsidRDefault="00F46474" w:rsidP="00F46474">
      <w:r>
        <w:t>Resultados obtenidos</w:t>
      </w:r>
    </w:p>
    <w:p w14:paraId="18A2573A" w14:textId="77777777" w:rsidR="00F46474" w:rsidRDefault="00F46474" w:rsidP="00F46474"/>
    <w:p w14:paraId="26F8FE33" w14:textId="77777777" w:rsidR="00F46474" w:rsidRDefault="00F46474" w:rsidP="00F46474">
      <w:pPr>
        <w:pStyle w:val="Prrafodelista"/>
        <w:numPr>
          <w:ilvl w:val="0"/>
          <w:numId w:val="17"/>
        </w:numPr>
      </w:pPr>
      <w:r>
        <w:t>La pestaña de “Informe de Asistencia” cargo correctamente con toda la información y opciones necesarias.</w:t>
      </w:r>
    </w:p>
    <w:p w14:paraId="393CB1DC" w14:textId="77777777" w:rsidR="00F46474" w:rsidRDefault="00F46474" w:rsidP="00F46474">
      <w:pPr>
        <w:ind w:left="720" w:firstLine="0"/>
      </w:pPr>
    </w:p>
    <w:p w14:paraId="68801BC3" w14:textId="77777777" w:rsidR="00F46474" w:rsidRDefault="00F46474" w:rsidP="00F46474">
      <w:pPr>
        <w:pStyle w:val="Prrafodelista"/>
        <w:numPr>
          <w:ilvl w:val="0"/>
          <w:numId w:val="17"/>
        </w:numPr>
      </w:pPr>
      <w:r>
        <w:t>El botón Informe Diario existe y es posible interactuar con el de manera correcta</w:t>
      </w:r>
    </w:p>
    <w:p w14:paraId="15B5F5B0" w14:textId="77777777" w:rsidR="00F46474" w:rsidRDefault="00F46474" w:rsidP="00F46474">
      <w:pPr>
        <w:ind w:left="720" w:firstLine="0"/>
      </w:pPr>
    </w:p>
    <w:p w14:paraId="009F1F5B" w14:textId="77777777" w:rsidR="00F46474" w:rsidRDefault="00F46474" w:rsidP="00F46474">
      <w:pPr>
        <w:pStyle w:val="Prrafodelista"/>
        <w:numPr>
          <w:ilvl w:val="0"/>
          <w:numId w:val="17"/>
        </w:numPr>
      </w:pPr>
      <w:r>
        <w:lastRenderedPageBreak/>
        <w:t>El botón permite informe diario al ser presionado carga de manera correcta el informe diario dependiendo el día.</w:t>
      </w:r>
    </w:p>
    <w:p w14:paraId="7382A54C" w14:textId="77777777" w:rsidR="00F46474" w:rsidRDefault="00F46474" w:rsidP="00F46474">
      <w:pPr>
        <w:ind w:firstLine="0"/>
      </w:pPr>
    </w:p>
    <w:p w14:paraId="760C3A23" w14:textId="5150D5F5" w:rsidR="00F46474" w:rsidRPr="0059633B" w:rsidRDefault="00F46474" w:rsidP="00F46474">
      <w:r>
        <w:t>En la figura 7.</w:t>
      </w:r>
      <w:r w:rsidR="00357D17">
        <w:t>5</w:t>
      </w:r>
      <w:r>
        <w:t xml:space="preserve">2 se presenta la </w:t>
      </w:r>
      <w:r w:rsidRPr="0059633B">
        <w:t>validación del Caso de Uso N°5.7, se comprobó que la pestaña Informe de Asistencia carga correctamente con todos sus filtros y controles; además, se verificó la presencia y operatividad del botón “Informe Diario” dentro del mismo módulo. Al interactuar con dicho botón, el sistema generó el informe diario respetando el día seleccionado y mostrando las columnas esperadas (ID Usuario, RUT, Nombre, Turno, Fecha, Hora, Tipo calculado y Atraso), junto con la paginación y el buscador. Los resultados obtenidos coinciden con los esperados: la vista se carga completa, el botón existe y responde, y el informe diario se presenta de forma correcta y filtrada según la fecha indicada. Figura 7.2: captura de pantalla de la ejecución de las pruebas del caso de uso N°5.7.</w:t>
      </w:r>
    </w:p>
    <w:p w14:paraId="4E1F3AE3" w14:textId="77777777" w:rsidR="00F46474" w:rsidRDefault="00F46474" w:rsidP="00F46474"/>
    <w:p w14:paraId="1F22FF24" w14:textId="3943FDF4" w:rsidR="00F46474" w:rsidRDefault="00357D17" w:rsidP="00357D17">
      <w:pPr>
        <w:pStyle w:val="Descripcin"/>
      </w:pPr>
      <w:bookmarkStart w:id="1687" w:name="_Toc213787073"/>
      <w:bookmarkStart w:id="1688" w:name="_Toc213787487"/>
      <w:r>
        <w:t xml:space="preserve">Figura </w:t>
      </w:r>
      <w:fldSimple w:instr=" STYLEREF 1 \s ">
        <w:r w:rsidR="008F7228">
          <w:rPr>
            <w:noProof/>
          </w:rPr>
          <w:t>7</w:t>
        </w:r>
      </w:fldSimple>
      <w:r w:rsidR="008F7228">
        <w:t>.</w:t>
      </w:r>
      <w:fldSimple w:instr=" SEQ Figura \* ARABIC \s 1 ">
        <w:r w:rsidR="008F7228">
          <w:rPr>
            <w:noProof/>
          </w:rPr>
          <w:t>52</w:t>
        </w:r>
      </w:fldSimple>
      <w:r w:rsidR="00F46474">
        <w:t xml:space="preserve"> “Captura de pantalla de prueba 1-2-3 caso de uso N°5.6”</w:t>
      </w:r>
      <w:bookmarkEnd w:id="1687"/>
      <w:bookmarkEnd w:id="1688"/>
    </w:p>
    <w:p w14:paraId="1CA2D867" w14:textId="77777777" w:rsidR="00F46474" w:rsidRDefault="00F46474" w:rsidP="00F46474"/>
    <w:p w14:paraId="2E54B678" w14:textId="77777777" w:rsidR="00F46474" w:rsidRDefault="00F46474" w:rsidP="00F46474">
      <w:pPr>
        <w:ind w:firstLine="0"/>
      </w:pPr>
    </w:p>
    <w:p w14:paraId="02E8E546" w14:textId="77777777" w:rsidR="00F46474" w:rsidRDefault="00F46474" w:rsidP="00F46474">
      <w:pPr>
        <w:pStyle w:val="Sinespaciado"/>
      </w:pPr>
      <w:r w:rsidRPr="008B0BF5">
        <w:rPr>
          <w:noProof/>
        </w:rPr>
        <w:lastRenderedPageBreak/>
        <w:drawing>
          <wp:inline distT="0" distB="0" distL="0" distR="0" wp14:anchorId="5BD51941" wp14:editId="1936A9E8">
            <wp:extent cx="5971540" cy="5561965"/>
            <wp:effectExtent l="0" t="0" r="0" b="635"/>
            <wp:docPr id="18901539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53937" name="Imagen 1" descr="Interfaz de usuario gráfica, Aplicación&#10;&#10;El contenido generado por IA puede ser incorrecto."/>
                    <pic:cNvPicPr/>
                  </pic:nvPicPr>
                  <pic:blipFill>
                    <a:blip r:embed="rId219"/>
                    <a:stretch>
                      <a:fillRect/>
                    </a:stretch>
                  </pic:blipFill>
                  <pic:spPr>
                    <a:xfrm>
                      <a:off x="0" y="0"/>
                      <a:ext cx="5971540" cy="5561965"/>
                    </a:xfrm>
                    <a:prstGeom prst="rect">
                      <a:avLst/>
                    </a:prstGeom>
                  </pic:spPr>
                </pic:pic>
              </a:graphicData>
            </a:graphic>
          </wp:inline>
        </w:drawing>
      </w:r>
    </w:p>
    <w:p w14:paraId="3BB07370" w14:textId="77777777" w:rsidR="00F46474" w:rsidRDefault="00F46474" w:rsidP="00F46474">
      <w:pPr>
        <w:pStyle w:val="Sinespaciado"/>
      </w:pPr>
    </w:p>
    <w:p w14:paraId="7B4974B1" w14:textId="77777777" w:rsidR="00F46474" w:rsidRDefault="00F46474" w:rsidP="00F46474">
      <w:r>
        <w:t>Fuente: Elaborado por el estudiante de acuerdo con el proyecto</w:t>
      </w:r>
    </w:p>
    <w:p w14:paraId="3B0AA144" w14:textId="77777777" w:rsidR="00F46474" w:rsidRDefault="00F46474" w:rsidP="00F46474"/>
    <w:p w14:paraId="502D25F2" w14:textId="77777777" w:rsidR="00F46474" w:rsidRPr="00CB0FA9" w:rsidRDefault="00F46474" w:rsidP="00F46474">
      <w:pPr>
        <w:spacing w:line="278" w:lineRule="auto"/>
        <w:ind w:firstLine="0"/>
        <w:jc w:val="left"/>
        <w:rPr>
          <w:rFonts w:eastAsiaTheme="majorEastAsia" w:cstheme="majorBidi"/>
          <w:szCs w:val="32"/>
        </w:rPr>
      </w:pPr>
      <w:r>
        <w:br w:type="page"/>
      </w:r>
    </w:p>
    <w:p w14:paraId="6F159412" w14:textId="77777777" w:rsidR="00F46474" w:rsidRDefault="00F46474" w:rsidP="00F46474">
      <w:pPr>
        <w:pStyle w:val="Ttulo2"/>
      </w:pPr>
      <w:bookmarkStart w:id="1689" w:name="_Toc213787194"/>
      <w:r>
        <w:lastRenderedPageBreak/>
        <w:t>Prueba Unitaria CU N°5.8</w:t>
      </w:r>
      <w:bookmarkEnd w:id="1689"/>
    </w:p>
    <w:p w14:paraId="29DE6A9B" w14:textId="77777777" w:rsidR="00F46474" w:rsidRDefault="00F46474" w:rsidP="00F46474">
      <w:pPr>
        <w:spacing w:line="278" w:lineRule="auto"/>
        <w:ind w:firstLine="0"/>
        <w:jc w:val="left"/>
      </w:pPr>
    </w:p>
    <w:p w14:paraId="54AC7DB8" w14:textId="7352A3D1" w:rsidR="00F46474" w:rsidRPr="00627D3D" w:rsidRDefault="00F46474" w:rsidP="00F46474">
      <w:r w:rsidRPr="00627D3D">
        <w:t xml:space="preserve">En la </w:t>
      </w:r>
      <w:r w:rsidRPr="00627D3D">
        <w:rPr>
          <w:i/>
        </w:rPr>
        <w:t xml:space="preserve">Tabla </w:t>
      </w:r>
      <w:r>
        <w:rPr>
          <w:i/>
        </w:rPr>
        <w:t>7.</w:t>
      </w:r>
      <w:r w:rsidR="00357D17">
        <w:rPr>
          <w:i/>
        </w:rPr>
        <w:t>53</w:t>
      </w:r>
      <w:r>
        <w:rPr>
          <w:i/>
        </w:rPr>
        <w:t xml:space="preserve"> </w:t>
      </w:r>
      <w:r w:rsidRPr="00627D3D">
        <w:t>se puede visualizar el Caso de uso N°5.8, el sistema permite cambiar el nombre de los archivos que serán exportados.</w:t>
      </w:r>
    </w:p>
    <w:p w14:paraId="785FEBA2" w14:textId="77777777" w:rsidR="00F46474" w:rsidRPr="00627D3D" w:rsidRDefault="00F46474" w:rsidP="00F46474">
      <w:pPr>
        <w:spacing w:line="278" w:lineRule="auto"/>
        <w:ind w:firstLine="0"/>
        <w:jc w:val="left"/>
      </w:pPr>
    </w:p>
    <w:p w14:paraId="12DFA65B" w14:textId="55E113B7" w:rsidR="00F46474" w:rsidRPr="00627D3D" w:rsidRDefault="00F46474" w:rsidP="00F46474">
      <w:pPr>
        <w:pStyle w:val="Descripcin"/>
      </w:pPr>
      <w:bookmarkStart w:id="1690" w:name="_Toc209985123"/>
      <w:bookmarkStart w:id="1691" w:name="_Toc210409417"/>
      <w:bookmarkStart w:id="1692" w:name="_Toc210410197"/>
      <w:bookmarkStart w:id="1693" w:name="_Toc213787074"/>
      <w:bookmarkStart w:id="1694" w:name="_Toc213787488"/>
      <w:r w:rsidRPr="00627D3D">
        <w:t xml:space="preserve">Tabla </w:t>
      </w:r>
      <w:fldSimple w:instr=" STYLEREF 1 \s ">
        <w:r w:rsidR="008F7228">
          <w:rPr>
            <w:noProof/>
          </w:rPr>
          <w:t>7</w:t>
        </w:r>
      </w:fldSimple>
      <w:r w:rsidR="008F7228">
        <w:t>.</w:t>
      </w:r>
      <w:fldSimple w:instr=" SEQ Tabla \* ARABIC \s 1 ">
        <w:r w:rsidR="008F7228">
          <w:rPr>
            <w:noProof/>
          </w:rPr>
          <w:t>53</w:t>
        </w:r>
      </w:fldSimple>
      <w:r w:rsidRPr="00627D3D">
        <w:t xml:space="preserve"> Caso de uso N°5.8, exportando informe de asistencia</w:t>
      </w:r>
      <w:bookmarkEnd w:id="1690"/>
      <w:bookmarkEnd w:id="1691"/>
      <w:bookmarkEnd w:id="1692"/>
      <w:bookmarkEnd w:id="1693"/>
      <w:bookmarkEnd w:id="1694"/>
    </w:p>
    <w:p w14:paraId="28FDB851" w14:textId="77777777" w:rsidR="00F46474" w:rsidRPr="00627D3D" w:rsidRDefault="00F46474" w:rsidP="00F46474">
      <w:pPr>
        <w:pStyle w:val="Sinespaciado"/>
      </w:pPr>
      <w:r w:rsidRPr="00627D3D">
        <w:rPr>
          <w:noProof/>
        </w:rPr>
        <w:drawing>
          <wp:inline distT="0" distB="0" distL="0" distR="0" wp14:anchorId="5712E7E4" wp14:editId="0B57027A">
            <wp:extent cx="5971540" cy="4647565"/>
            <wp:effectExtent l="0" t="0" r="0" b="635"/>
            <wp:docPr id="1421092405"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2894CB4D" w14:textId="77777777" w:rsidR="00F46474" w:rsidRPr="00627D3D" w:rsidRDefault="00F46474" w:rsidP="00F46474">
      <w:pPr>
        <w:spacing w:line="278" w:lineRule="auto"/>
        <w:ind w:firstLine="0"/>
        <w:jc w:val="left"/>
      </w:pPr>
    </w:p>
    <w:p w14:paraId="6F481493" w14:textId="77777777" w:rsidR="00F46474" w:rsidRDefault="00F46474" w:rsidP="00F46474">
      <w:r w:rsidRPr="00627D3D">
        <w:t>Fuente: Elaborado por el estudiante de acuerdo con el proyecto</w:t>
      </w:r>
    </w:p>
    <w:p w14:paraId="3B4A2FCF" w14:textId="77777777" w:rsidR="00F46474" w:rsidRPr="00627D3D" w:rsidRDefault="00F46474" w:rsidP="00F46474"/>
    <w:p w14:paraId="2818DAF6" w14:textId="77777777" w:rsidR="00F46474" w:rsidRDefault="00F46474" w:rsidP="00F46474">
      <w:r w:rsidRPr="008C5944">
        <w:t>Casos de prueba:</w:t>
      </w:r>
    </w:p>
    <w:p w14:paraId="5C94E323" w14:textId="77777777" w:rsidR="00F46474" w:rsidRDefault="00F46474" w:rsidP="00F46474"/>
    <w:p w14:paraId="56DA9266" w14:textId="77777777" w:rsidR="00F46474" w:rsidRDefault="00F46474" w:rsidP="00F46474">
      <w:pPr>
        <w:numPr>
          <w:ilvl w:val="0"/>
          <w:numId w:val="326"/>
        </w:numPr>
        <w:tabs>
          <w:tab w:val="num" w:pos="720"/>
        </w:tabs>
        <w:rPr>
          <w:lang w:val="es-419"/>
        </w:rPr>
      </w:pPr>
      <w:r w:rsidRPr="0036467F">
        <w:rPr>
          <w:lang w:val="es-419"/>
        </w:rPr>
        <w:lastRenderedPageBreak/>
        <w:t>Verificar la existencia de la opción de exportación de informes de asistencia</w:t>
      </w:r>
      <w:r>
        <w:rPr>
          <w:lang w:val="es-419"/>
        </w:rPr>
        <w:t>.</w:t>
      </w:r>
    </w:p>
    <w:p w14:paraId="1A2F4759" w14:textId="77777777" w:rsidR="00F46474" w:rsidRPr="0036467F" w:rsidRDefault="00F46474" w:rsidP="00F46474">
      <w:pPr>
        <w:ind w:left="1440" w:firstLine="0"/>
        <w:rPr>
          <w:lang w:val="es-419"/>
        </w:rPr>
      </w:pPr>
    </w:p>
    <w:p w14:paraId="22D0D137" w14:textId="77777777" w:rsidR="00F46474" w:rsidRDefault="00F46474" w:rsidP="00F46474">
      <w:pPr>
        <w:numPr>
          <w:ilvl w:val="0"/>
          <w:numId w:val="326"/>
        </w:numPr>
        <w:tabs>
          <w:tab w:val="num" w:pos="720"/>
        </w:tabs>
        <w:rPr>
          <w:lang w:val="es-419"/>
        </w:rPr>
      </w:pPr>
      <w:r w:rsidRPr="0036467F">
        <w:rPr>
          <w:lang w:val="es-419"/>
        </w:rPr>
        <w:t>Verificar la funcionalidad de exportación de informes a formatos externos</w:t>
      </w:r>
      <w:r>
        <w:rPr>
          <w:lang w:val="es-419"/>
        </w:rPr>
        <w:t>.</w:t>
      </w:r>
    </w:p>
    <w:p w14:paraId="3FF6E114" w14:textId="77777777" w:rsidR="00F46474" w:rsidRPr="0036467F" w:rsidRDefault="00F46474" w:rsidP="00F46474">
      <w:pPr>
        <w:ind w:firstLine="0"/>
        <w:rPr>
          <w:lang w:val="es-419"/>
        </w:rPr>
      </w:pPr>
    </w:p>
    <w:p w14:paraId="7D259BA5" w14:textId="77777777" w:rsidR="00F46474" w:rsidRPr="00547FA9" w:rsidRDefault="00F46474" w:rsidP="00F46474">
      <w:pPr>
        <w:numPr>
          <w:ilvl w:val="0"/>
          <w:numId w:val="326"/>
        </w:numPr>
        <w:tabs>
          <w:tab w:val="num" w:pos="720"/>
        </w:tabs>
        <w:rPr>
          <w:lang w:val="es-419"/>
        </w:rPr>
      </w:pPr>
      <w:r w:rsidRPr="0036467F">
        <w:rPr>
          <w:lang w:val="es-419"/>
        </w:rPr>
        <w:t>Verificar la correcta generación del archivo exportado con toda la información</w:t>
      </w:r>
      <w:r>
        <w:rPr>
          <w:lang w:val="es-419"/>
        </w:rPr>
        <w:t>.</w:t>
      </w:r>
    </w:p>
    <w:p w14:paraId="26D111EA" w14:textId="77777777" w:rsidR="00F46474" w:rsidRPr="00A07FC8" w:rsidRDefault="00F46474" w:rsidP="00F46474">
      <w:pPr>
        <w:rPr>
          <w:lang w:val="es-419"/>
        </w:rPr>
      </w:pPr>
    </w:p>
    <w:p w14:paraId="3DA8F2FC" w14:textId="77777777" w:rsidR="00F46474" w:rsidRDefault="00F46474" w:rsidP="00F46474">
      <w:pPr>
        <w:ind w:left="720" w:firstLine="0"/>
      </w:pPr>
      <w:r w:rsidRPr="008C5944">
        <w:t>Resultados Esperados:</w:t>
      </w:r>
    </w:p>
    <w:p w14:paraId="157E7123" w14:textId="77777777" w:rsidR="00F46474" w:rsidRDefault="00F46474" w:rsidP="00F46474">
      <w:pPr>
        <w:ind w:left="720" w:firstLine="0"/>
      </w:pPr>
    </w:p>
    <w:p w14:paraId="2EC6F90C" w14:textId="77777777" w:rsidR="00F46474" w:rsidRDefault="00F46474" w:rsidP="00F46474">
      <w:pPr>
        <w:numPr>
          <w:ilvl w:val="0"/>
          <w:numId w:val="327"/>
        </w:numPr>
        <w:tabs>
          <w:tab w:val="num" w:pos="720"/>
        </w:tabs>
        <w:rPr>
          <w:lang w:val="es-419"/>
        </w:rPr>
      </w:pPr>
      <w:r w:rsidRPr="0036467F">
        <w:rPr>
          <w:lang w:val="es-419"/>
        </w:rPr>
        <w:t xml:space="preserve">El botón o enlace </w:t>
      </w:r>
      <w:r>
        <w:rPr>
          <w:lang w:val="es-419"/>
        </w:rPr>
        <w:t>para e</w:t>
      </w:r>
      <w:r w:rsidRPr="0036467F">
        <w:rPr>
          <w:lang w:val="es-419"/>
        </w:rPr>
        <w:t xml:space="preserve">xportar </w:t>
      </w:r>
      <w:r>
        <w:rPr>
          <w:lang w:val="es-419"/>
        </w:rPr>
        <w:t>el i</w:t>
      </w:r>
      <w:r w:rsidRPr="0036467F">
        <w:rPr>
          <w:lang w:val="es-419"/>
        </w:rPr>
        <w:t>nforme es visible y accesible en la interfaz de informes de asistencia</w:t>
      </w:r>
      <w:r>
        <w:rPr>
          <w:lang w:val="es-419"/>
        </w:rPr>
        <w:t>.</w:t>
      </w:r>
    </w:p>
    <w:p w14:paraId="224D1714" w14:textId="77777777" w:rsidR="00F46474" w:rsidRPr="0036467F" w:rsidRDefault="00F46474" w:rsidP="00F46474">
      <w:pPr>
        <w:ind w:left="1440" w:firstLine="0"/>
        <w:rPr>
          <w:lang w:val="es-419"/>
        </w:rPr>
      </w:pPr>
    </w:p>
    <w:p w14:paraId="027B2C51" w14:textId="77777777" w:rsidR="00F46474" w:rsidRDefault="00F46474" w:rsidP="00F46474">
      <w:pPr>
        <w:numPr>
          <w:ilvl w:val="0"/>
          <w:numId w:val="327"/>
        </w:numPr>
        <w:tabs>
          <w:tab w:val="num" w:pos="720"/>
        </w:tabs>
        <w:rPr>
          <w:lang w:val="es-419"/>
        </w:rPr>
      </w:pPr>
      <w:r w:rsidRPr="0036467F">
        <w:rPr>
          <w:lang w:val="es-419"/>
        </w:rPr>
        <w:t>Al seleccionar exportar, el sistema genera correctamente un archivo en formato externo con el informe completo</w:t>
      </w:r>
      <w:r>
        <w:rPr>
          <w:lang w:val="es-419"/>
        </w:rPr>
        <w:t>.</w:t>
      </w:r>
    </w:p>
    <w:p w14:paraId="4A5FCEEE" w14:textId="77777777" w:rsidR="00F46474" w:rsidRPr="0036467F" w:rsidRDefault="00F46474" w:rsidP="00F46474">
      <w:pPr>
        <w:ind w:firstLine="0"/>
        <w:rPr>
          <w:lang w:val="es-419"/>
        </w:rPr>
      </w:pPr>
    </w:p>
    <w:p w14:paraId="58926072" w14:textId="77777777" w:rsidR="00F46474" w:rsidRDefault="00F46474" w:rsidP="00F46474">
      <w:pPr>
        <w:numPr>
          <w:ilvl w:val="0"/>
          <w:numId w:val="327"/>
        </w:numPr>
        <w:tabs>
          <w:tab w:val="num" w:pos="720"/>
        </w:tabs>
        <w:rPr>
          <w:lang w:val="es-419"/>
        </w:rPr>
      </w:pPr>
      <w:r w:rsidRPr="0036467F">
        <w:rPr>
          <w:lang w:val="es-419"/>
        </w:rPr>
        <w:t>El archivo exportado contiene toda la información del informe de manera completa y en el formato seleccionado</w:t>
      </w:r>
      <w:r>
        <w:rPr>
          <w:lang w:val="es-419"/>
        </w:rPr>
        <w:t>.</w:t>
      </w:r>
    </w:p>
    <w:p w14:paraId="028ADA0C" w14:textId="77777777" w:rsidR="00F46474" w:rsidRPr="00A07FC8" w:rsidRDefault="00F46474" w:rsidP="00F46474">
      <w:pPr>
        <w:ind w:left="720" w:firstLine="0"/>
        <w:rPr>
          <w:lang w:val="es-419"/>
        </w:rPr>
      </w:pPr>
    </w:p>
    <w:p w14:paraId="23DBAFAA" w14:textId="77777777" w:rsidR="00F46474" w:rsidRDefault="00F46474" w:rsidP="00F46474">
      <w:pPr>
        <w:ind w:left="720" w:firstLine="0"/>
      </w:pPr>
      <w:r w:rsidRPr="008C5944">
        <w:t>Resultados obtenidos</w:t>
      </w:r>
      <w:r>
        <w:t>:</w:t>
      </w:r>
    </w:p>
    <w:p w14:paraId="3DEED42B" w14:textId="77777777" w:rsidR="00F46474" w:rsidRDefault="00F46474" w:rsidP="00F46474">
      <w:pPr>
        <w:ind w:left="720" w:firstLine="0"/>
      </w:pPr>
    </w:p>
    <w:p w14:paraId="0E4E4413" w14:textId="77777777" w:rsidR="00F46474" w:rsidRDefault="00F46474" w:rsidP="00F46474">
      <w:pPr>
        <w:numPr>
          <w:ilvl w:val="0"/>
          <w:numId w:val="328"/>
        </w:numPr>
        <w:tabs>
          <w:tab w:val="num" w:pos="720"/>
        </w:tabs>
        <w:rPr>
          <w:lang w:val="es-419"/>
        </w:rPr>
      </w:pPr>
      <w:r w:rsidRPr="0036467F">
        <w:rPr>
          <w:lang w:val="es-419"/>
        </w:rPr>
        <w:t>La opción de exportación de informes está disponible y funciona correctamente</w:t>
      </w:r>
      <w:r>
        <w:rPr>
          <w:lang w:val="es-419"/>
        </w:rPr>
        <w:t>.</w:t>
      </w:r>
    </w:p>
    <w:p w14:paraId="6B964732" w14:textId="77777777" w:rsidR="00F46474" w:rsidRPr="0036467F" w:rsidRDefault="00F46474" w:rsidP="00F46474">
      <w:pPr>
        <w:ind w:left="1440" w:firstLine="0"/>
        <w:rPr>
          <w:lang w:val="es-419"/>
        </w:rPr>
      </w:pPr>
    </w:p>
    <w:p w14:paraId="7F362F23" w14:textId="77777777" w:rsidR="00F46474" w:rsidRDefault="00F46474" w:rsidP="00F46474">
      <w:pPr>
        <w:numPr>
          <w:ilvl w:val="0"/>
          <w:numId w:val="328"/>
        </w:numPr>
        <w:tabs>
          <w:tab w:val="num" w:pos="720"/>
        </w:tabs>
        <w:rPr>
          <w:lang w:val="es-419"/>
        </w:rPr>
      </w:pPr>
      <w:r w:rsidRPr="0036467F">
        <w:rPr>
          <w:lang w:val="es-419"/>
        </w:rPr>
        <w:t>La exportación de informes a formatos externos se ejecuta sin errores</w:t>
      </w:r>
      <w:r>
        <w:rPr>
          <w:lang w:val="es-419"/>
        </w:rPr>
        <w:t>.</w:t>
      </w:r>
    </w:p>
    <w:p w14:paraId="5CBB5A28" w14:textId="77777777" w:rsidR="00F46474" w:rsidRPr="0036467F" w:rsidRDefault="00F46474" w:rsidP="00F46474">
      <w:pPr>
        <w:ind w:firstLine="0"/>
        <w:rPr>
          <w:lang w:val="es-419"/>
        </w:rPr>
      </w:pPr>
    </w:p>
    <w:p w14:paraId="1A7EA7E5" w14:textId="77777777" w:rsidR="00F46474" w:rsidRPr="0036467F" w:rsidRDefault="00F46474" w:rsidP="00F46474">
      <w:pPr>
        <w:numPr>
          <w:ilvl w:val="0"/>
          <w:numId w:val="328"/>
        </w:numPr>
        <w:tabs>
          <w:tab w:val="num" w:pos="720"/>
        </w:tabs>
        <w:rPr>
          <w:lang w:val="es-419"/>
        </w:rPr>
      </w:pPr>
      <w:r w:rsidRPr="0036467F">
        <w:rPr>
          <w:lang w:val="es-419"/>
        </w:rPr>
        <w:lastRenderedPageBreak/>
        <w:t>Los archivos exportados contienen toda la información del informe de manera completa y accesible</w:t>
      </w:r>
      <w:r>
        <w:rPr>
          <w:lang w:val="es-419"/>
        </w:rPr>
        <w:t>.</w:t>
      </w:r>
    </w:p>
    <w:p w14:paraId="07FBBD3C" w14:textId="77777777" w:rsidR="00F46474" w:rsidRDefault="00F46474" w:rsidP="00F46474">
      <w:pPr>
        <w:ind w:left="720" w:firstLine="0"/>
        <w:rPr>
          <w:lang w:val="es-419"/>
        </w:rPr>
      </w:pPr>
    </w:p>
    <w:p w14:paraId="5F974D62" w14:textId="4AF93EF1" w:rsidR="00F46474" w:rsidRPr="00105BCE" w:rsidRDefault="00F46474" w:rsidP="00F46474">
      <w:pPr>
        <w:rPr>
          <w:lang w:val="es-419"/>
        </w:rPr>
      </w:pPr>
      <w:r w:rsidRPr="00105BCE">
        <w:t>En la figura 7.</w:t>
      </w:r>
      <w:r w:rsidR="00357D17">
        <w:t>53</w:t>
      </w:r>
      <w:r w:rsidRPr="00105BCE">
        <w:t xml:space="preserve"> muestra el proceso de exportación del Informe de Asistencia. En la parte superior, se seleccionan dos registros de asistencia y se asigna el nombre “informereprueba” al archivo antes de pulsar el botón Exportar a CSV. Como resultado, el sistema genera y descarga el archivo informereprueba.csv, tal como se visualiza en la notificación de descarga finalizada. En la parte inferior se confirma que los registros seleccionados corresponden a los empleados listados en la tabla.</w:t>
      </w:r>
    </w:p>
    <w:p w14:paraId="4A809758" w14:textId="0E7DFD87" w:rsidR="00F46474" w:rsidRPr="008C5944" w:rsidRDefault="00F46474" w:rsidP="00F46474">
      <w:pPr>
        <w:pStyle w:val="Descripcin"/>
      </w:pPr>
      <w:bookmarkStart w:id="1695" w:name="_Toc210409418"/>
      <w:bookmarkStart w:id="1696" w:name="_Toc210410198"/>
      <w:bookmarkStart w:id="1697" w:name="_Toc213787075"/>
      <w:bookmarkStart w:id="1698" w:name="_Toc213787489"/>
      <w:r>
        <w:t xml:space="preserve">Figura </w:t>
      </w:r>
      <w:fldSimple w:instr=" STYLEREF 1 \s ">
        <w:r w:rsidR="008F7228">
          <w:rPr>
            <w:noProof/>
          </w:rPr>
          <w:t>7</w:t>
        </w:r>
      </w:fldSimple>
      <w:r w:rsidR="008F7228">
        <w:t>.</w:t>
      </w:r>
      <w:fldSimple w:instr=" SEQ Figura \* ARABIC \s 1 ">
        <w:r w:rsidR="008F7228">
          <w:rPr>
            <w:noProof/>
          </w:rPr>
          <w:t>53</w:t>
        </w:r>
      </w:fldSimple>
      <w:r>
        <w:t xml:space="preserve"> “Captura de pantalla de prueba 1-2-3 caso de uso N°5.8”</w:t>
      </w:r>
      <w:bookmarkEnd w:id="1695"/>
      <w:bookmarkEnd w:id="1696"/>
      <w:bookmarkEnd w:id="1697"/>
      <w:bookmarkEnd w:id="1698"/>
    </w:p>
    <w:p w14:paraId="423AF6A4" w14:textId="77777777" w:rsidR="00F46474" w:rsidRDefault="00F46474" w:rsidP="00F46474">
      <w:pPr>
        <w:ind w:left="720" w:firstLine="0"/>
      </w:pPr>
    </w:p>
    <w:p w14:paraId="6B14CC17" w14:textId="77777777" w:rsidR="00F46474" w:rsidRDefault="00F46474" w:rsidP="00F46474">
      <w:pPr>
        <w:pStyle w:val="Sinespaciado"/>
      </w:pPr>
      <w:r w:rsidRPr="00AB50E0">
        <w:rPr>
          <w:noProof/>
        </w:rPr>
        <w:drawing>
          <wp:inline distT="0" distB="0" distL="0" distR="0" wp14:anchorId="2406C456" wp14:editId="32A6CBB1">
            <wp:extent cx="5971540" cy="3460115"/>
            <wp:effectExtent l="0" t="0" r="0" b="6985"/>
            <wp:docPr id="99479388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79250" name="Imagen 1" descr="Captura de pantalla de computadora&#10;&#10;El contenido generado por IA puede ser incorrecto."/>
                    <pic:cNvPicPr/>
                  </pic:nvPicPr>
                  <pic:blipFill>
                    <a:blip r:embed="rId220"/>
                    <a:stretch>
                      <a:fillRect/>
                    </a:stretch>
                  </pic:blipFill>
                  <pic:spPr>
                    <a:xfrm>
                      <a:off x="0" y="0"/>
                      <a:ext cx="5971540" cy="3460115"/>
                    </a:xfrm>
                    <a:prstGeom prst="rect">
                      <a:avLst/>
                    </a:prstGeom>
                  </pic:spPr>
                </pic:pic>
              </a:graphicData>
            </a:graphic>
          </wp:inline>
        </w:drawing>
      </w:r>
    </w:p>
    <w:p w14:paraId="17E67862" w14:textId="77777777" w:rsidR="00F46474" w:rsidRDefault="00F46474" w:rsidP="00F46474">
      <w:pPr>
        <w:ind w:firstLine="0"/>
      </w:pPr>
    </w:p>
    <w:p w14:paraId="7FA4FBF9" w14:textId="77777777" w:rsidR="00F46474" w:rsidRDefault="00F46474" w:rsidP="00F46474">
      <w:r>
        <w:t>Fuente: Captura realizada al sistema web EugCOM</w:t>
      </w:r>
    </w:p>
    <w:p w14:paraId="77637E62" w14:textId="77777777" w:rsidR="00F46474" w:rsidRPr="00CB0FA9" w:rsidRDefault="00F46474" w:rsidP="00F46474">
      <w:pPr>
        <w:spacing w:line="278" w:lineRule="auto"/>
        <w:ind w:firstLine="0"/>
        <w:jc w:val="left"/>
        <w:rPr>
          <w:rFonts w:eastAsiaTheme="majorEastAsia" w:cstheme="majorBidi"/>
          <w:szCs w:val="32"/>
        </w:rPr>
      </w:pPr>
      <w:r>
        <w:br w:type="page"/>
      </w:r>
    </w:p>
    <w:p w14:paraId="3EF46A6A" w14:textId="77777777" w:rsidR="00F46474" w:rsidRDefault="00F46474" w:rsidP="00F46474">
      <w:pPr>
        <w:pStyle w:val="Ttulo2"/>
      </w:pPr>
      <w:bookmarkStart w:id="1699" w:name="_Toc213787195"/>
      <w:r>
        <w:lastRenderedPageBreak/>
        <w:t>Prueba Unitaria CU N°6.1</w:t>
      </w:r>
      <w:bookmarkEnd w:id="1699"/>
    </w:p>
    <w:p w14:paraId="41A3453E" w14:textId="77777777" w:rsidR="00F46474" w:rsidRDefault="00F46474" w:rsidP="00F46474">
      <w:pPr>
        <w:spacing w:line="278" w:lineRule="auto"/>
        <w:ind w:firstLine="0"/>
        <w:jc w:val="left"/>
      </w:pPr>
    </w:p>
    <w:p w14:paraId="2FA4221B" w14:textId="25E5BA43" w:rsidR="00F46474" w:rsidRPr="00627D3D" w:rsidRDefault="00F46474" w:rsidP="00F46474">
      <w:r w:rsidRPr="00627D3D">
        <w:t xml:space="preserve">En la </w:t>
      </w:r>
      <w:r w:rsidRPr="00627D3D">
        <w:rPr>
          <w:i/>
        </w:rPr>
        <w:t xml:space="preserve">Tabla </w:t>
      </w:r>
      <w:r>
        <w:rPr>
          <w:i/>
        </w:rPr>
        <w:t>7.</w:t>
      </w:r>
      <w:r w:rsidR="00357D17">
        <w:rPr>
          <w:i/>
        </w:rPr>
        <w:t>54</w:t>
      </w:r>
      <w:r>
        <w:rPr>
          <w:i/>
        </w:rPr>
        <w:t xml:space="preserve"> </w:t>
      </w:r>
      <w:r w:rsidRPr="00627D3D">
        <w:t>se puede visualizar el Caso de uso N°6.1, este caso permite al administrador revisar el sistema para otorgar permisos de ausencia a un empleado.</w:t>
      </w:r>
    </w:p>
    <w:p w14:paraId="46BD43B2" w14:textId="77777777" w:rsidR="00F46474" w:rsidRPr="00627D3D" w:rsidRDefault="00F46474" w:rsidP="00F46474">
      <w:pPr>
        <w:spacing w:line="278" w:lineRule="auto"/>
        <w:ind w:firstLine="0"/>
        <w:jc w:val="left"/>
      </w:pPr>
    </w:p>
    <w:p w14:paraId="65DACDFE" w14:textId="756AABBC" w:rsidR="00F46474" w:rsidRPr="00627D3D" w:rsidRDefault="00F46474" w:rsidP="00F46474">
      <w:pPr>
        <w:pStyle w:val="Descripcin"/>
      </w:pPr>
      <w:bookmarkStart w:id="1700" w:name="_Toc209985124"/>
      <w:bookmarkStart w:id="1701" w:name="_Toc210409419"/>
      <w:bookmarkStart w:id="1702" w:name="_Toc210410199"/>
      <w:bookmarkStart w:id="1703" w:name="_Toc213787076"/>
      <w:bookmarkStart w:id="1704" w:name="_Toc213787490"/>
      <w:r>
        <w:t xml:space="preserve">Tabla </w:t>
      </w:r>
      <w:fldSimple w:instr=" STYLEREF 1 \s ">
        <w:r w:rsidR="008F7228">
          <w:rPr>
            <w:noProof/>
          </w:rPr>
          <w:t>7</w:t>
        </w:r>
      </w:fldSimple>
      <w:r w:rsidR="008F7228">
        <w:t>.</w:t>
      </w:r>
      <w:fldSimple w:instr=" SEQ Tabla \* ARABIC \s 1 ">
        <w:r w:rsidR="008F7228">
          <w:rPr>
            <w:noProof/>
          </w:rPr>
          <w:t>54</w:t>
        </w:r>
      </w:fldSimple>
      <w:r>
        <w:t xml:space="preserve"> </w:t>
      </w:r>
      <w:r w:rsidRPr="00627D3D">
        <w:t>Caso de uso N°6.1, ingresando permisos de ausencia</w:t>
      </w:r>
      <w:bookmarkEnd w:id="1700"/>
      <w:bookmarkEnd w:id="1701"/>
      <w:bookmarkEnd w:id="1702"/>
      <w:bookmarkEnd w:id="1703"/>
      <w:bookmarkEnd w:id="1704"/>
    </w:p>
    <w:p w14:paraId="161D6A4F" w14:textId="77777777" w:rsidR="00F46474" w:rsidRPr="00627D3D" w:rsidRDefault="00F46474" w:rsidP="00F46474">
      <w:pPr>
        <w:pStyle w:val="Sinespaciado"/>
      </w:pPr>
      <w:r>
        <w:rPr>
          <w:noProof/>
        </w:rPr>
        <w:drawing>
          <wp:inline distT="0" distB="0" distL="0" distR="0" wp14:anchorId="43E124D6" wp14:editId="2F4EEFEC">
            <wp:extent cx="5791200" cy="4276725"/>
            <wp:effectExtent l="0" t="0" r="0" b="9525"/>
            <wp:docPr id="141224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72"/>
                    <a:stretch>
                      <a:fillRect/>
                    </a:stretch>
                  </pic:blipFill>
                  <pic:spPr>
                    <a:xfrm>
                      <a:off x="0" y="0"/>
                      <a:ext cx="5791200" cy="4276725"/>
                    </a:xfrm>
                    <a:prstGeom prst="rect">
                      <a:avLst/>
                    </a:prstGeom>
                  </pic:spPr>
                </pic:pic>
              </a:graphicData>
            </a:graphic>
          </wp:inline>
        </w:drawing>
      </w:r>
    </w:p>
    <w:p w14:paraId="018414CC" w14:textId="77777777" w:rsidR="00F46474" w:rsidRPr="00627D3D" w:rsidRDefault="00F46474" w:rsidP="00F46474">
      <w:pPr>
        <w:spacing w:line="278" w:lineRule="auto"/>
        <w:ind w:firstLine="0"/>
        <w:jc w:val="left"/>
      </w:pPr>
    </w:p>
    <w:p w14:paraId="431E7D26" w14:textId="77777777" w:rsidR="00F46474" w:rsidRDefault="00F46474" w:rsidP="00F46474">
      <w:r w:rsidRPr="00627D3D">
        <w:t>Fuente: Elaborado por el estudiante de acuerdo con el proyecto</w:t>
      </w:r>
    </w:p>
    <w:p w14:paraId="03B3E6A3" w14:textId="77777777" w:rsidR="00F46474" w:rsidRDefault="00F46474" w:rsidP="00F46474">
      <w:pPr>
        <w:spacing w:line="278" w:lineRule="auto"/>
        <w:ind w:firstLine="0"/>
        <w:jc w:val="left"/>
      </w:pPr>
    </w:p>
    <w:p w14:paraId="27A3B343" w14:textId="77777777" w:rsidR="00F46474" w:rsidRDefault="00F46474" w:rsidP="00F46474">
      <w:pPr>
        <w:spacing w:line="278" w:lineRule="auto"/>
        <w:ind w:firstLine="0"/>
        <w:jc w:val="left"/>
      </w:pPr>
    </w:p>
    <w:p w14:paraId="4E20E615" w14:textId="77777777" w:rsidR="00F46474" w:rsidRPr="00627D3D" w:rsidRDefault="00F46474" w:rsidP="00F46474">
      <w:pPr>
        <w:spacing w:line="278" w:lineRule="auto"/>
        <w:ind w:firstLine="0"/>
        <w:jc w:val="left"/>
      </w:pPr>
    </w:p>
    <w:p w14:paraId="5F279E2D" w14:textId="77777777" w:rsidR="00F46474" w:rsidRDefault="00F46474" w:rsidP="00F46474">
      <w:pPr>
        <w:spacing w:line="278" w:lineRule="auto"/>
        <w:jc w:val="left"/>
      </w:pPr>
      <w:r w:rsidRPr="008C5944">
        <w:t>Casos de prueba:</w:t>
      </w:r>
    </w:p>
    <w:p w14:paraId="0DEC096E" w14:textId="77777777" w:rsidR="00F46474" w:rsidRDefault="00F46474" w:rsidP="00F46474">
      <w:pPr>
        <w:spacing w:line="278" w:lineRule="auto"/>
        <w:jc w:val="left"/>
      </w:pPr>
    </w:p>
    <w:p w14:paraId="333275B6" w14:textId="77777777" w:rsidR="00F46474" w:rsidRDefault="00F46474" w:rsidP="00F46474">
      <w:pPr>
        <w:numPr>
          <w:ilvl w:val="0"/>
          <w:numId w:val="329"/>
        </w:numPr>
        <w:tabs>
          <w:tab w:val="num" w:pos="720"/>
        </w:tabs>
        <w:spacing w:line="278" w:lineRule="auto"/>
        <w:jc w:val="left"/>
        <w:rPr>
          <w:lang w:val="es-419"/>
        </w:rPr>
      </w:pPr>
      <w:r w:rsidRPr="0036467F">
        <w:rPr>
          <w:lang w:val="es-419"/>
        </w:rPr>
        <w:t>Verificar la existencia de la opción de ingreso de permisos de ausencia en el menú</w:t>
      </w:r>
      <w:r>
        <w:rPr>
          <w:lang w:val="es-419"/>
        </w:rPr>
        <w:t>.</w:t>
      </w:r>
    </w:p>
    <w:p w14:paraId="31DA9C29" w14:textId="77777777" w:rsidR="00F46474" w:rsidRPr="0036467F" w:rsidRDefault="00F46474" w:rsidP="00F46474">
      <w:pPr>
        <w:spacing w:line="278" w:lineRule="auto"/>
        <w:ind w:left="1440" w:firstLine="0"/>
        <w:jc w:val="left"/>
        <w:rPr>
          <w:lang w:val="es-419"/>
        </w:rPr>
      </w:pPr>
    </w:p>
    <w:p w14:paraId="2AA5B0F4" w14:textId="77777777" w:rsidR="00F46474" w:rsidRDefault="00F46474" w:rsidP="00F46474">
      <w:pPr>
        <w:numPr>
          <w:ilvl w:val="0"/>
          <w:numId w:val="329"/>
        </w:numPr>
        <w:tabs>
          <w:tab w:val="num" w:pos="720"/>
        </w:tabs>
        <w:spacing w:line="278" w:lineRule="auto"/>
        <w:jc w:val="left"/>
        <w:rPr>
          <w:lang w:val="es-419"/>
        </w:rPr>
      </w:pPr>
      <w:r w:rsidRPr="0036467F">
        <w:rPr>
          <w:lang w:val="es-419"/>
        </w:rPr>
        <w:t xml:space="preserve">Verificar </w:t>
      </w:r>
      <w:r>
        <w:rPr>
          <w:lang w:val="es-419"/>
        </w:rPr>
        <w:t>el ingreso de todos los campos de ingreso de permiso para la generación de un nuevo permiso</w:t>
      </w:r>
    </w:p>
    <w:p w14:paraId="3182553C" w14:textId="77777777" w:rsidR="00F46474" w:rsidRPr="0036467F" w:rsidRDefault="00F46474" w:rsidP="00F46474">
      <w:pPr>
        <w:spacing w:line="278" w:lineRule="auto"/>
        <w:ind w:firstLine="0"/>
        <w:jc w:val="left"/>
        <w:rPr>
          <w:lang w:val="es-419"/>
        </w:rPr>
      </w:pPr>
    </w:p>
    <w:p w14:paraId="700CBB68" w14:textId="77777777" w:rsidR="00F46474" w:rsidRDefault="00F46474" w:rsidP="00F46474">
      <w:pPr>
        <w:numPr>
          <w:ilvl w:val="0"/>
          <w:numId w:val="329"/>
        </w:numPr>
        <w:tabs>
          <w:tab w:val="num" w:pos="720"/>
        </w:tabs>
        <w:spacing w:line="278" w:lineRule="auto"/>
        <w:jc w:val="left"/>
        <w:rPr>
          <w:lang w:val="es-419"/>
        </w:rPr>
      </w:pPr>
      <w:r w:rsidRPr="0036467F">
        <w:rPr>
          <w:lang w:val="es-419"/>
        </w:rPr>
        <w:t xml:space="preserve">Verificar la correcta </w:t>
      </w:r>
      <w:r>
        <w:rPr>
          <w:lang w:val="es-419"/>
        </w:rPr>
        <w:t>creación en el</w:t>
      </w:r>
      <w:r w:rsidRPr="0036467F">
        <w:rPr>
          <w:lang w:val="es-419"/>
        </w:rPr>
        <w:t xml:space="preserve"> sistema de</w:t>
      </w:r>
      <w:r>
        <w:rPr>
          <w:lang w:val="es-419"/>
        </w:rPr>
        <w:t xml:space="preserve">l nuevo </w:t>
      </w:r>
      <w:r w:rsidRPr="0036467F">
        <w:rPr>
          <w:lang w:val="es-419"/>
        </w:rPr>
        <w:t>ingreso de</w:t>
      </w:r>
      <w:r>
        <w:rPr>
          <w:lang w:val="es-419"/>
        </w:rPr>
        <w:t xml:space="preserve"> un</w:t>
      </w:r>
      <w:r w:rsidRPr="0036467F">
        <w:rPr>
          <w:lang w:val="es-419"/>
        </w:rPr>
        <w:t xml:space="preserve"> permiso</w:t>
      </w:r>
      <w:r>
        <w:rPr>
          <w:lang w:val="es-419"/>
        </w:rPr>
        <w:t xml:space="preserve"> en permisos aprobados.</w:t>
      </w:r>
    </w:p>
    <w:p w14:paraId="337E721A" w14:textId="77777777" w:rsidR="00F46474" w:rsidRPr="00A07FC8" w:rsidRDefault="00F46474" w:rsidP="00F46474">
      <w:pPr>
        <w:spacing w:line="278" w:lineRule="auto"/>
        <w:jc w:val="left"/>
        <w:rPr>
          <w:lang w:val="es-419"/>
        </w:rPr>
      </w:pPr>
    </w:p>
    <w:p w14:paraId="14EC29E3" w14:textId="77777777" w:rsidR="00F46474" w:rsidRDefault="00F46474" w:rsidP="00F46474">
      <w:pPr>
        <w:ind w:left="720" w:firstLine="0"/>
      </w:pPr>
      <w:r w:rsidRPr="008C5944">
        <w:t>Resultados Esperados:</w:t>
      </w:r>
    </w:p>
    <w:p w14:paraId="430FA628" w14:textId="77777777" w:rsidR="00F46474" w:rsidRDefault="00F46474" w:rsidP="00F46474">
      <w:pPr>
        <w:ind w:left="720" w:firstLine="0"/>
      </w:pPr>
    </w:p>
    <w:p w14:paraId="4A662B51" w14:textId="77777777" w:rsidR="00F46474" w:rsidRDefault="00F46474" w:rsidP="00F46474">
      <w:pPr>
        <w:numPr>
          <w:ilvl w:val="0"/>
          <w:numId w:val="330"/>
        </w:numPr>
        <w:tabs>
          <w:tab w:val="num" w:pos="720"/>
        </w:tabs>
        <w:rPr>
          <w:lang w:val="es-419"/>
        </w:rPr>
      </w:pPr>
      <w:r w:rsidRPr="0036467F">
        <w:rPr>
          <w:lang w:val="es-419"/>
        </w:rPr>
        <w:t>El enlace o pestaña "Ingreso de Permisos de Ausencia" para acceder a la interfaz es visible en el menú desplegable</w:t>
      </w:r>
      <w:r>
        <w:rPr>
          <w:lang w:val="es-419"/>
        </w:rPr>
        <w:t>.</w:t>
      </w:r>
    </w:p>
    <w:p w14:paraId="4C9893A6" w14:textId="77777777" w:rsidR="00F46474" w:rsidRPr="0036467F" w:rsidRDefault="00F46474" w:rsidP="00F46474">
      <w:pPr>
        <w:ind w:left="1440" w:firstLine="0"/>
        <w:rPr>
          <w:lang w:val="es-419"/>
        </w:rPr>
      </w:pPr>
    </w:p>
    <w:p w14:paraId="14651D40" w14:textId="77777777" w:rsidR="00F46474" w:rsidRDefault="00F46474" w:rsidP="00F46474">
      <w:pPr>
        <w:numPr>
          <w:ilvl w:val="0"/>
          <w:numId w:val="330"/>
        </w:numPr>
        <w:tabs>
          <w:tab w:val="num" w:pos="720"/>
        </w:tabs>
        <w:rPr>
          <w:lang w:val="es-419"/>
        </w:rPr>
      </w:pPr>
      <w:r>
        <w:rPr>
          <w:lang w:val="es-419"/>
        </w:rPr>
        <w:t>El sistema permite visualizar en pantalla todos los campos rellenados por el usuario para la creación del permiso.</w:t>
      </w:r>
    </w:p>
    <w:p w14:paraId="061FE0D8" w14:textId="77777777" w:rsidR="00F46474" w:rsidRPr="0036467F" w:rsidRDefault="00F46474" w:rsidP="00F46474">
      <w:pPr>
        <w:ind w:firstLine="0"/>
        <w:rPr>
          <w:lang w:val="es-419"/>
        </w:rPr>
      </w:pPr>
    </w:p>
    <w:p w14:paraId="1001619D" w14:textId="77777777" w:rsidR="00F46474" w:rsidRDefault="00F46474" w:rsidP="00F46474">
      <w:pPr>
        <w:numPr>
          <w:ilvl w:val="0"/>
          <w:numId w:val="330"/>
        </w:numPr>
        <w:tabs>
          <w:tab w:val="num" w:pos="720"/>
        </w:tabs>
        <w:rPr>
          <w:lang w:val="es-419"/>
        </w:rPr>
      </w:pPr>
      <w:r w:rsidRPr="0036467F">
        <w:rPr>
          <w:lang w:val="es-419"/>
        </w:rPr>
        <w:t>La interfaz del sistema de permisos</w:t>
      </w:r>
      <w:r>
        <w:rPr>
          <w:lang w:val="es-419"/>
        </w:rPr>
        <w:t xml:space="preserve"> aprobados</w:t>
      </w:r>
      <w:r w:rsidRPr="0036467F">
        <w:rPr>
          <w:lang w:val="es-419"/>
        </w:rPr>
        <w:t xml:space="preserve"> carga completamente, mostrando el </w:t>
      </w:r>
      <w:r>
        <w:rPr>
          <w:lang w:val="es-419"/>
        </w:rPr>
        <w:t>nuevo permiso creado.</w:t>
      </w:r>
    </w:p>
    <w:p w14:paraId="200A7EC8" w14:textId="77777777" w:rsidR="00F46474" w:rsidRPr="00A07FC8" w:rsidRDefault="00F46474" w:rsidP="00F46474">
      <w:pPr>
        <w:ind w:left="720" w:firstLine="0"/>
        <w:rPr>
          <w:lang w:val="es-419"/>
        </w:rPr>
      </w:pPr>
    </w:p>
    <w:p w14:paraId="4DAE81B7" w14:textId="77777777" w:rsidR="00F46474" w:rsidRDefault="00F46474" w:rsidP="00F46474">
      <w:pPr>
        <w:ind w:left="720" w:firstLine="0"/>
      </w:pPr>
      <w:r w:rsidRPr="008C5944">
        <w:t>Resultados obtenidos</w:t>
      </w:r>
      <w:r>
        <w:t>:</w:t>
      </w:r>
    </w:p>
    <w:p w14:paraId="3AB33920" w14:textId="77777777" w:rsidR="00F46474" w:rsidRDefault="00F46474" w:rsidP="00F46474">
      <w:pPr>
        <w:ind w:left="720" w:firstLine="0"/>
      </w:pPr>
    </w:p>
    <w:p w14:paraId="08A34CD5" w14:textId="77777777" w:rsidR="00F46474" w:rsidRDefault="00F46474" w:rsidP="00F46474">
      <w:pPr>
        <w:numPr>
          <w:ilvl w:val="0"/>
          <w:numId w:val="331"/>
        </w:numPr>
        <w:tabs>
          <w:tab w:val="num" w:pos="720"/>
        </w:tabs>
        <w:rPr>
          <w:lang w:val="es-419"/>
        </w:rPr>
      </w:pPr>
      <w:r w:rsidRPr="0036467F">
        <w:rPr>
          <w:lang w:val="es-419"/>
        </w:rPr>
        <w:t>El enlace es visible en el menú desplegable para usuarios con los permisos adecuados</w:t>
      </w:r>
      <w:r>
        <w:rPr>
          <w:lang w:val="es-419"/>
        </w:rPr>
        <w:t>.</w:t>
      </w:r>
    </w:p>
    <w:p w14:paraId="7BC73070" w14:textId="77777777" w:rsidR="00F46474" w:rsidRPr="0036467F" w:rsidRDefault="00F46474" w:rsidP="00F46474">
      <w:pPr>
        <w:ind w:firstLine="0"/>
        <w:rPr>
          <w:lang w:val="es-419"/>
        </w:rPr>
      </w:pPr>
    </w:p>
    <w:p w14:paraId="239A2735" w14:textId="77777777" w:rsidR="00F46474" w:rsidRDefault="00F46474" w:rsidP="00F46474">
      <w:pPr>
        <w:numPr>
          <w:ilvl w:val="0"/>
          <w:numId w:val="331"/>
        </w:numPr>
        <w:tabs>
          <w:tab w:val="num" w:pos="720"/>
        </w:tabs>
        <w:rPr>
          <w:lang w:val="es-419"/>
        </w:rPr>
      </w:pPr>
      <w:r w:rsidRPr="0036467F">
        <w:rPr>
          <w:lang w:val="es-419"/>
        </w:rPr>
        <w:lastRenderedPageBreak/>
        <w:t xml:space="preserve">El sistema </w:t>
      </w:r>
      <w:r>
        <w:rPr>
          <w:lang w:val="es-419"/>
        </w:rPr>
        <w:t>visualiza</w:t>
      </w:r>
      <w:r w:rsidRPr="0036467F">
        <w:rPr>
          <w:lang w:val="es-419"/>
        </w:rPr>
        <w:t xml:space="preserve"> correctamente </w:t>
      </w:r>
      <w:r>
        <w:rPr>
          <w:lang w:val="es-419"/>
        </w:rPr>
        <w:t>el formulario rellenado por el usuario para la creación del permiso.</w:t>
      </w:r>
    </w:p>
    <w:p w14:paraId="6BDEF318" w14:textId="77777777" w:rsidR="00F46474" w:rsidRPr="0036467F" w:rsidRDefault="00F46474" w:rsidP="00F46474">
      <w:pPr>
        <w:ind w:firstLine="0"/>
        <w:rPr>
          <w:lang w:val="es-419"/>
        </w:rPr>
      </w:pPr>
    </w:p>
    <w:p w14:paraId="6320CD90" w14:textId="77777777" w:rsidR="00F46474" w:rsidRPr="001914B2" w:rsidRDefault="00F46474" w:rsidP="00F46474">
      <w:pPr>
        <w:numPr>
          <w:ilvl w:val="0"/>
          <w:numId w:val="331"/>
        </w:numPr>
        <w:tabs>
          <w:tab w:val="num" w:pos="720"/>
        </w:tabs>
        <w:rPr>
          <w:lang w:val="es-419"/>
        </w:rPr>
      </w:pPr>
      <w:r w:rsidRPr="0036467F">
        <w:rPr>
          <w:lang w:val="es-419"/>
        </w:rPr>
        <w:t xml:space="preserve">La interfaz tras </w:t>
      </w:r>
      <w:r>
        <w:rPr>
          <w:lang w:val="es-419"/>
        </w:rPr>
        <w:t>el nuevo permiso creado se visualiza en la interfaz de permisos aprobados correctamente.</w:t>
      </w:r>
    </w:p>
    <w:p w14:paraId="7C7AF23D" w14:textId="77777777" w:rsidR="00F46474" w:rsidRDefault="00F46474" w:rsidP="00F46474">
      <w:pPr>
        <w:tabs>
          <w:tab w:val="left" w:pos="3135"/>
        </w:tabs>
        <w:ind w:left="720" w:firstLine="0"/>
        <w:rPr>
          <w:lang w:val="es-419"/>
        </w:rPr>
      </w:pPr>
    </w:p>
    <w:p w14:paraId="13AC01B4" w14:textId="6C694951" w:rsidR="00F46474" w:rsidRPr="00105BCE" w:rsidRDefault="00F46474" w:rsidP="00F46474">
      <w:pPr>
        <w:rPr>
          <w:lang w:val="es-419"/>
        </w:rPr>
      </w:pPr>
      <w:r w:rsidRPr="00105BCE">
        <w:rPr>
          <w:lang w:val="es-419"/>
        </w:rPr>
        <w:t>En la figura 7.</w:t>
      </w:r>
      <w:r w:rsidR="00357D17">
        <w:rPr>
          <w:lang w:val="es-419"/>
        </w:rPr>
        <w:t>54</w:t>
      </w:r>
      <w:r w:rsidRPr="00105BCE">
        <w:rPr>
          <w:lang w:val="es-419"/>
        </w:rPr>
        <w:t xml:space="preserve"> </w:t>
      </w:r>
      <w:r w:rsidRPr="00105BCE">
        <w:t>muestra el módulo de Ingreso de Permisos de Personal. En el formulario superior se registran los datos de un permiso para el empleado prueba perez, con motivo ENFERMEDAD EN EL DÍA, duración de 8 horas, fecha de inicio y término el 02-10-2025, estado Activo y con opción de goce de sueldo. En la parte inferior, en la tabla de Permisos Aprobados, ya aparece reflejado el nuevo registro con el detalle del motivo, horas, fechas y condición de goce de sueldo.</w:t>
      </w:r>
      <w:r w:rsidRPr="00105BCE">
        <w:rPr>
          <w:lang w:val="es-419"/>
        </w:rPr>
        <w:tab/>
      </w:r>
    </w:p>
    <w:p w14:paraId="48CA0D76" w14:textId="3B01F857" w:rsidR="00F46474" w:rsidRPr="008C5944" w:rsidRDefault="00F46474" w:rsidP="00F46474">
      <w:pPr>
        <w:pStyle w:val="Descripcin"/>
      </w:pPr>
      <w:bookmarkStart w:id="1705" w:name="_Toc210409420"/>
      <w:bookmarkStart w:id="1706" w:name="_Toc210410200"/>
      <w:bookmarkStart w:id="1707" w:name="_Toc213787077"/>
      <w:bookmarkStart w:id="1708" w:name="_Toc213787491"/>
      <w:r>
        <w:t xml:space="preserve">Figura </w:t>
      </w:r>
      <w:fldSimple w:instr=" STYLEREF 1 \s ">
        <w:r w:rsidR="008F7228">
          <w:rPr>
            <w:noProof/>
          </w:rPr>
          <w:t>7</w:t>
        </w:r>
      </w:fldSimple>
      <w:r w:rsidR="008F7228">
        <w:t>.</w:t>
      </w:r>
      <w:fldSimple w:instr=" SEQ Figura \* ARABIC \s 1 ">
        <w:r w:rsidR="008F7228">
          <w:rPr>
            <w:noProof/>
          </w:rPr>
          <w:t>54</w:t>
        </w:r>
      </w:fldSimple>
      <w:r>
        <w:t xml:space="preserve"> “Captura de pantalla de prueba 1-2-3 caso de uso N°6.1”</w:t>
      </w:r>
      <w:bookmarkEnd w:id="1705"/>
      <w:bookmarkEnd w:id="1706"/>
      <w:bookmarkEnd w:id="1707"/>
      <w:bookmarkEnd w:id="1708"/>
    </w:p>
    <w:p w14:paraId="0A73551E" w14:textId="77777777" w:rsidR="00F46474" w:rsidRPr="00A07FC8" w:rsidRDefault="00F46474" w:rsidP="00F46474">
      <w:pPr>
        <w:ind w:left="720" w:firstLine="0"/>
        <w:rPr>
          <w:lang w:val="es-419"/>
        </w:rPr>
      </w:pPr>
    </w:p>
    <w:p w14:paraId="05950CEF" w14:textId="77777777" w:rsidR="00F46474" w:rsidRDefault="00F46474" w:rsidP="00F46474">
      <w:pPr>
        <w:pStyle w:val="Sinespaciado"/>
      </w:pPr>
      <w:r w:rsidRPr="001914B2">
        <w:rPr>
          <w:noProof/>
        </w:rPr>
        <w:lastRenderedPageBreak/>
        <w:drawing>
          <wp:inline distT="0" distB="0" distL="0" distR="0" wp14:anchorId="025703D5" wp14:editId="5F3AC6B6">
            <wp:extent cx="5971540" cy="4580255"/>
            <wp:effectExtent l="0" t="0" r="0" b="0"/>
            <wp:docPr id="3128007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00713" name="Imagen 1" descr="Interfaz de usuario gráfica&#10;&#10;El contenido generado por IA puede ser incorrecto."/>
                    <pic:cNvPicPr/>
                  </pic:nvPicPr>
                  <pic:blipFill>
                    <a:blip r:embed="rId221"/>
                    <a:stretch>
                      <a:fillRect/>
                    </a:stretch>
                  </pic:blipFill>
                  <pic:spPr>
                    <a:xfrm>
                      <a:off x="0" y="0"/>
                      <a:ext cx="5971540" cy="4580255"/>
                    </a:xfrm>
                    <a:prstGeom prst="rect">
                      <a:avLst/>
                    </a:prstGeom>
                  </pic:spPr>
                </pic:pic>
              </a:graphicData>
            </a:graphic>
          </wp:inline>
        </w:drawing>
      </w:r>
    </w:p>
    <w:p w14:paraId="421DE6AB" w14:textId="77777777" w:rsidR="00F46474" w:rsidRDefault="00F46474" w:rsidP="00F46474">
      <w:pPr>
        <w:pStyle w:val="Sinespaciado"/>
      </w:pPr>
    </w:p>
    <w:p w14:paraId="102710A8" w14:textId="77777777" w:rsidR="00F46474" w:rsidRDefault="00F46474" w:rsidP="00F46474">
      <w:r>
        <w:t>Fuente: Captura realizada al sistema web EugCOM</w:t>
      </w:r>
    </w:p>
    <w:p w14:paraId="45B6AB0A" w14:textId="77777777" w:rsidR="00F46474" w:rsidRPr="002A28A4" w:rsidRDefault="00F46474" w:rsidP="00F46474">
      <w:pPr>
        <w:spacing w:line="278" w:lineRule="auto"/>
        <w:ind w:firstLine="0"/>
        <w:jc w:val="left"/>
      </w:pPr>
      <w:r>
        <w:br w:type="page"/>
      </w:r>
    </w:p>
    <w:p w14:paraId="0BCC6658" w14:textId="77777777" w:rsidR="00F46474" w:rsidRDefault="00F46474" w:rsidP="00F46474">
      <w:pPr>
        <w:pStyle w:val="Ttulo2"/>
      </w:pPr>
      <w:bookmarkStart w:id="1709" w:name="_Toc213787196"/>
      <w:r>
        <w:lastRenderedPageBreak/>
        <w:t>Prueba Unitaria CU N°6.2</w:t>
      </w:r>
      <w:bookmarkEnd w:id="1709"/>
    </w:p>
    <w:p w14:paraId="3B7EEAED" w14:textId="77777777" w:rsidR="00F46474" w:rsidRDefault="00F46474" w:rsidP="00F46474">
      <w:pPr>
        <w:spacing w:line="278" w:lineRule="auto"/>
        <w:ind w:firstLine="0"/>
        <w:jc w:val="left"/>
      </w:pPr>
    </w:p>
    <w:p w14:paraId="0F075F57" w14:textId="25E47139" w:rsidR="00F46474" w:rsidRPr="00627D3D" w:rsidRDefault="00F46474" w:rsidP="00F46474">
      <w:r w:rsidRPr="00627D3D">
        <w:t xml:space="preserve">En la </w:t>
      </w:r>
      <w:r w:rsidRPr="00627D3D">
        <w:rPr>
          <w:i/>
        </w:rPr>
        <w:t xml:space="preserve">Tabla </w:t>
      </w:r>
      <w:r>
        <w:rPr>
          <w:i/>
        </w:rPr>
        <w:t>7.</w:t>
      </w:r>
      <w:r w:rsidR="00357D17">
        <w:rPr>
          <w:i/>
        </w:rPr>
        <w:t>55</w:t>
      </w:r>
      <w:r w:rsidRPr="00627D3D">
        <w:t xml:space="preserve"> se puede visualizar el Caso de uso N°6.2 El sistema permite filtrar por datos específicos de los empleados, para buscar con mayor facilidad los archivos de este. </w:t>
      </w:r>
    </w:p>
    <w:p w14:paraId="28E14CE5" w14:textId="77777777" w:rsidR="00F46474" w:rsidRPr="00627D3D" w:rsidRDefault="00F46474" w:rsidP="00F46474">
      <w:pPr>
        <w:spacing w:line="278" w:lineRule="auto"/>
        <w:ind w:firstLine="0"/>
        <w:jc w:val="left"/>
      </w:pPr>
    </w:p>
    <w:p w14:paraId="664FC12F" w14:textId="31AC2ED7" w:rsidR="00F46474" w:rsidRPr="00627D3D" w:rsidRDefault="00F46474" w:rsidP="00F46474">
      <w:pPr>
        <w:pStyle w:val="Descripcin"/>
      </w:pPr>
      <w:bookmarkStart w:id="1710" w:name="_Toc209985125"/>
      <w:bookmarkStart w:id="1711" w:name="_Toc210409421"/>
      <w:bookmarkStart w:id="1712" w:name="_Toc210410201"/>
      <w:bookmarkStart w:id="1713" w:name="_Toc213787078"/>
      <w:bookmarkStart w:id="1714" w:name="_Toc213787492"/>
      <w:r w:rsidRPr="00627D3D">
        <w:t xml:space="preserve">Tabla </w:t>
      </w:r>
      <w:fldSimple w:instr=" STYLEREF 1 \s ">
        <w:r w:rsidR="008F7228">
          <w:rPr>
            <w:noProof/>
          </w:rPr>
          <w:t>7</w:t>
        </w:r>
      </w:fldSimple>
      <w:r w:rsidR="008F7228">
        <w:t>.</w:t>
      </w:r>
      <w:fldSimple w:instr=" SEQ Tabla \* ARABIC \s 1 ">
        <w:r w:rsidR="008F7228">
          <w:rPr>
            <w:noProof/>
          </w:rPr>
          <w:t>55</w:t>
        </w:r>
      </w:fldSimple>
      <w:r w:rsidRPr="00627D3D">
        <w:t xml:space="preserve"> Caso de uso N°6.2, Filtrando búsqueda de permiso</w:t>
      </w:r>
      <w:bookmarkEnd w:id="1710"/>
      <w:bookmarkEnd w:id="1711"/>
      <w:bookmarkEnd w:id="1712"/>
      <w:bookmarkEnd w:id="1713"/>
      <w:bookmarkEnd w:id="1714"/>
    </w:p>
    <w:p w14:paraId="1CB319AB" w14:textId="77777777" w:rsidR="00F46474" w:rsidRPr="00627D3D" w:rsidRDefault="00F46474" w:rsidP="00F46474">
      <w:pPr>
        <w:pStyle w:val="Sinespaciado"/>
      </w:pPr>
      <w:r w:rsidRPr="00627D3D">
        <w:rPr>
          <w:noProof/>
        </w:rPr>
        <w:drawing>
          <wp:inline distT="0" distB="0" distL="0" distR="0" wp14:anchorId="6CE62722" wp14:editId="54782D39">
            <wp:extent cx="5971540" cy="4666615"/>
            <wp:effectExtent l="0" t="0" r="0" b="635"/>
            <wp:docPr id="1735149238"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1DEC76B0" w14:textId="77777777" w:rsidR="00F46474" w:rsidRPr="00627D3D" w:rsidRDefault="00F46474" w:rsidP="00F46474">
      <w:pPr>
        <w:spacing w:line="278" w:lineRule="auto"/>
        <w:ind w:firstLine="0"/>
        <w:jc w:val="left"/>
      </w:pPr>
    </w:p>
    <w:p w14:paraId="1391EEF2" w14:textId="77777777" w:rsidR="00F46474" w:rsidRDefault="00F46474" w:rsidP="00F46474">
      <w:r w:rsidRPr="00627D3D">
        <w:t>Fuente: Elaborado por el estudiante de acuerdo con el proyecto</w:t>
      </w:r>
    </w:p>
    <w:p w14:paraId="60886572" w14:textId="77777777" w:rsidR="00F46474" w:rsidRPr="00627D3D" w:rsidRDefault="00F46474" w:rsidP="00F46474"/>
    <w:p w14:paraId="6BA8B4B5" w14:textId="77777777" w:rsidR="00F46474" w:rsidRDefault="00F46474" w:rsidP="00F46474">
      <w:r w:rsidRPr="008C5944">
        <w:t>Casos de prueba:</w:t>
      </w:r>
    </w:p>
    <w:p w14:paraId="42296BFB" w14:textId="77777777" w:rsidR="00F46474" w:rsidRDefault="00F46474" w:rsidP="00F46474"/>
    <w:p w14:paraId="4A204922" w14:textId="77777777" w:rsidR="00F46474" w:rsidRDefault="00F46474" w:rsidP="00F46474">
      <w:pPr>
        <w:numPr>
          <w:ilvl w:val="0"/>
          <w:numId w:val="332"/>
        </w:numPr>
        <w:tabs>
          <w:tab w:val="num" w:pos="720"/>
        </w:tabs>
        <w:rPr>
          <w:lang w:val="es-419"/>
        </w:rPr>
      </w:pPr>
      <w:r w:rsidRPr="0036467F">
        <w:rPr>
          <w:lang w:val="es-419"/>
        </w:rPr>
        <w:t>Verificar la existencia de la funcionalidad de filtrado en la búsqueda de permisos</w:t>
      </w:r>
      <w:r>
        <w:rPr>
          <w:lang w:val="es-419"/>
        </w:rPr>
        <w:t>.</w:t>
      </w:r>
    </w:p>
    <w:p w14:paraId="53A28C18" w14:textId="77777777" w:rsidR="00F46474" w:rsidRPr="0036467F" w:rsidRDefault="00F46474" w:rsidP="00F46474">
      <w:pPr>
        <w:ind w:left="1440" w:firstLine="0"/>
        <w:rPr>
          <w:lang w:val="es-419"/>
        </w:rPr>
      </w:pPr>
    </w:p>
    <w:p w14:paraId="1DE56065" w14:textId="77777777" w:rsidR="00F46474" w:rsidRDefault="00F46474" w:rsidP="00F46474">
      <w:pPr>
        <w:numPr>
          <w:ilvl w:val="0"/>
          <w:numId w:val="332"/>
        </w:numPr>
        <w:tabs>
          <w:tab w:val="num" w:pos="720"/>
        </w:tabs>
        <w:rPr>
          <w:lang w:val="es-419"/>
        </w:rPr>
      </w:pPr>
      <w:r w:rsidRPr="0036467F">
        <w:rPr>
          <w:lang w:val="es-419"/>
        </w:rPr>
        <w:t>Verificar la aplicación correcta de filtros específicos en la búsqueda de permisos</w:t>
      </w:r>
      <w:r>
        <w:rPr>
          <w:lang w:val="es-419"/>
        </w:rPr>
        <w:t>.</w:t>
      </w:r>
    </w:p>
    <w:p w14:paraId="03AFB6D8" w14:textId="77777777" w:rsidR="00F46474" w:rsidRPr="0036467F" w:rsidRDefault="00F46474" w:rsidP="00F46474">
      <w:pPr>
        <w:ind w:firstLine="0"/>
        <w:rPr>
          <w:lang w:val="es-419"/>
        </w:rPr>
      </w:pPr>
    </w:p>
    <w:p w14:paraId="07064022" w14:textId="77777777" w:rsidR="00F46474" w:rsidRDefault="00F46474" w:rsidP="00F46474">
      <w:pPr>
        <w:numPr>
          <w:ilvl w:val="0"/>
          <w:numId w:val="332"/>
        </w:numPr>
        <w:tabs>
          <w:tab w:val="num" w:pos="720"/>
        </w:tabs>
        <w:rPr>
          <w:lang w:val="es-419"/>
        </w:rPr>
      </w:pPr>
      <w:r w:rsidRPr="0036467F">
        <w:rPr>
          <w:lang w:val="es-419"/>
        </w:rPr>
        <w:t>Verificar la precisión de los resultados obtenidos después del filtrado</w:t>
      </w:r>
      <w:r>
        <w:rPr>
          <w:lang w:val="es-419"/>
        </w:rPr>
        <w:t>.</w:t>
      </w:r>
    </w:p>
    <w:p w14:paraId="15D70CA8" w14:textId="77777777" w:rsidR="00F46474" w:rsidRPr="00A07FC8" w:rsidRDefault="00F46474" w:rsidP="00F46474">
      <w:pPr>
        <w:rPr>
          <w:lang w:val="es-419"/>
        </w:rPr>
      </w:pPr>
    </w:p>
    <w:p w14:paraId="760D3443" w14:textId="77777777" w:rsidR="00F46474" w:rsidRDefault="00F46474" w:rsidP="00F46474">
      <w:pPr>
        <w:ind w:left="720" w:firstLine="0"/>
      </w:pPr>
      <w:r w:rsidRPr="008C5944">
        <w:t>Resultados Esperados:</w:t>
      </w:r>
    </w:p>
    <w:p w14:paraId="739AE71F" w14:textId="77777777" w:rsidR="00F46474" w:rsidRDefault="00F46474" w:rsidP="00F46474">
      <w:pPr>
        <w:ind w:left="720" w:firstLine="0"/>
      </w:pPr>
    </w:p>
    <w:p w14:paraId="18A188F9" w14:textId="77777777" w:rsidR="00F46474" w:rsidRDefault="00F46474" w:rsidP="00F46474">
      <w:pPr>
        <w:numPr>
          <w:ilvl w:val="0"/>
          <w:numId w:val="333"/>
        </w:numPr>
        <w:tabs>
          <w:tab w:val="num" w:pos="720"/>
        </w:tabs>
        <w:rPr>
          <w:lang w:val="es-419"/>
        </w:rPr>
      </w:pPr>
      <w:r w:rsidRPr="0036467F">
        <w:rPr>
          <w:lang w:val="es-419"/>
        </w:rPr>
        <w:t>La funcionalidad de filtrado está disponible y accesible en la interfaz de búsqueda de permisos</w:t>
      </w:r>
      <w:r>
        <w:rPr>
          <w:lang w:val="es-419"/>
        </w:rPr>
        <w:t>.</w:t>
      </w:r>
    </w:p>
    <w:p w14:paraId="081083EA" w14:textId="77777777" w:rsidR="00F46474" w:rsidRPr="0036467F" w:rsidRDefault="00F46474" w:rsidP="00F46474">
      <w:pPr>
        <w:ind w:left="1440" w:firstLine="0"/>
        <w:rPr>
          <w:lang w:val="es-419"/>
        </w:rPr>
      </w:pPr>
    </w:p>
    <w:p w14:paraId="7CA1581C" w14:textId="77777777" w:rsidR="00F46474" w:rsidRDefault="00F46474" w:rsidP="00F46474">
      <w:pPr>
        <w:numPr>
          <w:ilvl w:val="0"/>
          <w:numId w:val="333"/>
        </w:numPr>
        <w:tabs>
          <w:tab w:val="num" w:pos="720"/>
        </w:tabs>
        <w:rPr>
          <w:lang w:val="es-419"/>
        </w:rPr>
      </w:pPr>
      <w:r w:rsidRPr="0036467F">
        <w:rPr>
          <w:lang w:val="es-419"/>
        </w:rPr>
        <w:t>El sistema aplica correctamente los filtros específicos seleccionados en la búsqueda de permisos</w:t>
      </w:r>
      <w:r>
        <w:rPr>
          <w:lang w:val="es-419"/>
        </w:rPr>
        <w:t>.</w:t>
      </w:r>
    </w:p>
    <w:p w14:paraId="54BE1B8A" w14:textId="77777777" w:rsidR="00F46474" w:rsidRPr="0036467F" w:rsidRDefault="00F46474" w:rsidP="00F46474">
      <w:pPr>
        <w:ind w:firstLine="0"/>
        <w:rPr>
          <w:lang w:val="es-419"/>
        </w:rPr>
      </w:pPr>
    </w:p>
    <w:p w14:paraId="1C33503B" w14:textId="77777777" w:rsidR="00F46474" w:rsidRDefault="00F46474" w:rsidP="00F46474">
      <w:pPr>
        <w:numPr>
          <w:ilvl w:val="0"/>
          <w:numId w:val="333"/>
        </w:numPr>
        <w:tabs>
          <w:tab w:val="num" w:pos="720"/>
        </w:tabs>
        <w:rPr>
          <w:lang w:val="es-419"/>
        </w:rPr>
      </w:pPr>
      <w:r w:rsidRPr="0036467F">
        <w:rPr>
          <w:lang w:val="es-419"/>
        </w:rPr>
        <w:t>Los resultados mostrados después del filtrado corresponden precisamente a los criterios aplicados</w:t>
      </w:r>
      <w:r>
        <w:rPr>
          <w:lang w:val="es-419"/>
        </w:rPr>
        <w:t>.</w:t>
      </w:r>
    </w:p>
    <w:p w14:paraId="7799ABC4" w14:textId="77777777" w:rsidR="00F46474" w:rsidRPr="00A07FC8" w:rsidRDefault="00F46474" w:rsidP="00F46474">
      <w:pPr>
        <w:ind w:left="720" w:firstLine="0"/>
        <w:rPr>
          <w:lang w:val="es-419"/>
        </w:rPr>
      </w:pPr>
    </w:p>
    <w:p w14:paraId="5D5F7137" w14:textId="77777777" w:rsidR="00F46474" w:rsidRDefault="00F46474" w:rsidP="00F46474">
      <w:pPr>
        <w:ind w:left="720" w:firstLine="0"/>
      </w:pPr>
      <w:r w:rsidRPr="008C5944">
        <w:t>Resultados obtenidos</w:t>
      </w:r>
      <w:r>
        <w:t>:</w:t>
      </w:r>
    </w:p>
    <w:p w14:paraId="3187444A" w14:textId="77777777" w:rsidR="00F46474" w:rsidRDefault="00F46474" w:rsidP="00F46474">
      <w:pPr>
        <w:ind w:left="720" w:firstLine="0"/>
      </w:pPr>
    </w:p>
    <w:p w14:paraId="2D53A7A5" w14:textId="77777777" w:rsidR="00F46474" w:rsidRDefault="00F46474" w:rsidP="00F46474">
      <w:pPr>
        <w:numPr>
          <w:ilvl w:val="0"/>
          <w:numId w:val="334"/>
        </w:numPr>
        <w:tabs>
          <w:tab w:val="num" w:pos="720"/>
        </w:tabs>
        <w:rPr>
          <w:lang w:val="es-419"/>
        </w:rPr>
      </w:pPr>
      <w:r w:rsidRPr="0036467F">
        <w:rPr>
          <w:lang w:val="es-419"/>
        </w:rPr>
        <w:t>La funcionalidad de filtrado está operativa en la búsqueda de permisos</w:t>
      </w:r>
      <w:r>
        <w:rPr>
          <w:lang w:val="es-419"/>
        </w:rPr>
        <w:t>.</w:t>
      </w:r>
    </w:p>
    <w:p w14:paraId="7D5339D5" w14:textId="77777777" w:rsidR="00F46474" w:rsidRPr="0036467F" w:rsidRDefault="00F46474" w:rsidP="00F46474">
      <w:pPr>
        <w:rPr>
          <w:lang w:val="es-419"/>
        </w:rPr>
      </w:pPr>
    </w:p>
    <w:p w14:paraId="7CDE98DC" w14:textId="77777777" w:rsidR="00F46474" w:rsidRDefault="00F46474" w:rsidP="00F46474">
      <w:pPr>
        <w:numPr>
          <w:ilvl w:val="0"/>
          <w:numId w:val="334"/>
        </w:numPr>
        <w:tabs>
          <w:tab w:val="num" w:pos="720"/>
        </w:tabs>
        <w:rPr>
          <w:lang w:val="es-419"/>
        </w:rPr>
      </w:pPr>
      <w:r w:rsidRPr="0036467F">
        <w:rPr>
          <w:lang w:val="es-419"/>
        </w:rPr>
        <w:lastRenderedPageBreak/>
        <w:t>La aplicación de filtros específicos en la búsqueda de permisos funciona correctamente</w:t>
      </w:r>
      <w:r>
        <w:rPr>
          <w:lang w:val="es-419"/>
        </w:rPr>
        <w:t>.</w:t>
      </w:r>
    </w:p>
    <w:p w14:paraId="029B3320" w14:textId="77777777" w:rsidR="00F46474" w:rsidRPr="0036467F" w:rsidRDefault="00F46474" w:rsidP="00F46474">
      <w:pPr>
        <w:ind w:firstLine="0"/>
        <w:rPr>
          <w:lang w:val="es-419"/>
        </w:rPr>
      </w:pPr>
    </w:p>
    <w:p w14:paraId="17050834" w14:textId="77777777" w:rsidR="00F46474" w:rsidRDefault="00F46474" w:rsidP="00F46474">
      <w:pPr>
        <w:numPr>
          <w:ilvl w:val="0"/>
          <w:numId w:val="334"/>
        </w:numPr>
        <w:tabs>
          <w:tab w:val="num" w:pos="720"/>
        </w:tabs>
        <w:rPr>
          <w:lang w:val="es-419"/>
        </w:rPr>
      </w:pPr>
      <w:r w:rsidRPr="0036467F">
        <w:rPr>
          <w:lang w:val="es-419"/>
        </w:rPr>
        <w:t>Los resultados filtrados son precisos y corresponden exactamente a los criterios de búsqueda aplicados</w:t>
      </w:r>
      <w:r>
        <w:rPr>
          <w:lang w:val="es-419"/>
        </w:rPr>
        <w:t>.</w:t>
      </w:r>
    </w:p>
    <w:p w14:paraId="37186180" w14:textId="77777777" w:rsidR="00F46474" w:rsidRDefault="00F46474" w:rsidP="00F46474">
      <w:pPr>
        <w:pStyle w:val="Prrafodelista"/>
        <w:rPr>
          <w:lang w:val="es-419"/>
        </w:rPr>
      </w:pPr>
    </w:p>
    <w:p w14:paraId="3D61353B" w14:textId="3C2D7D04" w:rsidR="00F46474" w:rsidRDefault="00F46474" w:rsidP="00F46474">
      <w:r w:rsidRPr="00105BCE">
        <w:rPr>
          <w:lang w:val="es-419"/>
        </w:rPr>
        <w:t>En la figura 7.</w:t>
      </w:r>
      <w:r w:rsidR="008F7228">
        <w:rPr>
          <w:lang w:val="es-419"/>
        </w:rPr>
        <w:t>55</w:t>
      </w:r>
      <w:r w:rsidRPr="00105BCE">
        <w:rPr>
          <w:lang w:val="es-419"/>
        </w:rPr>
        <w:t xml:space="preserve"> </w:t>
      </w:r>
      <w:r w:rsidRPr="00105BCE">
        <w:t>muestra el módulo de búsqueda y filtrado de permisos de personal. En la parte superior se observa el formulario con campos para filtrar por Nombre, Apellido o RUT, junto con los botones Buscar y Limpiar. En los distintos ejemplos de la imagen, se aplican filtros específicos:</w:t>
      </w:r>
    </w:p>
    <w:p w14:paraId="5543E815" w14:textId="77777777" w:rsidR="00F46474" w:rsidRPr="00105BCE" w:rsidRDefault="00F46474" w:rsidP="00F46474"/>
    <w:p w14:paraId="292B4AB1" w14:textId="77777777" w:rsidR="00F46474" w:rsidRDefault="00F46474" w:rsidP="00F46474">
      <w:pPr>
        <w:pStyle w:val="Prrafodelista"/>
        <w:numPr>
          <w:ilvl w:val="0"/>
          <w:numId w:val="371"/>
        </w:numPr>
      </w:pPr>
      <w:r w:rsidRPr="00105BCE">
        <w:t>Por nombre “vicente”, mostrando el permiso de Vicente Ignacio Henríquez.</w:t>
      </w:r>
    </w:p>
    <w:p w14:paraId="7CDD32B4" w14:textId="77777777" w:rsidR="00F46474" w:rsidRPr="00105BCE" w:rsidRDefault="00F46474" w:rsidP="00F46474">
      <w:pPr>
        <w:pStyle w:val="Prrafodelista"/>
        <w:ind w:left="1440" w:firstLine="0"/>
      </w:pPr>
    </w:p>
    <w:p w14:paraId="4CEF0B64" w14:textId="77777777" w:rsidR="00F46474" w:rsidRDefault="00F46474" w:rsidP="00F46474">
      <w:pPr>
        <w:pStyle w:val="Prrafodelista"/>
        <w:numPr>
          <w:ilvl w:val="0"/>
          <w:numId w:val="371"/>
        </w:numPr>
      </w:pPr>
      <w:r w:rsidRPr="00105BCE">
        <w:t>Por apellido “perez”, listando el permiso del usuario prueba perez.</w:t>
      </w:r>
    </w:p>
    <w:p w14:paraId="0994D9AB" w14:textId="77777777" w:rsidR="00F46474" w:rsidRPr="00105BCE" w:rsidRDefault="00F46474" w:rsidP="00F46474">
      <w:pPr>
        <w:pStyle w:val="Prrafodelista"/>
        <w:ind w:left="1440" w:firstLine="0"/>
      </w:pPr>
    </w:p>
    <w:p w14:paraId="2E6F1C89" w14:textId="77777777" w:rsidR="00F46474" w:rsidRDefault="00F46474" w:rsidP="00F46474">
      <w:pPr>
        <w:pStyle w:val="Prrafodelista"/>
        <w:numPr>
          <w:ilvl w:val="0"/>
          <w:numId w:val="371"/>
        </w:numPr>
      </w:pPr>
      <w:r w:rsidRPr="00105BCE">
        <w:t>Por RUT (214...), devolviendo nuevamente el registro de Vicente Ignacio.</w:t>
      </w:r>
    </w:p>
    <w:p w14:paraId="77A67C12" w14:textId="77777777" w:rsidR="00F46474" w:rsidRPr="00105BCE" w:rsidRDefault="00F46474" w:rsidP="00F46474">
      <w:pPr>
        <w:ind w:firstLine="0"/>
      </w:pPr>
    </w:p>
    <w:p w14:paraId="48F2C99B" w14:textId="77777777" w:rsidR="00F46474" w:rsidRPr="00105BCE" w:rsidRDefault="00F46474" w:rsidP="00F46474">
      <w:r w:rsidRPr="00105BCE">
        <w:t>En cada caso, la tabla de resultados se actualiza mostrando únicamente los permisos que cumplen con el criterio de búsqueda aplicado.</w:t>
      </w:r>
    </w:p>
    <w:p w14:paraId="252D1DF2" w14:textId="77777777" w:rsidR="00F46474" w:rsidRDefault="00F46474" w:rsidP="00F46474">
      <w:pPr>
        <w:ind w:firstLine="0"/>
        <w:rPr>
          <w:lang w:val="es-419"/>
        </w:rPr>
      </w:pPr>
    </w:p>
    <w:p w14:paraId="4EE29033" w14:textId="77777777" w:rsidR="00F46474" w:rsidRDefault="00F46474" w:rsidP="00F46474">
      <w:pPr>
        <w:ind w:left="720" w:firstLine="0"/>
        <w:rPr>
          <w:lang w:val="es-419"/>
        </w:rPr>
      </w:pPr>
    </w:p>
    <w:p w14:paraId="64C2D2B6" w14:textId="77777777" w:rsidR="00F46474" w:rsidRDefault="00F46474" w:rsidP="00F46474">
      <w:pPr>
        <w:ind w:left="720" w:firstLine="0"/>
        <w:rPr>
          <w:lang w:val="es-419"/>
        </w:rPr>
      </w:pPr>
    </w:p>
    <w:p w14:paraId="211A7652" w14:textId="77777777" w:rsidR="00F46474" w:rsidRDefault="00F46474" w:rsidP="00F46474">
      <w:pPr>
        <w:ind w:left="720" w:firstLine="0"/>
        <w:rPr>
          <w:lang w:val="es-419"/>
        </w:rPr>
      </w:pPr>
    </w:p>
    <w:p w14:paraId="0F39F857" w14:textId="77777777" w:rsidR="00F46474" w:rsidRDefault="00F46474" w:rsidP="00F46474">
      <w:pPr>
        <w:ind w:left="720" w:firstLine="0"/>
        <w:rPr>
          <w:lang w:val="es-419"/>
        </w:rPr>
      </w:pPr>
    </w:p>
    <w:p w14:paraId="3DF8DF32" w14:textId="77777777" w:rsidR="00F46474" w:rsidRDefault="00F46474" w:rsidP="00F46474">
      <w:pPr>
        <w:ind w:left="720" w:firstLine="0"/>
        <w:rPr>
          <w:lang w:val="es-419"/>
        </w:rPr>
      </w:pPr>
    </w:p>
    <w:p w14:paraId="0F9766D8" w14:textId="4E77F82D" w:rsidR="00F46474" w:rsidRPr="008C5944" w:rsidRDefault="00F46474" w:rsidP="00F46474">
      <w:pPr>
        <w:pStyle w:val="Descripcin"/>
      </w:pPr>
      <w:bookmarkStart w:id="1715" w:name="_Toc210409422"/>
      <w:bookmarkStart w:id="1716" w:name="_Toc210410202"/>
      <w:bookmarkStart w:id="1717" w:name="_Toc213787079"/>
      <w:bookmarkStart w:id="1718" w:name="_Toc213787493"/>
      <w:r>
        <w:lastRenderedPageBreak/>
        <w:t xml:space="preserve">Figura </w:t>
      </w:r>
      <w:fldSimple w:instr=" STYLEREF 1 \s ">
        <w:r w:rsidR="008F7228">
          <w:rPr>
            <w:noProof/>
          </w:rPr>
          <w:t>7</w:t>
        </w:r>
      </w:fldSimple>
      <w:r w:rsidR="008F7228">
        <w:t>.</w:t>
      </w:r>
      <w:fldSimple w:instr=" SEQ Figura \* ARABIC \s 1 ">
        <w:r w:rsidR="008F7228">
          <w:rPr>
            <w:noProof/>
          </w:rPr>
          <w:t>55</w:t>
        </w:r>
      </w:fldSimple>
      <w:r>
        <w:t xml:space="preserve"> “Captura de pantalla de prueba 1-2-3 caso de uso N°6.2”</w:t>
      </w:r>
      <w:bookmarkEnd w:id="1715"/>
      <w:bookmarkEnd w:id="1716"/>
      <w:bookmarkEnd w:id="1717"/>
      <w:bookmarkEnd w:id="1718"/>
    </w:p>
    <w:p w14:paraId="3E51329A" w14:textId="77777777" w:rsidR="00F46474" w:rsidRPr="00A07FC8" w:rsidRDefault="00F46474" w:rsidP="00F46474">
      <w:pPr>
        <w:ind w:left="720" w:firstLine="0"/>
        <w:rPr>
          <w:lang w:val="es-419"/>
        </w:rPr>
      </w:pPr>
    </w:p>
    <w:p w14:paraId="4C0F1862" w14:textId="77777777" w:rsidR="00F46474" w:rsidRDefault="00F46474" w:rsidP="00F46474">
      <w:pPr>
        <w:pStyle w:val="Sinespaciado"/>
      </w:pPr>
      <w:r w:rsidRPr="00646A4F">
        <w:rPr>
          <w:noProof/>
        </w:rPr>
        <w:drawing>
          <wp:inline distT="0" distB="0" distL="0" distR="0" wp14:anchorId="216BD6E0" wp14:editId="411F09D2">
            <wp:extent cx="5639918" cy="4619767"/>
            <wp:effectExtent l="0" t="0" r="0" b="0"/>
            <wp:docPr id="168019900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9001" name="Imagen 1" descr="Captura de pantalla de computadora&#10;&#10;El contenido generado por IA puede ser incorrecto."/>
                    <pic:cNvPicPr/>
                  </pic:nvPicPr>
                  <pic:blipFill>
                    <a:blip r:embed="rId222"/>
                    <a:stretch>
                      <a:fillRect/>
                    </a:stretch>
                  </pic:blipFill>
                  <pic:spPr>
                    <a:xfrm>
                      <a:off x="0" y="0"/>
                      <a:ext cx="5642476" cy="4621862"/>
                    </a:xfrm>
                    <a:prstGeom prst="rect">
                      <a:avLst/>
                    </a:prstGeom>
                  </pic:spPr>
                </pic:pic>
              </a:graphicData>
            </a:graphic>
          </wp:inline>
        </w:drawing>
      </w:r>
    </w:p>
    <w:p w14:paraId="7A274AA7" w14:textId="77777777" w:rsidR="00F46474" w:rsidRDefault="00F46474" w:rsidP="00F46474"/>
    <w:p w14:paraId="5067EDD1" w14:textId="77777777" w:rsidR="00F46474" w:rsidRDefault="00F46474" w:rsidP="00F46474">
      <w:r>
        <w:t>Fuente: Captura realizada al sistema web EugCOM</w:t>
      </w:r>
    </w:p>
    <w:p w14:paraId="3E1B3C39" w14:textId="77777777" w:rsidR="00F46474" w:rsidRPr="00646A4F" w:rsidRDefault="00F46474" w:rsidP="00F46474">
      <w:pPr>
        <w:spacing w:line="278" w:lineRule="auto"/>
        <w:ind w:firstLine="0"/>
        <w:jc w:val="left"/>
      </w:pPr>
      <w:r>
        <w:br w:type="page"/>
      </w:r>
    </w:p>
    <w:p w14:paraId="35E2339E" w14:textId="77777777" w:rsidR="00F46474" w:rsidRDefault="00F46474" w:rsidP="00F46474">
      <w:pPr>
        <w:pStyle w:val="Ttulo2"/>
      </w:pPr>
      <w:bookmarkStart w:id="1719" w:name="_Toc213787197"/>
      <w:r>
        <w:lastRenderedPageBreak/>
        <w:t>Prueba Unitaria CU N°6.3</w:t>
      </w:r>
      <w:bookmarkEnd w:id="1719"/>
    </w:p>
    <w:p w14:paraId="41E3173B" w14:textId="77777777" w:rsidR="00F46474" w:rsidRDefault="00F46474" w:rsidP="00F46474">
      <w:pPr>
        <w:spacing w:line="278" w:lineRule="auto"/>
        <w:ind w:firstLine="0"/>
        <w:jc w:val="left"/>
      </w:pPr>
    </w:p>
    <w:p w14:paraId="3FFEFC50" w14:textId="38D7BD66" w:rsidR="00F46474" w:rsidRPr="00627D3D" w:rsidRDefault="00F46474" w:rsidP="00F46474">
      <w:r w:rsidRPr="00627D3D">
        <w:t xml:space="preserve">En la </w:t>
      </w:r>
      <w:r w:rsidRPr="00627D3D">
        <w:rPr>
          <w:i/>
        </w:rPr>
        <w:t xml:space="preserve">Tabla </w:t>
      </w:r>
      <w:r>
        <w:rPr>
          <w:i/>
        </w:rPr>
        <w:t>7.</w:t>
      </w:r>
      <w:r w:rsidR="008F7228">
        <w:rPr>
          <w:i/>
        </w:rPr>
        <w:t>56</w:t>
      </w:r>
      <w:r w:rsidRPr="00627D3D">
        <w:t xml:space="preserve"> se puede visualizar el Caso de uso N°6.3 el Sistema permite visualizar casillas de selección, para que permita al usuario utilizar estas casillas en casos de sean muchos datos y seleccionarlos todos de forma global.</w:t>
      </w:r>
    </w:p>
    <w:p w14:paraId="342266A6" w14:textId="77777777" w:rsidR="00F46474" w:rsidRPr="00627D3D" w:rsidRDefault="00F46474" w:rsidP="00F46474">
      <w:pPr>
        <w:spacing w:line="278" w:lineRule="auto"/>
        <w:ind w:firstLine="0"/>
        <w:jc w:val="left"/>
      </w:pPr>
    </w:p>
    <w:p w14:paraId="26C8C320" w14:textId="7543AB61" w:rsidR="00F46474" w:rsidRPr="00627D3D" w:rsidRDefault="00F46474" w:rsidP="00F46474">
      <w:pPr>
        <w:pStyle w:val="Descripcin"/>
      </w:pPr>
      <w:bookmarkStart w:id="1720" w:name="_Toc209985126"/>
      <w:bookmarkStart w:id="1721" w:name="_Toc210409423"/>
      <w:bookmarkStart w:id="1722" w:name="_Toc210410203"/>
      <w:bookmarkStart w:id="1723" w:name="_Toc213787080"/>
      <w:bookmarkStart w:id="1724" w:name="_Toc213787494"/>
      <w:r w:rsidRPr="00627D3D">
        <w:t xml:space="preserve">Tabla </w:t>
      </w:r>
      <w:fldSimple w:instr=" STYLEREF 1 \s ">
        <w:r w:rsidR="008F7228">
          <w:rPr>
            <w:noProof/>
          </w:rPr>
          <w:t>7</w:t>
        </w:r>
      </w:fldSimple>
      <w:r w:rsidR="008F7228">
        <w:t>.</w:t>
      </w:r>
      <w:fldSimple w:instr=" SEQ Tabla \* ARABIC \s 1 ">
        <w:r w:rsidR="008F7228">
          <w:rPr>
            <w:noProof/>
          </w:rPr>
          <w:t>56</w:t>
        </w:r>
      </w:fldSimple>
      <w:r w:rsidRPr="00627D3D">
        <w:t xml:space="preserve"> Caso de uso N°6.3, Visualizando casillas de filtración</w:t>
      </w:r>
      <w:bookmarkEnd w:id="1720"/>
      <w:bookmarkEnd w:id="1721"/>
      <w:bookmarkEnd w:id="1722"/>
      <w:bookmarkEnd w:id="1723"/>
      <w:bookmarkEnd w:id="1724"/>
    </w:p>
    <w:p w14:paraId="7EF26DC6" w14:textId="77777777" w:rsidR="00F46474" w:rsidRPr="00627D3D" w:rsidRDefault="00F46474" w:rsidP="00F46474">
      <w:pPr>
        <w:pStyle w:val="Sinespaciado"/>
      </w:pPr>
      <w:r w:rsidRPr="00627D3D">
        <w:rPr>
          <w:noProof/>
        </w:rPr>
        <w:drawing>
          <wp:inline distT="0" distB="0" distL="0" distR="0" wp14:anchorId="5EC88AD7" wp14:editId="4E8333DE">
            <wp:extent cx="5971540" cy="4485640"/>
            <wp:effectExtent l="0" t="0" r="0" b="0"/>
            <wp:docPr id="744753112"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356A4C40" w14:textId="77777777" w:rsidR="00F46474" w:rsidRPr="00627D3D" w:rsidRDefault="00F46474" w:rsidP="00F46474">
      <w:pPr>
        <w:spacing w:line="278" w:lineRule="auto"/>
        <w:ind w:firstLine="0"/>
        <w:jc w:val="left"/>
      </w:pPr>
    </w:p>
    <w:p w14:paraId="49FC0EE3" w14:textId="77777777" w:rsidR="00F46474" w:rsidRDefault="00F46474" w:rsidP="00F46474">
      <w:r w:rsidRPr="00627D3D">
        <w:t>Fuente: Elaborado por el estudiante de acuerdo con el proyecto</w:t>
      </w:r>
    </w:p>
    <w:p w14:paraId="65D3F9EC" w14:textId="77777777" w:rsidR="00F46474" w:rsidRDefault="00F46474" w:rsidP="00F46474"/>
    <w:p w14:paraId="1027BC50" w14:textId="77777777" w:rsidR="00F46474" w:rsidRDefault="00F46474" w:rsidP="00F46474"/>
    <w:p w14:paraId="5F6FF9EA" w14:textId="77777777" w:rsidR="00F46474" w:rsidRDefault="00F46474" w:rsidP="00F46474">
      <w:r w:rsidRPr="008C5944">
        <w:lastRenderedPageBreak/>
        <w:t>Casos de prueba:</w:t>
      </w:r>
    </w:p>
    <w:p w14:paraId="65D37054" w14:textId="77777777" w:rsidR="00F46474" w:rsidRDefault="00F46474" w:rsidP="00F46474"/>
    <w:p w14:paraId="7B893D0D" w14:textId="77777777" w:rsidR="00F46474" w:rsidRDefault="00F46474" w:rsidP="00F46474">
      <w:pPr>
        <w:numPr>
          <w:ilvl w:val="0"/>
          <w:numId w:val="335"/>
        </w:numPr>
        <w:tabs>
          <w:tab w:val="num" w:pos="720"/>
        </w:tabs>
        <w:rPr>
          <w:lang w:val="es-419"/>
        </w:rPr>
      </w:pPr>
      <w:r w:rsidRPr="0036467F">
        <w:rPr>
          <w:lang w:val="es-419"/>
        </w:rPr>
        <w:t>Verificar la existencia de casillas de filtración en la interfaz de permisos</w:t>
      </w:r>
      <w:r>
        <w:rPr>
          <w:lang w:val="es-419"/>
        </w:rPr>
        <w:t>.</w:t>
      </w:r>
    </w:p>
    <w:p w14:paraId="5AF80333" w14:textId="77777777" w:rsidR="00F46474" w:rsidRPr="0036467F" w:rsidRDefault="00F46474" w:rsidP="00F46474">
      <w:pPr>
        <w:ind w:left="1440" w:firstLine="0"/>
        <w:rPr>
          <w:lang w:val="es-419"/>
        </w:rPr>
      </w:pPr>
    </w:p>
    <w:p w14:paraId="779F8F85" w14:textId="77777777" w:rsidR="00F46474" w:rsidRDefault="00F46474" w:rsidP="00F46474">
      <w:pPr>
        <w:numPr>
          <w:ilvl w:val="0"/>
          <w:numId w:val="335"/>
        </w:numPr>
        <w:tabs>
          <w:tab w:val="num" w:pos="720"/>
        </w:tabs>
        <w:rPr>
          <w:lang w:val="es-419"/>
        </w:rPr>
      </w:pPr>
      <w:r w:rsidRPr="0036467F">
        <w:rPr>
          <w:lang w:val="es-419"/>
        </w:rPr>
        <w:t>Verificar la funcionalidad de selección múltiple mediante casillas de filtración</w:t>
      </w:r>
      <w:r>
        <w:rPr>
          <w:lang w:val="es-419"/>
        </w:rPr>
        <w:t>.</w:t>
      </w:r>
    </w:p>
    <w:p w14:paraId="3F51D2E8" w14:textId="77777777" w:rsidR="00F46474" w:rsidRPr="0036467F" w:rsidRDefault="00F46474" w:rsidP="00F46474">
      <w:pPr>
        <w:ind w:firstLine="0"/>
        <w:rPr>
          <w:lang w:val="es-419"/>
        </w:rPr>
      </w:pPr>
    </w:p>
    <w:p w14:paraId="4114F635" w14:textId="77777777" w:rsidR="00F46474" w:rsidRDefault="00F46474" w:rsidP="00F46474">
      <w:pPr>
        <w:numPr>
          <w:ilvl w:val="0"/>
          <w:numId w:val="335"/>
        </w:numPr>
        <w:tabs>
          <w:tab w:val="num" w:pos="720"/>
        </w:tabs>
        <w:rPr>
          <w:lang w:val="es-419"/>
        </w:rPr>
      </w:pPr>
      <w:r w:rsidRPr="0036467F">
        <w:rPr>
          <w:lang w:val="es-419"/>
        </w:rPr>
        <w:t>Verificar la efectividad del filtrado mediante las casillas de selección</w:t>
      </w:r>
      <w:r>
        <w:rPr>
          <w:lang w:val="es-419"/>
        </w:rPr>
        <w:t>.</w:t>
      </w:r>
    </w:p>
    <w:p w14:paraId="5C36269E" w14:textId="77777777" w:rsidR="00F46474" w:rsidRPr="00005208" w:rsidRDefault="00F46474" w:rsidP="00F46474">
      <w:pPr>
        <w:rPr>
          <w:lang w:val="es-419"/>
        </w:rPr>
      </w:pPr>
    </w:p>
    <w:p w14:paraId="247473A9" w14:textId="77777777" w:rsidR="00F46474" w:rsidRDefault="00F46474" w:rsidP="00F46474">
      <w:pPr>
        <w:ind w:left="720" w:firstLine="0"/>
      </w:pPr>
      <w:r w:rsidRPr="008C5944">
        <w:t>Resultados Esperados:</w:t>
      </w:r>
    </w:p>
    <w:p w14:paraId="2285E254" w14:textId="77777777" w:rsidR="00F46474" w:rsidRDefault="00F46474" w:rsidP="00F46474">
      <w:pPr>
        <w:ind w:left="720" w:firstLine="0"/>
      </w:pPr>
    </w:p>
    <w:p w14:paraId="05487262" w14:textId="77777777" w:rsidR="00F46474" w:rsidRDefault="00F46474" w:rsidP="00F46474">
      <w:pPr>
        <w:numPr>
          <w:ilvl w:val="0"/>
          <w:numId w:val="336"/>
        </w:numPr>
        <w:tabs>
          <w:tab w:val="num" w:pos="720"/>
        </w:tabs>
        <w:rPr>
          <w:lang w:val="es-419"/>
        </w:rPr>
      </w:pPr>
      <w:r w:rsidRPr="0036467F">
        <w:rPr>
          <w:lang w:val="es-419"/>
        </w:rPr>
        <w:t>Las casillas de filtración son visibles y accesibles en la interfaz de gestión de permisos</w:t>
      </w:r>
      <w:r>
        <w:rPr>
          <w:lang w:val="es-419"/>
        </w:rPr>
        <w:t>.</w:t>
      </w:r>
    </w:p>
    <w:p w14:paraId="4758C01D" w14:textId="77777777" w:rsidR="00F46474" w:rsidRPr="0036467F" w:rsidRDefault="00F46474" w:rsidP="00F46474">
      <w:pPr>
        <w:ind w:left="1440" w:firstLine="0"/>
        <w:rPr>
          <w:lang w:val="es-419"/>
        </w:rPr>
      </w:pPr>
    </w:p>
    <w:p w14:paraId="32CF0050" w14:textId="77777777" w:rsidR="00F46474" w:rsidRDefault="00F46474" w:rsidP="00F46474">
      <w:pPr>
        <w:numPr>
          <w:ilvl w:val="0"/>
          <w:numId w:val="336"/>
        </w:numPr>
        <w:tabs>
          <w:tab w:val="num" w:pos="720"/>
        </w:tabs>
        <w:rPr>
          <w:lang w:val="es-419"/>
        </w:rPr>
      </w:pPr>
      <w:r w:rsidRPr="0036467F">
        <w:rPr>
          <w:lang w:val="es-419"/>
        </w:rPr>
        <w:t>Las casillas permiten la selección múltiple para filtrar permisos según diversos criterios</w:t>
      </w:r>
      <w:r>
        <w:rPr>
          <w:lang w:val="es-419"/>
        </w:rPr>
        <w:t>.</w:t>
      </w:r>
    </w:p>
    <w:p w14:paraId="4A4BC67E" w14:textId="77777777" w:rsidR="00F46474" w:rsidRPr="0036467F" w:rsidRDefault="00F46474" w:rsidP="00F46474">
      <w:pPr>
        <w:ind w:firstLine="0"/>
        <w:rPr>
          <w:lang w:val="es-419"/>
        </w:rPr>
      </w:pPr>
    </w:p>
    <w:p w14:paraId="580AA9E9" w14:textId="77777777" w:rsidR="00F46474" w:rsidRDefault="00F46474" w:rsidP="00F46474">
      <w:pPr>
        <w:numPr>
          <w:ilvl w:val="0"/>
          <w:numId w:val="336"/>
        </w:numPr>
        <w:tabs>
          <w:tab w:val="num" w:pos="720"/>
        </w:tabs>
        <w:rPr>
          <w:lang w:val="es-419"/>
        </w:rPr>
      </w:pPr>
      <w:r w:rsidRPr="0036467F">
        <w:rPr>
          <w:lang w:val="es-419"/>
        </w:rPr>
        <w:t>El sistema filtra efectivamente los permisos basándose en las casillas de selección marcadas</w:t>
      </w:r>
      <w:r>
        <w:rPr>
          <w:lang w:val="es-419"/>
        </w:rPr>
        <w:t>.</w:t>
      </w:r>
    </w:p>
    <w:p w14:paraId="2C253D31" w14:textId="77777777" w:rsidR="00F46474" w:rsidRPr="00005208" w:rsidRDefault="00F46474" w:rsidP="00F46474">
      <w:pPr>
        <w:ind w:left="720" w:firstLine="0"/>
        <w:rPr>
          <w:lang w:val="es-419"/>
        </w:rPr>
      </w:pPr>
    </w:p>
    <w:p w14:paraId="2BA949B5" w14:textId="77777777" w:rsidR="00F46474" w:rsidRDefault="00F46474" w:rsidP="00F46474">
      <w:pPr>
        <w:ind w:left="720" w:firstLine="0"/>
      </w:pPr>
      <w:r w:rsidRPr="008C5944">
        <w:t>Resultados obtenidos</w:t>
      </w:r>
      <w:r>
        <w:t>:</w:t>
      </w:r>
    </w:p>
    <w:p w14:paraId="187D747B" w14:textId="77777777" w:rsidR="00F46474" w:rsidRDefault="00F46474" w:rsidP="00F46474">
      <w:pPr>
        <w:ind w:left="720" w:firstLine="0"/>
      </w:pPr>
    </w:p>
    <w:p w14:paraId="1FEA505A" w14:textId="77777777" w:rsidR="00F46474" w:rsidRDefault="00F46474" w:rsidP="00F46474">
      <w:pPr>
        <w:numPr>
          <w:ilvl w:val="0"/>
          <w:numId w:val="337"/>
        </w:numPr>
        <w:tabs>
          <w:tab w:val="num" w:pos="720"/>
        </w:tabs>
        <w:rPr>
          <w:lang w:val="es-419"/>
        </w:rPr>
      </w:pPr>
      <w:r w:rsidRPr="0036467F">
        <w:rPr>
          <w:lang w:val="es-419"/>
        </w:rPr>
        <w:t>Las casillas de filtración están disponibles en la interfaz de permisos</w:t>
      </w:r>
      <w:r>
        <w:rPr>
          <w:lang w:val="es-419"/>
        </w:rPr>
        <w:t>.</w:t>
      </w:r>
    </w:p>
    <w:p w14:paraId="7B1952FA" w14:textId="77777777" w:rsidR="00F46474" w:rsidRPr="001914B2" w:rsidRDefault="00F46474" w:rsidP="00F46474">
      <w:pPr>
        <w:ind w:left="1440" w:firstLine="0"/>
        <w:rPr>
          <w:lang w:val="es-419"/>
        </w:rPr>
      </w:pPr>
    </w:p>
    <w:p w14:paraId="15912933" w14:textId="77777777" w:rsidR="00F46474" w:rsidRDefault="00F46474" w:rsidP="00F46474">
      <w:pPr>
        <w:numPr>
          <w:ilvl w:val="0"/>
          <w:numId w:val="337"/>
        </w:numPr>
        <w:tabs>
          <w:tab w:val="num" w:pos="720"/>
        </w:tabs>
        <w:rPr>
          <w:lang w:val="es-419"/>
        </w:rPr>
      </w:pPr>
      <w:r w:rsidRPr="0036467F">
        <w:rPr>
          <w:lang w:val="es-419"/>
        </w:rPr>
        <w:lastRenderedPageBreak/>
        <w:t>La selección múltiple mediante casillas de filtración funciona correctamente</w:t>
      </w:r>
      <w:r>
        <w:rPr>
          <w:lang w:val="es-419"/>
        </w:rPr>
        <w:t>.</w:t>
      </w:r>
    </w:p>
    <w:p w14:paraId="7CE63E0C" w14:textId="77777777" w:rsidR="00F46474" w:rsidRPr="0036467F" w:rsidRDefault="00F46474" w:rsidP="00F46474">
      <w:pPr>
        <w:ind w:firstLine="0"/>
        <w:rPr>
          <w:lang w:val="es-419"/>
        </w:rPr>
      </w:pPr>
    </w:p>
    <w:p w14:paraId="27E75F3A" w14:textId="77777777" w:rsidR="00F46474" w:rsidRDefault="00F46474" w:rsidP="00F46474">
      <w:pPr>
        <w:numPr>
          <w:ilvl w:val="0"/>
          <w:numId w:val="337"/>
        </w:numPr>
        <w:tabs>
          <w:tab w:val="num" w:pos="720"/>
        </w:tabs>
        <w:rPr>
          <w:lang w:val="es-419"/>
        </w:rPr>
      </w:pPr>
      <w:r w:rsidRPr="0036467F">
        <w:rPr>
          <w:lang w:val="es-419"/>
        </w:rPr>
        <w:t>El filtrado de permisos mediante casillas de selección es efectivo y preciso</w:t>
      </w:r>
      <w:r>
        <w:rPr>
          <w:lang w:val="es-419"/>
        </w:rPr>
        <w:t>.</w:t>
      </w:r>
    </w:p>
    <w:p w14:paraId="723CFA20" w14:textId="77777777" w:rsidR="00F46474" w:rsidRPr="0036467F" w:rsidRDefault="00F46474" w:rsidP="00F46474">
      <w:pPr>
        <w:rPr>
          <w:lang w:val="es-419"/>
        </w:rPr>
      </w:pPr>
    </w:p>
    <w:p w14:paraId="28549776" w14:textId="0A6D5B4D" w:rsidR="00F46474" w:rsidRPr="00105BCE" w:rsidRDefault="00F46474" w:rsidP="00F46474">
      <w:pPr>
        <w:rPr>
          <w:lang w:val="es-419"/>
        </w:rPr>
      </w:pPr>
      <w:r w:rsidRPr="00105BCE">
        <w:rPr>
          <w:lang w:val="es-419"/>
        </w:rPr>
        <w:t>En la figura 7.</w:t>
      </w:r>
      <w:r w:rsidR="008F7228">
        <w:rPr>
          <w:lang w:val="es-419"/>
        </w:rPr>
        <w:t>56</w:t>
      </w:r>
      <w:r w:rsidRPr="00105BCE">
        <w:rPr>
          <w:lang w:val="es-419"/>
        </w:rPr>
        <w:t xml:space="preserve"> </w:t>
      </w:r>
      <w:r w:rsidRPr="00105BCE">
        <w:t>muestra la tabla de permisos registrados, en la que aparecen los datos de los empleados con sus respectivos permisos (ID de permiso, RUT, nombre, apellido y descripción). A la izquierda de cada fila se encuentran las casillas de selección, que permiten marcar uno o varios registros para realizar acciones posteriores, como eliminarlos o gestionarlos en conjunto.</w:t>
      </w:r>
    </w:p>
    <w:p w14:paraId="50434AD4" w14:textId="3559A3A1" w:rsidR="00F46474" w:rsidRPr="008C5944" w:rsidRDefault="00F46474" w:rsidP="00F46474">
      <w:pPr>
        <w:pStyle w:val="Descripcin"/>
      </w:pPr>
      <w:bookmarkStart w:id="1725" w:name="_Toc210409424"/>
      <w:bookmarkStart w:id="1726" w:name="_Toc210410204"/>
      <w:bookmarkStart w:id="1727" w:name="_Toc213787081"/>
      <w:bookmarkStart w:id="1728" w:name="_Toc213787495"/>
      <w:r>
        <w:t xml:space="preserve">Figura </w:t>
      </w:r>
      <w:fldSimple w:instr=" STYLEREF 1 \s ">
        <w:r w:rsidR="008F7228">
          <w:rPr>
            <w:noProof/>
          </w:rPr>
          <w:t>7</w:t>
        </w:r>
      </w:fldSimple>
      <w:r w:rsidR="008F7228">
        <w:t>.</w:t>
      </w:r>
      <w:fldSimple w:instr=" SEQ Figura \* ARABIC \s 1 ">
        <w:r w:rsidR="008F7228">
          <w:rPr>
            <w:noProof/>
          </w:rPr>
          <w:t>56</w:t>
        </w:r>
      </w:fldSimple>
      <w:r>
        <w:t xml:space="preserve"> “Captura de pantalla de prueba 1-2-3 caso de uso N°6.3”</w:t>
      </w:r>
      <w:bookmarkEnd w:id="1725"/>
      <w:bookmarkEnd w:id="1726"/>
      <w:bookmarkEnd w:id="1727"/>
      <w:bookmarkEnd w:id="1728"/>
    </w:p>
    <w:p w14:paraId="409A935D" w14:textId="77777777" w:rsidR="00F46474" w:rsidRPr="00005208" w:rsidRDefault="00F46474" w:rsidP="00F46474">
      <w:pPr>
        <w:ind w:left="720" w:firstLine="0"/>
        <w:rPr>
          <w:lang w:val="es-419"/>
        </w:rPr>
      </w:pPr>
    </w:p>
    <w:p w14:paraId="0514234A" w14:textId="77777777" w:rsidR="00F46474" w:rsidRDefault="00F46474" w:rsidP="00F46474">
      <w:pPr>
        <w:pStyle w:val="Sinespaciado"/>
      </w:pPr>
      <w:r w:rsidRPr="00ED1117">
        <w:rPr>
          <w:noProof/>
        </w:rPr>
        <w:drawing>
          <wp:inline distT="0" distB="0" distL="0" distR="0" wp14:anchorId="1A69BCB8" wp14:editId="657995FD">
            <wp:extent cx="5971540" cy="575310"/>
            <wp:effectExtent l="0" t="0" r="0" b="0"/>
            <wp:docPr id="1022520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20157" name=""/>
                    <pic:cNvPicPr/>
                  </pic:nvPicPr>
                  <pic:blipFill>
                    <a:blip r:embed="rId223"/>
                    <a:stretch>
                      <a:fillRect/>
                    </a:stretch>
                  </pic:blipFill>
                  <pic:spPr>
                    <a:xfrm>
                      <a:off x="0" y="0"/>
                      <a:ext cx="5971540" cy="575310"/>
                    </a:xfrm>
                    <a:prstGeom prst="rect">
                      <a:avLst/>
                    </a:prstGeom>
                  </pic:spPr>
                </pic:pic>
              </a:graphicData>
            </a:graphic>
          </wp:inline>
        </w:drawing>
      </w:r>
    </w:p>
    <w:p w14:paraId="709A92D0" w14:textId="77777777" w:rsidR="00F46474" w:rsidRDefault="00F46474" w:rsidP="00F46474"/>
    <w:p w14:paraId="74FF39F5" w14:textId="77777777" w:rsidR="00F46474" w:rsidRPr="002A28A4" w:rsidRDefault="00F46474" w:rsidP="00F46474">
      <w:pPr>
        <w:rPr>
          <w:u w:val="single"/>
        </w:rPr>
      </w:pPr>
      <w:r>
        <w:t>Fuente: Captura realizada al sistema web EugCOM</w:t>
      </w:r>
    </w:p>
    <w:p w14:paraId="7E5F6AB4" w14:textId="77777777" w:rsidR="00F46474" w:rsidRPr="00CB0FA9" w:rsidRDefault="00F46474" w:rsidP="00F46474">
      <w:pPr>
        <w:spacing w:line="278" w:lineRule="auto"/>
        <w:ind w:firstLine="0"/>
        <w:jc w:val="left"/>
        <w:rPr>
          <w:rFonts w:eastAsiaTheme="majorEastAsia" w:cstheme="majorBidi"/>
          <w:szCs w:val="32"/>
        </w:rPr>
      </w:pPr>
      <w:r>
        <w:br w:type="page"/>
      </w:r>
    </w:p>
    <w:p w14:paraId="2D8D8197" w14:textId="77777777" w:rsidR="00F46474" w:rsidRDefault="00F46474" w:rsidP="00F46474">
      <w:pPr>
        <w:pStyle w:val="Ttulo2"/>
      </w:pPr>
      <w:bookmarkStart w:id="1729" w:name="_Toc213787198"/>
      <w:r>
        <w:lastRenderedPageBreak/>
        <w:t>Prueba Unitaria CU N°6.4</w:t>
      </w:r>
      <w:bookmarkEnd w:id="1729"/>
    </w:p>
    <w:p w14:paraId="28B13D9F" w14:textId="77777777" w:rsidR="00F46474" w:rsidRDefault="00F46474" w:rsidP="00F46474">
      <w:pPr>
        <w:spacing w:line="278" w:lineRule="auto"/>
        <w:ind w:firstLine="0"/>
        <w:jc w:val="left"/>
      </w:pPr>
    </w:p>
    <w:p w14:paraId="3295C658" w14:textId="228E2F39" w:rsidR="00F46474" w:rsidRPr="00627D3D" w:rsidRDefault="00F46474" w:rsidP="00F46474">
      <w:r w:rsidRPr="00627D3D">
        <w:t xml:space="preserve">En la </w:t>
      </w:r>
      <w:r w:rsidRPr="00627D3D">
        <w:rPr>
          <w:i/>
        </w:rPr>
        <w:t xml:space="preserve">Tabla </w:t>
      </w:r>
      <w:r>
        <w:rPr>
          <w:i/>
        </w:rPr>
        <w:t>7.</w:t>
      </w:r>
      <w:r w:rsidR="008F7228">
        <w:rPr>
          <w:i/>
        </w:rPr>
        <w:t>57</w:t>
      </w:r>
      <w:r>
        <w:rPr>
          <w:i/>
        </w:rPr>
        <w:t xml:space="preserve"> se</w:t>
      </w:r>
      <w:r w:rsidRPr="00627D3D">
        <w:t xml:space="preserve"> puede visualizar el Caso de uso N°6.4, el sistema permite a los usuarios crear los permisos para los empleados que lo requieran y debido al motivo, cantidad de permisos que tenga, se les permite agregar el goce de sueldo o no.</w:t>
      </w:r>
    </w:p>
    <w:p w14:paraId="36E6DFAF" w14:textId="77777777" w:rsidR="00F46474" w:rsidRPr="00627D3D" w:rsidRDefault="00F46474" w:rsidP="00F46474">
      <w:pPr>
        <w:spacing w:line="278" w:lineRule="auto"/>
        <w:ind w:firstLine="0"/>
        <w:jc w:val="left"/>
        <w:rPr>
          <w:i/>
        </w:rPr>
      </w:pPr>
    </w:p>
    <w:p w14:paraId="521FFB83" w14:textId="7520730C" w:rsidR="00F46474" w:rsidRPr="00627D3D" w:rsidRDefault="00F46474" w:rsidP="00F46474">
      <w:pPr>
        <w:pStyle w:val="Descripcin"/>
      </w:pPr>
      <w:bookmarkStart w:id="1730" w:name="_Toc209985127"/>
      <w:bookmarkStart w:id="1731" w:name="_Toc210409425"/>
      <w:bookmarkStart w:id="1732" w:name="_Toc210410205"/>
      <w:bookmarkStart w:id="1733" w:name="_Toc213787082"/>
      <w:bookmarkStart w:id="1734" w:name="_Toc213787496"/>
      <w:r w:rsidRPr="00627D3D">
        <w:t xml:space="preserve">Tabla </w:t>
      </w:r>
      <w:fldSimple w:instr=" STYLEREF 1 \s ">
        <w:r w:rsidR="008F7228">
          <w:rPr>
            <w:noProof/>
          </w:rPr>
          <w:t>7</w:t>
        </w:r>
      </w:fldSimple>
      <w:r w:rsidR="008F7228">
        <w:t>.</w:t>
      </w:r>
      <w:fldSimple w:instr=" SEQ Tabla \* ARABIC \s 1 ">
        <w:r w:rsidR="008F7228">
          <w:rPr>
            <w:noProof/>
          </w:rPr>
          <w:t>57</w:t>
        </w:r>
      </w:fldSimple>
      <w:r w:rsidRPr="00627D3D">
        <w:t xml:space="preserve"> Caso de uso N°6.4, registrando motivo de permisos</w:t>
      </w:r>
      <w:bookmarkEnd w:id="1730"/>
      <w:bookmarkEnd w:id="1731"/>
      <w:bookmarkEnd w:id="1732"/>
      <w:bookmarkEnd w:id="1733"/>
      <w:bookmarkEnd w:id="1734"/>
    </w:p>
    <w:p w14:paraId="3000C09C" w14:textId="77777777" w:rsidR="00F46474" w:rsidRPr="00627D3D" w:rsidRDefault="00F46474" w:rsidP="00F46474">
      <w:pPr>
        <w:pStyle w:val="Sinespaciado"/>
      </w:pPr>
      <w:r>
        <w:rPr>
          <w:noProof/>
        </w:rPr>
        <w:drawing>
          <wp:inline distT="0" distB="0" distL="0" distR="0" wp14:anchorId="047BFF21" wp14:editId="23F73DE7">
            <wp:extent cx="4776952" cy="5185877"/>
            <wp:effectExtent l="0" t="0" r="5080" b="0"/>
            <wp:docPr id="95252830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75"/>
                    <a:stretch>
                      <a:fillRect/>
                    </a:stretch>
                  </pic:blipFill>
                  <pic:spPr>
                    <a:xfrm>
                      <a:off x="0" y="0"/>
                      <a:ext cx="4786323" cy="5196050"/>
                    </a:xfrm>
                    <a:prstGeom prst="rect">
                      <a:avLst/>
                    </a:prstGeom>
                  </pic:spPr>
                </pic:pic>
              </a:graphicData>
            </a:graphic>
          </wp:inline>
        </w:drawing>
      </w:r>
    </w:p>
    <w:p w14:paraId="27E9E95B" w14:textId="77777777" w:rsidR="00F46474" w:rsidRPr="00627D3D" w:rsidRDefault="00F46474" w:rsidP="00F46474">
      <w:pPr>
        <w:spacing w:line="278" w:lineRule="auto"/>
        <w:ind w:firstLine="0"/>
        <w:jc w:val="left"/>
      </w:pPr>
    </w:p>
    <w:p w14:paraId="53AA02E0" w14:textId="77777777" w:rsidR="00F46474" w:rsidRPr="00A21AEF" w:rsidRDefault="00F46474" w:rsidP="00F46474">
      <w:r w:rsidRPr="00627D3D">
        <w:t>Fuente: Elaborado por el estudiante de acuerdo con el proyecto</w:t>
      </w:r>
    </w:p>
    <w:p w14:paraId="3C3D3BC5" w14:textId="77777777" w:rsidR="00F46474" w:rsidRDefault="00F46474" w:rsidP="00F46474">
      <w:r w:rsidRPr="008C5944">
        <w:lastRenderedPageBreak/>
        <w:t>Casos de prueba:</w:t>
      </w:r>
    </w:p>
    <w:p w14:paraId="142AB9BA" w14:textId="77777777" w:rsidR="00F46474" w:rsidRDefault="00F46474" w:rsidP="00F46474"/>
    <w:p w14:paraId="4623E126" w14:textId="77777777" w:rsidR="00F46474" w:rsidRDefault="00F46474" w:rsidP="00F46474">
      <w:pPr>
        <w:numPr>
          <w:ilvl w:val="0"/>
          <w:numId w:val="338"/>
        </w:numPr>
        <w:tabs>
          <w:tab w:val="num" w:pos="720"/>
        </w:tabs>
        <w:rPr>
          <w:lang w:val="es-419"/>
        </w:rPr>
      </w:pPr>
      <w:r w:rsidRPr="0036467F">
        <w:rPr>
          <w:lang w:val="es-419"/>
        </w:rPr>
        <w:t>Verificar la existencia de la opción para registrar nuevos motivos de permisos</w:t>
      </w:r>
      <w:r>
        <w:rPr>
          <w:lang w:val="es-419"/>
        </w:rPr>
        <w:t>.</w:t>
      </w:r>
    </w:p>
    <w:p w14:paraId="69813AB4" w14:textId="77777777" w:rsidR="00F46474" w:rsidRPr="0036467F" w:rsidRDefault="00F46474" w:rsidP="00F46474">
      <w:pPr>
        <w:ind w:left="1440" w:firstLine="0"/>
        <w:rPr>
          <w:lang w:val="es-419"/>
        </w:rPr>
      </w:pPr>
    </w:p>
    <w:p w14:paraId="1DB60BAC" w14:textId="77777777" w:rsidR="00F46474" w:rsidRDefault="00F46474" w:rsidP="00F46474">
      <w:pPr>
        <w:numPr>
          <w:ilvl w:val="0"/>
          <w:numId w:val="338"/>
        </w:numPr>
        <w:tabs>
          <w:tab w:val="num" w:pos="720"/>
        </w:tabs>
        <w:rPr>
          <w:lang w:val="es-419"/>
        </w:rPr>
      </w:pPr>
      <w:r w:rsidRPr="0036467F">
        <w:rPr>
          <w:lang w:val="es-419"/>
        </w:rPr>
        <w:t>Verificar la funcionalidad de registro de motivos de permisos en el sistema</w:t>
      </w:r>
      <w:r>
        <w:rPr>
          <w:lang w:val="es-419"/>
        </w:rPr>
        <w:t>.</w:t>
      </w:r>
    </w:p>
    <w:p w14:paraId="6BEA77C2" w14:textId="77777777" w:rsidR="00F46474" w:rsidRPr="0036467F" w:rsidRDefault="00F46474" w:rsidP="00F46474">
      <w:pPr>
        <w:ind w:firstLine="0"/>
        <w:rPr>
          <w:lang w:val="es-419"/>
        </w:rPr>
      </w:pPr>
    </w:p>
    <w:p w14:paraId="1D01491C" w14:textId="77777777" w:rsidR="00F46474" w:rsidRPr="001914B2" w:rsidRDefault="00F46474" w:rsidP="00F46474">
      <w:pPr>
        <w:numPr>
          <w:ilvl w:val="0"/>
          <w:numId w:val="338"/>
        </w:numPr>
        <w:tabs>
          <w:tab w:val="num" w:pos="720"/>
        </w:tabs>
        <w:rPr>
          <w:lang w:val="es-419"/>
        </w:rPr>
      </w:pPr>
      <w:r w:rsidRPr="0036467F">
        <w:rPr>
          <w:lang w:val="es-419"/>
        </w:rPr>
        <w:t>Verificar el guardado correcto de los motivos de permisos registrados</w:t>
      </w:r>
      <w:r>
        <w:rPr>
          <w:lang w:val="es-419"/>
        </w:rPr>
        <w:t>.</w:t>
      </w:r>
    </w:p>
    <w:p w14:paraId="555E85EC" w14:textId="77777777" w:rsidR="00F46474" w:rsidRPr="00005208" w:rsidRDefault="00F46474" w:rsidP="00F46474">
      <w:pPr>
        <w:rPr>
          <w:lang w:val="es-419"/>
        </w:rPr>
      </w:pPr>
    </w:p>
    <w:p w14:paraId="264484E7" w14:textId="77777777" w:rsidR="00F46474" w:rsidRDefault="00F46474" w:rsidP="00F46474">
      <w:pPr>
        <w:ind w:left="720" w:firstLine="0"/>
      </w:pPr>
      <w:r w:rsidRPr="008C5944">
        <w:t>Resultados Esperados:</w:t>
      </w:r>
    </w:p>
    <w:p w14:paraId="2DAB676A" w14:textId="77777777" w:rsidR="00F46474" w:rsidRDefault="00F46474" w:rsidP="00F46474">
      <w:pPr>
        <w:ind w:left="720" w:firstLine="0"/>
      </w:pPr>
    </w:p>
    <w:p w14:paraId="23AB0AA7" w14:textId="77777777" w:rsidR="00F46474" w:rsidRDefault="00F46474" w:rsidP="00F46474">
      <w:pPr>
        <w:numPr>
          <w:ilvl w:val="0"/>
          <w:numId w:val="339"/>
        </w:numPr>
        <w:tabs>
          <w:tab w:val="num" w:pos="720"/>
        </w:tabs>
        <w:rPr>
          <w:lang w:val="es-419"/>
        </w:rPr>
      </w:pPr>
      <w:r w:rsidRPr="0036467F">
        <w:rPr>
          <w:lang w:val="es-419"/>
        </w:rPr>
        <w:t>La opción para registrar nuevos motivos de permisos es visible y accesible en la interfaz correspondiente</w:t>
      </w:r>
      <w:r>
        <w:rPr>
          <w:lang w:val="es-419"/>
        </w:rPr>
        <w:t>.</w:t>
      </w:r>
    </w:p>
    <w:p w14:paraId="73C46488" w14:textId="77777777" w:rsidR="00F46474" w:rsidRPr="0036467F" w:rsidRDefault="00F46474" w:rsidP="00F46474">
      <w:pPr>
        <w:ind w:left="1440" w:firstLine="0"/>
        <w:rPr>
          <w:lang w:val="es-419"/>
        </w:rPr>
      </w:pPr>
    </w:p>
    <w:p w14:paraId="5051BAA1" w14:textId="77777777" w:rsidR="00F46474" w:rsidRDefault="00F46474" w:rsidP="00F46474">
      <w:pPr>
        <w:numPr>
          <w:ilvl w:val="0"/>
          <w:numId w:val="339"/>
        </w:numPr>
        <w:tabs>
          <w:tab w:val="num" w:pos="720"/>
        </w:tabs>
        <w:rPr>
          <w:lang w:val="es-419"/>
        </w:rPr>
      </w:pPr>
      <w:r w:rsidRPr="0036467F">
        <w:rPr>
          <w:lang w:val="es-419"/>
        </w:rPr>
        <w:t>El sistema permite registrar correctamente nuevos motivos de permisos con sus descripciones completas</w:t>
      </w:r>
      <w:r>
        <w:rPr>
          <w:lang w:val="es-419"/>
        </w:rPr>
        <w:t>.</w:t>
      </w:r>
    </w:p>
    <w:p w14:paraId="6A718AD4" w14:textId="77777777" w:rsidR="00F46474" w:rsidRPr="0036467F" w:rsidRDefault="00F46474" w:rsidP="00F46474">
      <w:pPr>
        <w:ind w:firstLine="0"/>
        <w:rPr>
          <w:lang w:val="es-419"/>
        </w:rPr>
      </w:pPr>
    </w:p>
    <w:p w14:paraId="20E7C6C7" w14:textId="77777777" w:rsidR="00F46474" w:rsidRDefault="00F46474" w:rsidP="00F46474">
      <w:pPr>
        <w:numPr>
          <w:ilvl w:val="0"/>
          <w:numId w:val="339"/>
        </w:numPr>
        <w:tabs>
          <w:tab w:val="num" w:pos="720"/>
        </w:tabs>
        <w:rPr>
          <w:lang w:val="es-419"/>
        </w:rPr>
      </w:pPr>
      <w:r w:rsidRPr="0036467F">
        <w:rPr>
          <w:lang w:val="es-419"/>
        </w:rPr>
        <w:t>Los motivos de permisos registrados se guardan correctamente en el sistema y están disponibles para su uso</w:t>
      </w:r>
      <w:r>
        <w:rPr>
          <w:lang w:val="es-419"/>
        </w:rPr>
        <w:t>.</w:t>
      </w:r>
    </w:p>
    <w:p w14:paraId="76C17903" w14:textId="77777777" w:rsidR="00F46474" w:rsidRPr="00005208" w:rsidRDefault="00F46474" w:rsidP="00F46474">
      <w:pPr>
        <w:ind w:left="720" w:firstLine="0"/>
        <w:rPr>
          <w:lang w:val="es-419"/>
        </w:rPr>
      </w:pPr>
    </w:p>
    <w:p w14:paraId="774C552F" w14:textId="77777777" w:rsidR="00F46474" w:rsidRDefault="00F46474" w:rsidP="00F46474">
      <w:pPr>
        <w:ind w:left="720" w:firstLine="0"/>
      </w:pPr>
      <w:r w:rsidRPr="008C5944">
        <w:t>Resultados obtenidos</w:t>
      </w:r>
      <w:r>
        <w:t>:</w:t>
      </w:r>
    </w:p>
    <w:p w14:paraId="466CD7E5" w14:textId="77777777" w:rsidR="00F46474" w:rsidRDefault="00F46474" w:rsidP="00F46474">
      <w:pPr>
        <w:ind w:left="720" w:firstLine="0"/>
      </w:pPr>
    </w:p>
    <w:p w14:paraId="58A354B7" w14:textId="77777777" w:rsidR="00F46474" w:rsidRDefault="00F46474" w:rsidP="00F46474">
      <w:pPr>
        <w:numPr>
          <w:ilvl w:val="0"/>
          <w:numId w:val="340"/>
        </w:numPr>
        <w:tabs>
          <w:tab w:val="num" w:pos="720"/>
        </w:tabs>
        <w:rPr>
          <w:lang w:val="es-419"/>
        </w:rPr>
      </w:pPr>
      <w:r w:rsidRPr="0036467F">
        <w:rPr>
          <w:lang w:val="es-419"/>
        </w:rPr>
        <w:t>La opción de registro de motivos de permisos está disponible en la interfaz</w:t>
      </w:r>
      <w:r>
        <w:rPr>
          <w:lang w:val="es-419"/>
        </w:rPr>
        <w:t>.</w:t>
      </w:r>
    </w:p>
    <w:p w14:paraId="0CF5D93C" w14:textId="77777777" w:rsidR="00F46474" w:rsidRPr="0036467F" w:rsidRDefault="00F46474" w:rsidP="00F46474">
      <w:pPr>
        <w:rPr>
          <w:lang w:val="es-419"/>
        </w:rPr>
      </w:pPr>
    </w:p>
    <w:p w14:paraId="4E9B83B9" w14:textId="77777777" w:rsidR="00F46474" w:rsidRDefault="00F46474" w:rsidP="00F46474">
      <w:pPr>
        <w:numPr>
          <w:ilvl w:val="0"/>
          <w:numId w:val="340"/>
        </w:numPr>
        <w:tabs>
          <w:tab w:val="num" w:pos="720"/>
        </w:tabs>
        <w:rPr>
          <w:lang w:val="es-419"/>
        </w:rPr>
      </w:pPr>
      <w:r w:rsidRPr="0036467F">
        <w:rPr>
          <w:lang w:val="es-419"/>
        </w:rPr>
        <w:lastRenderedPageBreak/>
        <w:t>El registro de nuevos motivos de permisos funciona correctamente</w:t>
      </w:r>
      <w:r>
        <w:rPr>
          <w:lang w:val="es-419"/>
        </w:rPr>
        <w:t>.</w:t>
      </w:r>
    </w:p>
    <w:p w14:paraId="3F194180" w14:textId="77777777" w:rsidR="00F46474" w:rsidRPr="0036467F" w:rsidRDefault="00F46474" w:rsidP="00F46474">
      <w:pPr>
        <w:ind w:firstLine="0"/>
        <w:rPr>
          <w:lang w:val="es-419"/>
        </w:rPr>
      </w:pPr>
    </w:p>
    <w:p w14:paraId="46F2978D" w14:textId="77777777" w:rsidR="00F46474" w:rsidRDefault="00F46474" w:rsidP="00F46474">
      <w:pPr>
        <w:numPr>
          <w:ilvl w:val="0"/>
          <w:numId w:val="340"/>
        </w:numPr>
        <w:tabs>
          <w:tab w:val="num" w:pos="720"/>
        </w:tabs>
        <w:rPr>
          <w:lang w:val="es-419"/>
        </w:rPr>
      </w:pPr>
      <w:r w:rsidRPr="0036467F">
        <w:rPr>
          <w:lang w:val="es-419"/>
        </w:rPr>
        <w:t>Los motivos de permisos registrados se guardan exitosamente en el sistema y permanecen disponibles</w:t>
      </w:r>
      <w:r>
        <w:rPr>
          <w:lang w:val="es-419"/>
        </w:rPr>
        <w:t>.</w:t>
      </w:r>
    </w:p>
    <w:p w14:paraId="63ACE412" w14:textId="77777777" w:rsidR="00F46474" w:rsidRPr="0036467F" w:rsidRDefault="00F46474" w:rsidP="00F46474">
      <w:pPr>
        <w:ind w:firstLine="0"/>
        <w:rPr>
          <w:lang w:val="es-419"/>
        </w:rPr>
      </w:pPr>
    </w:p>
    <w:p w14:paraId="7AB67D4C" w14:textId="201E48E4" w:rsidR="00F46474" w:rsidRPr="00105BCE" w:rsidRDefault="00F46474" w:rsidP="00F46474">
      <w:pPr>
        <w:rPr>
          <w:lang w:val="es-419"/>
        </w:rPr>
      </w:pPr>
      <w:r w:rsidRPr="00105BCE">
        <w:rPr>
          <w:lang w:val="es-419"/>
        </w:rPr>
        <w:t>En la figura 7.</w:t>
      </w:r>
      <w:r w:rsidR="008F7228">
        <w:rPr>
          <w:lang w:val="es-419"/>
        </w:rPr>
        <w:t>57</w:t>
      </w:r>
      <w:r w:rsidRPr="00105BCE">
        <w:rPr>
          <w:lang w:val="es-419"/>
        </w:rPr>
        <w:t xml:space="preserve"> </w:t>
      </w:r>
      <w:r w:rsidRPr="00105BCE">
        <w:t>el módulo Motivos de Permisos se registran las diferentes causas por las que un empleado puede solicitar un permiso, completando el formulario con la descripción y estado correspondiente; al presionar Registrar, el sistema confirma el ingreso y muestra el nuevo motivo en la tabla con su ID, nombre, fecha de creación, estado y la opción de cambiarlo posteriormente, permitiendo mantener un historial claro y gestionado de todos los motivos de permisos.</w:t>
      </w:r>
    </w:p>
    <w:p w14:paraId="45F1C8FE" w14:textId="7DCC8BEE" w:rsidR="00F46474" w:rsidRPr="00105BCE" w:rsidRDefault="00F46474" w:rsidP="00F46474">
      <w:pPr>
        <w:pStyle w:val="Descripcin"/>
      </w:pPr>
      <w:bookmarkStart w:id="1735" w:name="_Toc210409426"/>
      <w:bookmarkStart w:id="1736" w:name="_Toc210410206"/>
      <w:bookmarkStart w:id="1737" w:name="_Toc213787083"/>
      <w:bookmarkStart w:id="1738" w:name="_Toc213787497"/>
      <w:r>
        <w:t xml:space="preserve">Figura </w:t>
      </w:r>
      <w:fldSimple w:instr=" STYLEREF 1 \s ">
        <w:r w:rsidR="008F7228">
          <w:rPr>
            <w:noProof/>
          </w:rPr>
          <w:t>7</w:t>
        </w:r>
      </w:fldSimple>
      <w:r w:rsidR="008F7228">
        <w:t>.</w:t>
      </w:r>
      <w:fldSimple w:instr=" SEQ Figura \* ARABIC \s 1 ">
        <w:r w:rsidR="008F7228">
          <w:rPr>
            <w:noProof/>
          </w:rPr>
          <w:t>57</w:t>
        </w:r>
      </w:fldSimple>
      <w:r>
        <w:t xml:space="preserve"> “Captura de pantalla de prueba 1-2-3 caso de uso N°6.4”</w:t>
      </w:r>
      <w:bookmarkEnd w:id="1735"/>
      <w:bookmarkEnd w:id="1736"/>
      <w:bookmarkEnd w:id="1737"/>
      <w:bookmarkEnd w:id="1738"/>
    </w:p>
    <w:p w14:paraId="67B87FD4" w14:textId="77777777" w:rsidR="00F46474" w:rsidRDefault="00F46474" w:rsidP="00F46474">
      <w:pPr>
        <w:pStyle w:val="Sinespaciado"/>
      </w:pPr>
      <w:r w:rsidRPr="002A28A4">
        <w:rPr>
          <w:noProof/>
        </w:rPr>
        <w:drawing>
          <wp:inline distT="0" distB="0" distL="0" distR="0" wp14:anchorId="5F0E8123" wp14:editId="4A7CFAB9">
            <wp:extent cx="4698113" cy="4200525"/>
            <wp:effectExtent l="0" t="0" r="7620" b="0"/>
            <wp:docPr id="102883372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33725" name="Imagen 1" descr="Captura de pantalla de computadora&#10;&#10;El contenido generado por IA puede ser incorrecto."/>
                    <pic:cNvPicPr/>
                  </pic:nvPicPr>
                  <pic:blipFill>
                    <a:blip r:embed="rId224"/>
                    <a:stretch>
                      <a:fillRect/>
                    </a:stretch>
                  </pic:blipFill>
                  <pic:spPr>
                    <a:xfrm>
                      <a:off x="0" y="0"/>
                      <a:ext cx="4706425" cy="4207956"/>
                    </a:xfrm>
                    <a:prstGeom prst="rect">
                      <a:avLst/>
                    </a:prstGeom>
                  </pic:spPr>
                </pic:pic>
              </a:graphicData>
            </a:graphic>
          </wp:inline>
        </w:drawing>
      </w:r>
    </w:p>
    <w:p w14:paraId="2C0CD3C4" w14:textId="77777777" w:rsidR="00F46474" w:rsidRDefault="00F46474" w:rsidP="00F46474">
      <w:pPr>
        <w:pStyle w:val="Sinespaciado"/>
      </w:pPr>
    </w:p>
    <w:p w14:paraId="0324C153" w14:textId="77777777" w:rsidR="00F46474" w:rsidRDefault="00F46474" w:rsidP="00F46474">
      <w:r>
        <w:t>Fuente: Captura realizada al sistema web EugCOM</w:t>
      </w:r>
    </w:p>
    <w:p w14:paraId="710F7698" w14:textId="5E5A0216" w:rsidR="00F46474" w:rsidRDefault="00F46474" w:rsidP="00F46474">
      <w:pPr>
        <w:pStyle w:val="Ttulo2"/>
      </w:pPr>
      <w:bookmarkStart w:id="1739" w:name="_Toc201199549"/>
      <w:bookmarkStart w:id="1740" w:name="_Toc213787199"/>
      <w:r>
        <w:lastRenderedPageBreak/>
        <w:t>Prueba Unitaria CU</w:t>
      </w:r>
      <w:r w:rsidRPr="7E526E84">
        <w:t xml:space="preserve"> N°6.5</w:t>
      </w:r>
      <w:bookmarkEnd w:id="1739"/>
      <w:bookmarkEnd w:id="1740"/>
    </w:p>
    <w:p w14:paraId="79458AE5" w14:textId="77777777" w:rsidR="00F46474" w:rsidRDefault="00F46474" w:rsidP="00F46474"/>
    <w:p w14:paraId="7BEE5FC2" w14:textId="77777777" w:rsidR="00F46474" w:rsidRDefault="00F46474" w:rsidP="00F46474">
      <w:r>
        <w:t>Se presenta el caso de uso N°6.5 para realizar los casos de prueba correspondientes.</w:t>
      </w:r>
    </w:p>
    <w:p w14:paraId="02DC9D53" w14:textId="77777777" w:rsidR="00F46474" w:rsidRDefault="00F46474" w:rsidP="00F46474"/>
    <w:p w14:paraId="648C38C4" w14:textId="6E937D5F" w:rsidR="00F46474" w:rsidRDefault="00F46474" w:rsidP="00F46474">
      <w:r>
        <w:t xml:space="preserve">En la </w:t>
      </w:r>
      <w:r>
        <w:rPr>
          <w:i/>
        </w:rPr>
        <w:t>Tabla 7.</w:t>
      </w:r>
      <w:r w:rsidR="008F7228">
        <w:rPr>
          <w:i/>
        </w:rPr>
        <w:t>58</w:t>
      </w:r>
      <w:r>
        <w:rPr>
          <w:i/>
        </w:rPr>
        <w:t xml:space="preserve"> </w:t>
      </w:r>
      <w:r>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726A9935" w14:textId="77777777" w:rsidR="00F46474" w:rsidRPr="005C2BAE" w:rsidRDefault="00F46474" w:rsidP="00F46474"/>
    <w:p w14:paraId="7E848D92" w14:textId="7B113438" w:rsidR="00F46474" w:rsidRDefault="00F46474" w:rsidP="00F46474">
      <w:pPr>
        <w:pStyle w:val="Descripcin"/>
        <w:keepNext/>
      </w:pPr>
      <w:bookmarkStart w:id="1741" w:name="_Toc201199645"/>
      <w:bookmarkStart w:id="1742" w:name="_Toc201199734"/>
      <w:bookmarkStart w:id="1743" w:name="_Toc213787084"/>
      <w:bookmarkStart w:id="1744" w:name="_Toc213787498"/>
      <w:r>
        <w:t xml:space="preserve">Tabla </w:t>
      </w:r>
      <w:fldSimple w:instr=" STYLEREF 1 \s ">
        <w:r w:rsidR="008F7228">
          <w:rPr>
            <w:noProof/>
          </w:rPr>
          <w:t>7</w:t>
        </w:r>
      </w:fldSimple>
      <w:r w:rsidR="008F7228">
        <w:t>.</w:t>
      </w:r>
      <w:fldSimple w:instr=" SEQ Tabla \* ARABIC \s 1 ">
        <w:r w:rsidR="008F7228">
          <w:rPr>
            <w:noProof/>
          </w:rPr>
          <w:t>58</w:t>
        </w:r>
      </w:fldSimple>
      <w:r>
        <w:t xml:space="preserve"> </w:t>
      </w:r>
      <w:r w:rsidRPr="00CE1E05">
        <w:t>CU N°</w:t>
      </w:r>
      <w:r>
        <w:t>6.5</w:t>
      </w:r>
      <w:r w:rsidRPr="00CE1E05">
        <w:t xml:space="preserve"> para prueba,”</w:t>
      </w:r>
      <w:r>
        <w:t xml:space="preserve"> Visualizando lista con permisos aprobados”</w:t>
      </w:r>
      <w:bookmarkEnd w:id="1741"/>
      <w:bookmarkEnd w:id="1742"/>
      <w:bookmarkEnd w:id="1743"/>
      <w:bookmarkEnd w:id="1744"/>
    </w:p>
    <w:p w14:paraId="3E381C0A" w14:textId="77777777" w:rsidR="00F46474" w:rsidRDefault="00F46474" w:rsidP="00F46474">
      <w:pPr>
        <w:pStyle w:val="Sinespaciado"/>
      </w:pPr>
      <w:r>
        <w:rPr>
          <w:noProof/>
        </w:rPr>
        <w:drawing>
          <wp:inline distT="0" distB="0" distL="0" distR="0" wp14:anchorId="49B514BC" wp14:editId="42E93A54">
            <wp:extent cx="4373218" cy="3867770"/>
            <wp:effectExtent l="0" t="0" r="8890" b="0"/>
            <wp:docPr id="146725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7076" name="Imagen 1" descr="Tabla&#10;&#10;El contenido generado por IA puede ser incorrecto."/>
                    <pic:cNvPicPr/>
                  </pic:nvPicPr>
                  <pic:blipFill>
                    <a:blip r:embed="rId225"/>
                    <a:stretch>
                      <a:fillRect/>
                    </a:stretch>
                  </pic:blipFill>
                  <pic:spPr>
                    <a:xfrm>
                      <a:off x="0" y="0"/>
                      <a:ext cx="4384114" cy="3877407"/>
                    </a:xfrm>
                    <a:prstGeom prst="rect">
                      <a:avLst/>
                    </a:prstGeom>
                  </pic:spPr>
                </pic:pic>
              </a:graphicData>
            </a:graphic>
          </wp:inline>
        </w:drawing>
      </w:r>
    </w:p>
    <w:p w14:paraId="09988B2C" w14:textId="77777777" w:rsidR="00F46474" w:rsidRDefault="00F46474" w:rsidP="00F46474">
      <w:pPr>
        <w:pStyle w:val="Sinespaciado"/>
      </w:pPr>
    </w:p>
    <w:p w14:paraId="3C1FBACD" w14:textId="77777777" w:rsidR="00F46474" w:rsidRDefault="00F46474" w:rsidP="00F46474">
      <w:r>
        <w:t>Fuente: Elaborado por el estudiante de acuerdo con el proyecto</w:t>
      </w:r>
    </w:p>
    <w:p w14:paraId="284E1D92" w14:textId="77777777" w:rsidR="00F46474" w:rsidRDefault="00F46474" w:rsidP="00F46474">
      <w:pPr>
        <w:pStyle w:val="Sinespaciado"/>
      </w:pPr>
    </w:p>
    <w:p w14:paraId="57D12E5F" w14:textId="77777777" w:rsidR="00F46474" w:rsidRDefault="00F46474" w:rsidP="00F46474"/>
    <w:p w14:paraId="0EECE588" w14:textId="77777777" w:rsidR="00F46474" w:rsidRDefault="00F46474" w:rsidP="00F46474">
      <w:r>
        <w:lastRenderedPageBreak/>
        <w:t>Casos de prueba:</w:t>
      </w:r>
    </w:p>
    <w:p w14:paraId="312E3EEA" w14:textId="77777777" w:rsidR="00F46474" w:rsidRDefault="00F46474" w:rsidP="00F46474"/>
    <w:p w14:paraId="56306CCD" w14:textId="77777777" w:rsidR="00F46474" w:rsidRDefault="00F46474" w:rsidP="00F46474">
      <w:pPr>
        <w:pStyle w:val="Prrafodelista"/>
        <w:numPr>
          <w:ilvl w:val="0"/>
          <w:numId w:val="28"/>
        </w:numPr>
      </w:pPr>
      <w:r>
        <w:t>Verificar la existencia de la opción de Permisos Aprobados desde la sección informes en el menú desplegable</w:t>
      </w:r>
    </w:p>
    <w:p w14:paraId="1ACACD7D" w14:textId="77777777" w:rsidR="00F46474" w:rsidRDefault="00F46474" w:rsidP="00F46474"/>
    <w:p w14:paraId="713A0627" w14:textId="77777777" w:rsidR="00F46474" w:rsidRDefault="00F46474" w:rsidP="00F46474">
      <w:pPr>
        <w:pStyle w:val="Prrafodelista"/>
        <w:numPr>
          <w:ilvl w:val="0"/>
          <w:numId w:val="28"/>
        </w:numPr>
      </w:pPr>
      <w:r>
        <w:t>Verificar la redirección a la interfaz de “Permisos Aprobados”.</w:t>
      </w:r>
    </w:p>
    <w:p w14:paraId="5A0B0CE3" w14:textId="77777777" w:rsidR="00F46474" w:rsidRDefault="00F46474" w:rsidP="00F46474">
      <w:pPr>
        <w:ind w:firstLine="0"/>
      </w:pPr>
    </w:p>
    <w:p w14:paraId="74FA5114" w14:textId="77777777" w:rsidR="00F46474" w:rsidRDefault="00F46474" w:rsidP="00F46474">
      <w:pPr>
        <w:pStyle w:val="Prrafodelista"/>
        <w:numPr>
          <w:ilvl w:val="0"/>
          <w:numId w:val="28"/>
        </w:numPr>
      </w:pPr>
      <w:r>
        <w:t>Verificar la correcta carga de la interfaz del sistema de visualización de los Permisos Aprobados de los empleados.</w:t>
      </w:r>
    </w:p>
    <w:p w14:paraId="42056CB1" w14:textId="77777777" w:rsidR="00F46474" w:rsidRDefault="00F46474" w:rsidP="00F46474"/>
    <w:p w14:paraId="6527A907" w14:textId="77777777" w:rsidR="00F46474" w:rsidRDefault="00F46474" w:rsidP="00F46474">
      <w:r>
        <w:t>Resultados Esperados:</w:t>
      </w:r>
    </w:p>
    <w:p w14:paraId="3D8C4C82" w14:textId="77777777" w:rsidR="00F46474" w:rsidRDefault="00F46474" w:rsidP="00F46474">
      <w:pPr>
        <w:spacing w:line="278" w:lineRule="auto"/>
      </w:pPr>
    </w:p>
    <w:p w14:paraId="4A5FDE55" w14:textId="77777777" w:rsidR="00F46474" w:rsidRDefault="00F46474" w:rsidP="00F46474">
      <w:pPr>
        <w:pStyle w:val="Prrafodelista"/>
        <w:numPr>
          <w:ilvl w:val="0"/>
          <w:numId w:val="27"/>
        </w:numPr>
      </w:pPr>
      <w:r>
        <w:t>El enlace o pestaña “Permisos Aprobados” para acceder a la interfaz es visible en el menú desplegable para usuarios.</w:t>
      </w:r>
    </w:p>
    <w:p w14:paraId="5AE14B2E" w14:textId="77777777" w:rsidR="00F46474" w:rsidRDefault="00F46474" w:rsidP="00F46474"/>
    <w:p w14:paraId="100DF78F" w14:textId="77777777" w:rsidR="00F46474" w:rsidRDefault="00F46474" w:rsidP="00F46474">
      <w:pPr>
        <w:pStyle w:val="Prrafodelista"/>
        <w:numPr>
          <w:ilvl w:val="0"/>
          <w:numId w:val="27"/>
        </w:numPr>
      </w:pPr>
      <w:r>
        <w:t>Al hacer clic en el enlace “Permisos Aprobados”, el sistema redirige correctamente a la interfaz del sistema con la lista de los Permisos Aprobados de los empleados.</w:t>
      </w:r>
    </w:p>
    <w:p w14:paraId="02DEE63F" w14:textId="77777777" w:rsidR="00F46474" w:rsidRDefault="00F46474" w:rsidP="00F46474"/>
    <w:p w14:paraId="3C33A254" w14:textId="77777777" w:rsidR="00F46474" w:rsidRDefault="00F46474" w:rsidP="00F46474">
      <w:pPr>
        <w:pStyle w:val="Prrafodelista"/>
        <w:numPr>
          <w:ilvl w:val="0"/>
          <w:numId w:val="27"/>
        </w:numPr>
      </w:pPr>
      <w:r>
        <w:t>La interfaz del sistema de Turnos creados carga correctamente, generando una lista con los Permisos Aprobados</w:t>
      </w:r>
    </w:p>
    <w:p w14:paraId="23E74723" w14:textId="77777777" w:rsidR="00F46474" w:rsidRDefault="00F46474" w:rsidP="00F46474">
      <w:pPr>
        <w:pStyle w:val="Prrafodelista"/>
        <w:spacing w:line="278" w:lineRule="auto"/>
        <w:ind w:left="1800" w:firstLine="0"/>
      </w:pPr>
    </w:p>
    <w:p w14:paraId="7AA0D34B" w14:textId="77777777" w:rsidR="00F46474" w:rsidRDefault="00F46474" w:rsidP="00F46474">
      <w:r>
        <w:t>Resultados obtenidos</w:t>
      </w:r>
    </w:p>
    <w:p w14:paraId="06D6CC53" w14:textId="77777777" w:rsidR="00F46474" w:rsidRDefault="00F46474" w:rsidP="00F46474"/>
    <w:p w14:paraId="79694B2A" w14:textId="77777777" w:rsidR="00F46474" w:rsidRDefault="00F46474" w:rsidP="00F46474">
      <w:pPr>
        <w:pStyle w:val="Prrafodelista"/>
        <w:numPr>
          <w:ilvl w:val="0"/>
          <w:numId w:val="26"/>
        </w:numPr>
      </w:pPr>
      <w:r>
        <w:lastRenderedPageBreak/>
        <w:t>El enlace es visible en el menú desplegable para usuarios con los permisos adecuados.</w:t>
      </w:r>
    </w:p>
    <w:p w14:paraId="5775813E" w14:textId="77777777" w:rsidR="00F46474" w:rsidRDefault="00F46474" w:rsidP="00F46474">
      <w:pPr>
        <w:pStyle w:val="Prrafodelista"/>
        <w:ind w:left="1440" w:firstLine="0"/>
      </w:pPr>
    </w:p>
    <w:p w14:paraId="51EC1272" w14:textId="77777777" w:rsidR="00F46474" w:rsidRDefault="00F46474" w:rsidP="00F46474">
      <w:pPr>
        <w:pStyle w:val="Prrafodelista"/>
        <w:numPr>
          <w:ilvl w:val="0"/>
          <w:numId w:val="26"/>
        </w:numPr>
      </w:pPr>
      <w:r>
        <w:t>El sistema redirige correctamente a la interfaz de los Permisos Aprobados tras hacer clic en el enlace “Permisos Aprobados”.</w:t>
      </w:r>
    </w:p>
    <w:p w14:paraId="688C80F8" w14:textId="77777777" w:rsidR="00F46474" w:rsidRDefault="00F46474" w:rsidP="00F46474"/>
    <w:p w14:paraId="713C96F6" w14:textId="77777777" w:rsidR="00F46474" w:rsidRDefault="00F46474" w:rsidP="00F46474">
      <w:pPr>
        <w:pStyle w:val="Prrafodelista"/>
        <w:numPr>
          <w:ilvl w:val="0"/>
          <w:numId w:val="26"/>
        </w:numPr>
      </w:pPr>
      <w:r>
        <w:t>La interfaz tras el redireccionamiento se muestra completamente y carga el listado de Permisos Aprobados.</w:t>
      </w:r>
    </w:p>
    <w:p w14:paraId="3C7858A6" w14:textId="77777777" w:rsidR="00F46474" w:rsidRDefault="00F46474" w:rsidP="00F46474">
      <w:pPr>
        <w:ind w:firstLine="0"/>
      </w:pPr>
    </w:p>
    <w:p w14:paraId="6FEDA6C1" w14:textId="49F6F8C6" w:rsidR="00F46474" w:rsidRDefault="00F46474" w:rsidP="00F46474">
      <w:r>
        <w:t>En la figura 7.</w:t>
      </w:r>
      <w:r w:rsidR="008F7228">
        <w:t>58</w:t>
      </w:r>
      <w:r>
        <w:t xml:space="preserve"> se ilustran los resultados obtenidos durante la ejecución de los casos de prueba propuestos para la funcionalidad “Permisos Aprobados”, correspondiente al Caso de Uso N°6.5.</w:t>
      </w:r>
    </w:p>
    <w:p w14:paraId="0B231AC6" w14:textId="77777777" w:rsidR="00F46474" w:rsidRDefault="00F46474" w:rsidP="00F46474"/>
    <w:p w14:paraId="5CC6DDB1" w14:textId="77777777" w:rsidR="00F46474" w:rsidRDefault="00F46474" w:rsidP="00F46474">
      <w:r>
        <w:t>En la interfaz usuario, se confirma la correcta visibilidad del enlace “Permisos Aprobados” dentro del menú desplegable para los usuarios con los permisos adecuados. Tras la interacción con este enlace, el sistema realiza una redirección exitosa hacia la interfaz correspondiente. Posteriormente, la pantalla de destino se muestra de manera completa y sin errores, cargando correctamente el listado de permisos aprobados, lo cual valida el correcto funcionamiento de esta funcionalidad del sistema.</w:t>
      </w:r>
    </w:p>
    <w:p w14:paraId="5433BF3E" w14:textId="77777777" w:rsidR="00F46474" w:rsidRDefault="00F46474" w:rsidP="00F46474"/>
    <w:p w14:paraId="603C9599" w14:textId="02C615A9" w:rsidR="00F46474" w:rsidRDefault="00F46474" w:rsidP="00F46474">
      <w:pPr>
        <w:pStyle w:val="Descripcin"/>
        <w:keepNext/>
      </w:pPr>
      <w:bookmarkStart w:id="1745" w:name="_Toc200854234"/>
      <w:bookmarkStart w:id="1746" w:name="_Toc201172453"/>
      <w:bookmarkStart w:id="1747" w:name="_Toc201199646"/>
      <w:bookmarkStart w:id="1748" w:name="_Toc201199735"/>
      <w:bookmarkStart w:id="1749" w:name="_Toc213787085"/>
      <w:bookmarkStart w:id="1750" w:name="_Toc213787499"/>
      <w:r>
        <w:lastRenderedPageBreak/>
        <w:t xml:space="preserve">Figura </w:t>
      </w:r>
      <w:fldSimple w:instr=" STYLEREF 1 \s ">
        <w:r w:rsidR="008F7228">
          <w:rPr>
            <w:noProof/>
          </w:rPr>
          <w:t>7</w:t>
        </w:r>
      </w:fldSimple>
      <w:r w:rsidR="008F7228">
        <w:t>.</w:t>
      </w:r>
      <w:fldSimple w:instr=" SEQ Figura \* ARABIC \s 1 ">
        <w:r w:rsidR="008F7228">
          <w:rPr>
            <w:noProof/>
          </w:rPr>
          <w:t>58</w:t>
        </w:r>
      </w:fldSimple>
      <w:r>
        <w:t xml:space="preserve"> “Captura de pantalla de prueba 1-2-3 caso de uso N°6.5”</w:t>
      </w:r>
      <w:bookmarkEnd w:id="1745"/>
      <w:bookmarkEnd w:id="1746"/>
      <w:bookmarkEnd w:id="1747"/>
      <w:bookmarkEnd w:id="1748"/>
      <w:bookmarkEnd w:id="1749"/>
      <w:bookmarkEnd w:id="1750"/>
    </w:p>
    <w:p w14:paraId="0F43F3E3" w14:textId="77777777" w:rsidR="00F46474" w:rsidRDefault="00F46474" w:rsidP="00F46474">
      <w:pPr>
        <w:ind w:firstLine="0"/>
        <w:rPr>
          <w:b/>
          <w:bCs/>
        </w:rPr>
      </w:pPr>
      <w:r>
        <w:rPr>
          <w:noProof/>
        </w:rPr>
        <mc:AlternateContent>
          <mc:Choice Requires="wpg">
            <w:drawing>
              <wp:inline distT="0" distB="0" distL="0" distR="0" wp14:anchorId="086F6DAE" wp14:editId="35CF526D">
                <wp:extent cx="5735781" cy="3135086"/>
                <wp:effectExtent l="0" t="0" r="0" b="8255"/>
                <wp:docPr id="613649209" name="Grupo 1"/>
                <wp:cNvGraphicFramePr/>
                <a:graphic xmlns:a="http://schemas.openxmlformats.org/drawingml/2006/main">
                  <a:graphicData uri="http://schemas.microsoft.com/office/word/2010/wordprocessingGroup">
                    <wpg:wgp>
                      <wpg:cNvGrpSpPr/>
                      <wpg:grpSpPr>
                        <a:xfrm>
                          <a:off x="0" y="0"/>
                          <a:ext cx="5735781" cy="3135086"/>
                          <a:chOff x="0" y="0"/>
                          <a:chExt cx="5981065" cy="3295650"/>
                        </a:xfrm>
                      </wpg:grpSpPr>
                      <pic:pic xmlns:pic="http://schemas.openxmlformats.org/drawingml/2006/picture">
                        <pic:nvPicPr>
                          <pic:cNvPr id="242368627" name="Imagen 242368627"/>
                          <pic:cNvPicPr>
                            <a:picLocks noChangeAspect="1"/>
                          </pic:cNvPicPr>
                        </pic:nvPicPr>
                        <pic:blipFill>
                          <a:blip r:embed="rId226"/>
                          <a:stretch>
                            <a:fillRect/>
                          </a:stretch>
                        </pic:blipFill>
                        <pic:spPr>
                          <a:xfrm>
                            <a:off x="0" y="0"/>
                            <a:ext cx="5981065" cy="3295650"/>
                          </a:xfrm>
                          <a:prstGeom prst="rect">
                            <a:avLst/>
                          </a:prstGeom>
                        </pic:spPr>
                      </pic:pic>
                      <wps:wsp>
                        <wps:cNvPr id="631222553" name="Rectángulo 631222553"/>
                        <wps:cNvSpPr/>
                        <wps:spPr>
                          <a:xfrm>
                            <a:off x="494982" y="121920"/>
                            <a:ext cx="975360" cy="106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14507969" name="Rectángulo 514507969"/>
                        <wps:cNvSpPr/>
                        <wps:spPr>
                          <a:xfrm>
                            <a:off x="799782" y="929640"/>
                            <a:ext cx="4907280" cy="11125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58182777" name="Rectángulo 1458182777"/>
                        <wps:cNvSpPr/>
                        <wps:spPr>
                          <a:xfrm>
                            <a:off x="53022" y="1508760"/>
                            <a:ext cx="59436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6A9C10AF" id="Grupo 1" o:spid="_x0000_s1026" style="width:451.65pt;height:246.85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">
                <v:shape id="Imagen 242368627"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">
                  <v:imagedata r:id="rId227" o:title=""/>
                </v:shape>
                <v:rect id="Rectángulo 631222553" o:spid="_x0000_s1028" style="position:absolute;left:4949;top:1219;width:9754;height:1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" filled="f" strokecolor="red" strokeweight="1pt"/>
                <v:rect id="Rectángulo 514507969" o:spid="_x0000_s1029" style="position:absolute;left:7997;top:9296;width:49073;height:1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" filled="f" strokecolor="red" strokeweight="1pt"/>
                <v:rect id="Rectángulo 1458182777" o:spid="_x0000_s1030" style="position:absolute;left:530;top:15087;width:59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" filled="f" strokecolor="red" strokeweight="1pt"/>
                <w10:anchorlock/>
              </v:group>
            </w:pict>
          </mc:Fallback>
        </mc:AlternateContent>
      </w:r>
    </w:p>
    <w:p w14:paraId="3CF0151F" w14:textId="77777777" w:rsidR="00F46474" w:rsidRDefault="00F46474" w:rsidP="00F46474">
      <w:pPr>
        <w:ind w:firstLine="0"/>
        <w:rPr>
          <w:b/>
          <w:bCs/>
        </w:rPr>
      </w:pPr>
    </w:p>
    <w:p w14:paraId="61670EF1" w14:textId="77777777" w:rsidR="00F46474" w:rsidRDefault="00F46474" w:rsidP="00F46474">
      <w:r>
        <w:t>Fuente: Captura realizada al sistema web EugCOM</w:t>
      </w:r>
    </w:p>
    <w:p w14:paraId="1731EAF5" w14:textId="77777777" w:rsidR="00F46474" w:rsidRPr="00105BCE" w:rsidRDefault="00F46474" w:rsidP="00F46474"/>
    <w:p w14:paraId="34194CB1" w14:textId="77777777" w:rsidR="00F46474" w:rsidRDefault="00F46474" w:rsidP="00F46474">
      <w:pPr>
        <w:pStyle w:val="Ttulo2"/>
      </w:pPr>
      <w:bookmarkStart w:id="1751" w:name="_Toc213787200"/>
      <w:r>
        <w:t>Prueba Unitaria CU N°6.6</w:t>
      </w:r>
      <w:bookmarkEnd w:id="1751"/>
    </w:p>
    <w:p w14:paraId="499FFD57" w14:textId="77777777" w:rsidR="00F46474" w:rsidRDefault="00F46474" w:rsidP="00F46474">
      <w:pPr>
        <w:spacing w:line="278" w:lineRule="auto"/>
        <w:ind w:firstLine="0"/>
        <w:jc w:val="left"/>
      </w:pPr>
    </w:p>
    <w:p w14:paraId="19C6D7B0" w14:textId="12A89AFD" w:rsidR="00F46474" w:rsidRPr="00627D3D" w:rsidRDefault="00F46474" w:rsidP="00F46474">
      <w:r w:rsidRPr="00627D3D">
        <w:t xml:space="preserve">En la </w:t>
      </w:r>
      <w:r w:rsidRPr="00627D3D">
        <w:rPr>
          <w:i/>
        </w:rPr>
        <w:t xml:space="preserve">Tabla </w:t>
      </w:r>
      <w:r>
        <w:rPr>
          <w:i/>
        </w:rPr>
        <w:t>7.</w:t>
      </w:r>
      <w:r w:rsidR="008F7228">
        <w:rPr>
          <w:i/>
        </w:rPr>
        <w:t>59</w:t>
      </w:r>
      <w:r w:rsidRPr="00627D3D">
        <w:t xml:space="preserve"> se puede visualizar el Caso de uso N°6.6, consiste en que al usuario le permite seleccionar los permisos aprobados de los empleados.</w:t>
      </w:r>
    </w:p>
    <w:p w14:paraId="7C4D2FAF" w14:textId="77777777" w:rsidR="00F46474" w:rsidRPr="00627D3D" w:rsidRDefault="00F46474" w:rsidP="00F46474">
      <w:pPr>
        <w:spacing w:line="278" w:lineRule="auto"/>
        <w:ind w:firstLine="0"/>
        <w:jc w:val="left"/>
      </w:pPr>
    </w:p>
    <w:p w14:paraId="382B47FB" w14:textId="041034DC" w:rsidR="00F46474" w:rsidRPr="00627D3D" w:rsidRDefault="00F46474" w:rsidP="00F46474">
      <w:pPr>
        <w:pStyle w:val="Descripcin"/>
      </w:pPr>
      <w:bookmarkStart w:id="1752" w:name="_Toc209985128"/>
      <w:bookmarkStart w:id="1753" w:name="_Toc210409427"/>
      <w:bookmarkStart w:id="1754" w:name="_Toc210410207"/>
      <w:bookmarkStart w:id="1755" w:name="_Toc213787086"/>
      <w:bookmarkStart w:id="1756" w:name="_Toc213787500"/>
      <w:r w:rsidRPr="00627D3D">
        <w:t xml:space="preserve">Tabla </w:t>
      </w:r>
      <w:fldSimple w:instr=" STYLEREF 1 \s ">
        <w:r w:rsidR="008F7228">
          <w:rPr>
            <w:noProof/>
          </w:rPr>
          <w:t>7</w:t>
        </w:r>
      </w:fldSimple>
      <w:r w:rsidR="008F7228">
        <w:t>.</w:t>
      </w:r>
      <w:fldSimple w:instr=" SEQ Tabla \* ARABIC \s 1 ">
        <w:r w:rsidR="008F7228">
          <w:rPr>
            <w:noProof/>
          </w:rPr>
          <w:t>59</w:t>
        </w:r>
      </w:fldSimple>
      <w:r w:rsidRPr="00627D3D">
        <w:t xml:space="preserve"> Caso de uso N°6.6 Seleccionando permisos aprobados</w:t>
      </w:r>
      <w:bookmarkEnd w:id="1752"/>
      <w:bookmarkEnd w:id="1753"/>
      <w:bookmarkEnd w:id="1754"/>
      <w:bookmarkEnd w:id="1755"/>
      <w:bookmarkEnd w:id="1756"/>
    </w:p>
    <w:p w14:paraId="6F754850" w14:textId="77777777" w:rsidR="00F46474" w:rsidRPr="00627D3D" w:rsidRDefault="00F46474" w:rsidP="00F46474">
      <w:pPr>
        <w:pStyle w:val="Sinespaciado"/>
      </w:pPr>
      <w:r w:rsidRPr="00627D3D">
        <w:rPr>
          <w:noProof/>
        </w:rPr>
        <w:lastRenderedPageBreak/>
        <w:drawing>
          <wp:inline distT="0" distB="0" distL="0" distR="0" wp14:anchorId="37AB7156" wp14:editId="4727B9D2">
            <wp:extent cx="5164550" cy="4035972"/>
            <wp:effectExtent l="0" t="0" r="0" b="3175"/>
            <wp:docPr id="805751664"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167921" cy="4038606"/>
                    </a:xfrm>
                    <a:prstGeom prst="rect">
                      <a:avLst/>
                    </a:prstGeom>
                    <a:noFill/>
                    <a:ln>
                      <a:noFill/>
                    </a:ln>
                  </pic:spPr>
                </pic:pic>
              </a:graphicData>
            </a:graphic>
          </wp:inline>
        </w:drawing>
      </w:r>
    </w:p>
    <w:p w14:paraId="016426FE" w14:textId="77777777" w:rsidR="00F46474" w:rsidRPr="00627D3D" w:rsidRDefault="00F46474" w:rsidP="00F46474">
      <w:pPr>
        <w:spacing w:line="278" w:lineRule="auto"/>
        <w:ind w:firstLine="0"/>
        <w:jc w:val="left"/>
      </w:pPr>
    </w:p>
    <w:p w14:paraId="7A38908C" w14:textId="77777777" w:rsidR="00F46474" w:rsidRDefault="00F46474" w:rsidP="00F46474">
      <w:r w:rsidRPr="00627D3D">
        <w:t>Fuente: Elaborado por el estudiante de acuerdo con el proyecto</w:t>
      </w:r>
    </w:p>
    <w:p w14:paraId="670E467D" w14:textId="77777777" w:rsidR="00F46474" w:rsidRPr="00627D3D" w:rsidRDefault="00F46474" w:rsidP="00F46474"/>
    <w:p w14:paraId="29B329EA" w14:textId="77777777" w:rsidR="00F46474" w:rsidRDefault="00F46474" w:rsidP="00F46474">
      <w:r w:rsidRPr="008C5944">
        <w:t>Casos de prueba:</w:t>
      </w:r>
    </w:p>
    <w:p w14:paraId="595BBD30" w14:textId="77777777" w:rsidR="00F46474" w:rsidRDefault="00F46474" w:rsidP="00F46474"/>
    <w:p w14:paraId="2F75C9B5" w14:textId="77777777" w:rsidR="00F46474" w:rsidRDefault="00F46474" w:rsidP="00F46474">
      <w:pPr>
        <w:numPr>
          <w:ilvl w:val="0"/>
          <w:numId w:val="341"/>
        </w:numPr>
        <w:tabs>
          <w:tab w:val="num" w:pos="720"/>
        </w:tabs>
        <w:rPr>
          <w:lang w:val="es-419"/>
        </w:rPr>
      </w:pPr>
      <w:r w:rsidRPr="0036467F">
        <w:rPr>
          <w:lang w:val="es-419"/>
        </w:rPr>
        <w:t>Verificar la existencia de la opción para seleccionar permisos aprobados</w:t>
      </w:r>
      <w:r>
        <w:rPr>
          <w:lang w:val="es-419"/>
        </w:rPr>
        <w:t>.</w:t>
      </w:r>
    </w:p>
    <w:p w14:paraId="54C7F47A" w14:textId="77777777" w:rsidR="00F46474" w:rsidRPr="0036467F" w:rsidRDefault="00F46474" w:rsidP="00F46474">
      <w:pPr>
        <w:ind w:left="1440" w:firstLine="0"/>
        <w:rPr>
          <w:lang w:val="es-419"/>
        </w:rPr>
      </w:pPr>
    </w:p>
    <w:p w14:paraId="15FAD05A" w14:textId="77777777" w:rsidR="00F46474" w:rsidRDefault="00F46474" w:rsidP="00F46474">
      <w:pPr>
        <w:numPr>
          <w:ilvl w:val="0"/>
          <w:numId w:val="341"/>
        </w:numPr>
        <w:tabs>
          <w:tab w:val="num" w:pos="720"/>
        </w:tabs>
        <w:rPr>
          <w:lang w:val="es-419"/>
        </w:rPr>
      </w:pPr>
      <w:r w:rsidRPr="0036467F">
        <w:rPr>
          <w:lang w:val="es-419"/>
        </w:rPr>
        <w:t>Verificar la funcionalidad de identificación y selección de permisos con estado aprobado</w:t>
      </w:r>
      <w:r>
        <w:rPr>
          <w:lang w:val="es-419"/>
        </w:rPr>
        <w:t>.</w:t>
      </w:r>
    </w:p>
    <w:p w14:paraId="5217D2FA" w14:textId="77777777" w:rsidR="00F46474" w:rsidRPr="0036467F" w:rsidRDefault="00F46474" w:rsidP="00F46474">
      <w:pPr>
        <w:ind w:firstLine="0"/>
        <w:rPr>
          <w:lang w:val="es-419"/>
        </w:rPr>
      </w:pPr>
    </w:p>
    <w:p w14:paraId="7705A931" w14:textId="77777777" w:rsidR="00F46474" w:rsidRDefault="00F46474" w:rsidP="00F46474">
      <w:pPr>
        <w:numPr>
          <w:ilvl w:val="0"/>
          <w:numId w:val="341"/>
        </w:numPr>
        <w:tabs>
          <w:tab w:val="num" w:pos="720"/>
        </w:tabs>
        <w:rPr>
          <w:lang w:val="es-419"/>
        </w:rPr>
      </w:pPr>
      <w:r w:rsidRPr="0036467F">
        <w:rPr>
          <w:lang w:val="es-419"/>
        </w:rPr>
        <w:t>Verificar la correcta visualización de los permisos aprobados seleccionados</w:t>
      </w:r>
      <w:r>
        <w:rPr>
          <w:lang w:val="es-419"/>
        </w:rPr>
        <w:t>.</w:t>
      </w:r>
    </w:p>
    <w:p w14:paraId="2F38BDFA" w14:textId="77777777" w:rsidR="00F46474" w:rsidRPr="00005208" w:rsidRDefault="00F46474" w:rsidP="00F46474">
      <w:pPr>
        <w:rPr>
          <w:lang w:val="es-419"/>
        </w:rPr>
      </w:pPr>
    </w:p>
    <w:p w14:paraId="2EDCFF5B" w14:textId="77777777" w:rsidR="00F46474" w:rsidRDefault="00F46474" w:rsidP="00F46474">
      <w:pPr>
        <w:ind w:left="720" w:firstLine="0"/>
      </w:pPr>
      <w:r w:rsidRPr="008C5944">
        <w:lastRenderedPageBreak/>
        <w:t>Resultados Esperados:</w:t>
      </w:r>
    </w:p>
    <w:p w14:paraId="6F3D103C" w14:textId="77777777" w:rsidR="00F46474" w:rsidRDefault="00F46474" w:rsidP="00F46474">
      <w:pPr>
        <w:ind w:left="720" w:firstLine="0"/>
      </w:pPr>
    </w:p>
    <w:p w14:paraId="14A4C742" w14:textId="77777777" w:rsidR="00F46474" w:rsidRDefault="00F46474" w:rsidP="00F46474">
      <w:pPr>
        <w:numPr>
          <w:ilvl w:val="0"/>
          <w:numId w:val="342"/>
        </w:numPr>
        <w:tabs>
          <w:tab w:val="num" w:pos="720"/>
        </w:tabs>
        <w:rPr>
          <w:lang w:val="es-419"/>
        </w:rPr>
      </w:pPr>
      <w:r w:rsidRPr="0036467F">
        <w:rPr>
          <w:lang w:val="es-419"/>
        </w:rPr>
        <w:t>La opción para seleccionar y visualizar permisos aprobados es visible y accesible en la interfaz</w:t>
      </w:r>
      <w:r>
        <w:rPr>
          <w:lang w:val="es-419"/>
        </w:rPr>
        <w:t>.</w:t>
      </w:r>
    </w:p>
    <w:p w14:paraId="107CF364" w14:textId="77777777" w:rsidR="00F46474" w:rsidRPr="0036467F" w:rsidRDefault="00F46474" w:rsidP="00F46474">
      <w:pPr>
        <w:ind w:left="1440" w:firstLine="0"/>
        <w:rPr>
          <w:lang w:val="es-419"/>
        </w:rPr>
      </w:pPr>
    </w:p>
    <w:p w14:paraId="2491F096" w14:textId="77777777" w:rsidR="00F46474" w:rsidRDefault="00F46474" w:rsidP="00F46474">
      <w:pPr>
        <w:numPr>
          <w:ilvl w:val="0"/>
          <w:numId w:val="342"/>
        </w:numPr>
        <w:tabs>
          <w:tab w:val="num" w:pos="720"/>
        </w:tabs>
        <w:rPr>
          <w:lang w:val="es-419"/>
        </w:rPr>
      </w:pPr>
      <w:r w:rsidRPr="0036467F">
        <w:rPr>
          <w:lang w:val="es-419"/>
        </w:rPr>
        <w:t>El sistema identifica y permite seleccionar correctamente los permisos que tienen estado de aprobado</w:t>
      </w:r>
      <w:r>
        <w:rPr>
          <w:lang w:val="es-419"/>
        </w:rPr>
        <w:t>.</w:t>
      </w:r>
    </w:p>
    <w:p w14:paraId="0DC7793F" w14:textId="77777777" w:rsidR="00F46474" w:rsidRPr="0036467F" w:rsidRDefault="00F46474" w:rsidP="00F46474">
      <w:pPr>
        <w:ind w:firstLine="0"/>
        <w:rPr>
          <w:lang w:val="es-419"/>
        </w:rPr>
      </w:pPr>
    </w:p>
    <w:p w14:paraId="388315B1" w14:textId="77777777" w:rsidR="00F46474" w:rsidRDefault="00F46474" w:rsidP="00F46474">
      <w:pPr>
        <w:numPr>
          <w:ilvl w:val="0"/>
          <w:numId w:val="342"/>
        </w:numPr>
        <w:tabs>
          <w:tab w:val="num" w:pos="720"/>
        </w:tabs>
        <w:rPr>
          <w:lang w:val="es-419"/>
        </w:rPr>
      </w:pPr>
      <w:r w:rsidRPr="0036467F">
        <w:rPr>
          <w:lang w:val="es-419"/>
        </w:rPr>
        <w:t>Los permisos aprobados seleccionados se visualizan correctamente con toda su información relevante</w:t>
      </w:r>
      <w:r>
        <w:rPr>
          <w:lang w:val="es-419"/>
        </w:rPr>
        <w:t>.</w:t>
      </w:r>
    </w:p>
    <w:p w14:paraId="17E3FCCC" w14:textId="77777777" w:rsidR="00F46474" w:rsidRPr="00005208" w:rsidRDefault="00F46474" w:rsidP="00F46474">
      <w:pPr>
        <w:ind w:left="720" w:firstLine="0"/>
        <w:rPr>
          <w:lang w:val="es-419"/>
        </w:rPr>
      </w:pPr>
    </w:p>
    <w:p w14:paraId="2065DB41" w14:textId="77777777" w:rsidR="00F46474" w:rsidRDefault="00F46474" w:rsidP="00F46474">
      <w:pPr>
        <w:ind w:left="720" w:firstLine="0"/>
      </w:pPr>
      <w:r w:rsidRPr="008C5944">
        <w:t>Resultados obtenidos</w:t>
      </w:r>
      <w:r>
        <w:t>:</w:t>
      </w:r>
    </w:p>
    <w:p w14:paraId="7E99087A" w14:textId="77777777" w:rsidR="00F46474" w:rsidRDefault="00F46474" w:rsidP="00F46474">
      <w:pPr>
        <w:ind w:left="720" w:firstLine="0"/>
      </w:pPr>
    </w:p>
    <w:p w14:paraId="4FE7358B" w14:textId="77777777" w:rsidR="00F46474" w:rsidRDefault="00F46474" w:rsidP="00F46474">
      <w:pPr>
        <w:numPr>
          <w:ilvl w:val="0"/>
          <w:numId w:val="343"/>
        </w:numPr>
        <w:tabs>
          <w:tab w:val="num" w:pos="720"/>
        </w:tabs>
        <w:rPr>
          <w:lang w:val="es-419"/>
        </w:rPr>
      </w:pPr>
      <w:r w:rsidRPr="0036467F">
        <w:rPr>
          <w:lang w:val="es-419"/>
        </w:rPr>
        <w:t>La funcionalidad de selección de permisos aprobados está disponible en el sistema</w:t>
      </w:r>
      <w:r>
        <w:rPr>
          <w:lang w:val="es-419"/>
        </w:rPr>
        <w:t>.</w:t>
      </w:r>
    </w:p>
    <w:p w14:paraId="73FDEDD5" w14:textId="77777777" w:rsidR="00F46474" w:rsidRPr="0036467F" w:rsidRDefault="00F46474" w:rsidP="00F46474">
      <w:pPr>
        <w:ind w:left="1440" w:firstLine="0"/>
        <w:rPr>
          <w:lang w:val="es-419"/>
        </w:rPr>
      </w:pPr>
    </w:p>
    <w:p w14:paraId="6F9A0A7F" w14:textId="77777777" w:rsidR="00F46474" w:rsidRDefault="00F46474" w:rsidP="00F46474">
      <w:pPr>
        <w:numPr>
          <w:ilvl w:val="0"/>
          <w:numId w:val="343"/>
        </w:numPr>
        <w:tabs>
          <w:tab w:val="num" w:pos="720"/>
        </w:tabs>
        <w:rPr>
          <w:lang w:val="es-419"/>
        </w:rPr>
      </w:pPr>
      <w:r w:rsidRPr="0036467F">
        <w:rPr>
          <w:lang w:val="es-419"/>
        </w:rPr>
        <w:t>La identificación y selección de permisos con estado aprobado funciona correctamente</w:t>
      </w:r>
      <w:r>
        <w:rPr>
          <w:lang w:val="es-419"/>
        </w:rPr>
        <w:t>.</w:t>
      </w:r>
    </w:p>
    <w:p w14:paraId="0391AFBD" w14:textId="77777777" w:rsidR="00F46474" w:rsidRPr="0036467F" w:rsidRDefault="00F46474" w:rsidP="00F46474">
      <w:pPr>
        <w:ind w:firstLine="0"/>
        <w:rPr>
          <w:lang w:val="es-419"/>
        </w:rPr>
      </w:pPr>
    </w:p>
    <w:p w14:paraId="070F940B" w14:textId="77777777" w:rsidR="00F46474" w:rsidRPr="001914B2" w:rsidRDefault="00F46474" w:rsidP="00F46474">
      <w:pPr>
        <w:numPr>
          <w:ilvl w:val="0"/>
          <w:numId w:val="343"/>
        </w:numPr>
        <w:tabs>
          <w:tab w:val="num" w:pos="720"/>
        </w:tabs>
        <w:rPr>
          <w:lang w:val="es-419"/>
        </w:rPr>
      </w:pPr>
      <w:r w:rsidRPr="0036467F">
        <w:rPr>
          <w:lang w:val="es-419"/>
        </w:rPr>
        <w:t>Los permisos aprobados seleccionados se visualizan de manera completa y organizada en la interfaz</w:t>
      </w:r>
      <w:r>
        <w:rPr>
          <w:lang w:val="es-419"/>
        </w:rPr>
        <w:t>.</w:t>
      </w:r>
    </w:p>
    <w:p w14:paraId="7BAF2E2D" w14:textId="77777777" w:rsidR="00F46474" w:rsidRDefault="00F46474" w:rsidP="00F46474">
      <w:pPr>
        <w:ind w:left="720" w:firstLine="0"/>
        <w:rPr>
          <w:lang w:val="es-419"/>
        </w:rPr>
      </w:pPr>
    </w:p>
    <w:p w14:paraId="0A8B7FCB" w14:textId="0A231FBA" w:rsidR="00F46474" w:rsidRPr="006E2B8E" w:rsidRDefault="00F46474" w:rsidP="00F46474">
      <w:pPr>
        <w:rPr>
          <w:lang w:val="es-419"/>
        </w:rPr>
      </w:pPr>
      <w:r w:rsidRPr="006E2B8E">
        <w:rPr>
          <w:lang w:val="es-419"/>
        </w:rPr>
        <w:t>En la figura 7.</w:t>
      </w:r>
      <w:r w:rsidR="008F7228">
        <w:rPr>
          <w:lang w:val="es-419"/>
        </w:rPr>
        <w:t>59</w:t>
      </w:r>
      <w:r w:rsidRPr="006E2B8E">
        <w:rPr>
          <w:lang w:val="es-419"/>
        </w:rPr>
        <w:t xml:space="preserve"> </w:t>
      </w:r>
      <w:r w:rsidRPr="006E2B8E">
        <w:t xml:space="preserve">muestra la sección de Permisos Aprobados, el sistema permite seleccionar mediante casillas los permisos registrados, identificados por su ID, RUT, nombre, apellido y </w:t>
      </w:r>
      <w:r w:rsidRPr="006E2B8E">
        <w:lastRenderedPageBreak/>
        <w:t>descripción del permiso, lo que facilita al usuario la gestión posterior de estas solicitudes, ya sea para visualización, control o eliminación de los registros seleccionados.</w:t>
      </w:r>
    </w:p>
    <w:p w14:paraId="24B24393" w14:textId="71B33580" w:rsidR="00F46474" w:rsidRPr="008C5944" w:rsidRDefault="00F46474" w:rsidP="00F46474">
      <w:pPr>
        <w:pStyle w:val="Descripcin"/>
      </w:pPr>
      <w:bookmarkStart w:id="1757" w:name="_Toc210409428"/>
      <w:bookmarkStart w:id="1758" w:name="_Toc210410208"/>
      <w:bookmarkStart w:id="1759" w:name="_Toc213787087"/>
      <w:bookmarkStart w:id="1760" w:name="_Toc213787501"/>
      <w:r>
        <w:t xml:space="preserve">Figura </w:t>
      </w:r>
      <w:fldSimple w:instr=" STYLEREF 1 \s ">
        <w:r w:rsidR="008F7228">
          <w:rPr>
            <w:noProof/>
          </w:rPr>
          <w:t>7</w:t>
        </w:r>
      </w:fldSimple>
      <w:r w:rsidR="008F7228">
        <w:t>.</w:t>
      </w:r>
      <w:fldSimple w:instr=" SEQ Figura \* ARABIC \s 1 ">
        <w:r w:rsidR="008F7228">
          <w:rPr>
            <w:noProof/>
          </w:rPr>
          <w:t>59</w:t>
        </w:r>
      </w:fldSimple>
      <w:r>
        <w:t xml:space="preserve"> “Captura de pantalla de prueba 1-2-3 caso de uso N°6.6”</w:t>
      </w:r>
      <w:bookmarkEnd w:id="1757"/>
      <w:bookmarkEnd w:id="1758"/>
      <w:bookmarkEnd w:id="1759"/>
      <w:bookmarkEnd w:id="1760"/>
    </w:p>
    <w:p w14:paraId="65D7140D" w14:textId="77777777" w:rsidR="00F46474" w:rsidRPr="00005208" w:rsidRDefault="00F46474" w:rsidP="00F46474">
      <w:pPr>
        <w:ind w:left="720" w:firstLine="0"/>
        <w:rPr>
          <w:lang w:val="es-419"/>
        </w:rPr>
      </w:pPr>
    </w:p>
    <w:p w14:paraId="072912AA" w14:textId="77777777" w:rsidR="00F46474" w:rsidRDefault="00F46474" w:rsidP="00F46474">
      <w:pPr>
        <w:pStyle w:val="Sinespaciado"/>
      </w:pPr>
      <w:r w:rsidRPr="00ED1117">
        <w:rPr>
          <w:noProof/>
        </w:rPr>
        <w:drawing>
          <wp:inline distT="0" distB="0" distL="0" distR="0" wp14:anchorId="5A10955D" wp14:editId="493EF617">
            <wp:extent cx="5971540" cy="575310"/>
            <wp:effectExtent l="0" t="0" r="0" b="0"/>
            <wp:docPr id="217465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65290" name=""/>
                    <pic:cNvPicPr/>
                  </pic:nvPicPr>
                  <pic:blipFill>
                    <a:blip r:embed="rId223"/>
                    <a:stretch>
                      <a:fillRect/>
                    </a:stretch>
                  </pic:blipFill>
                  <pic:spPr>
                    <a:xfrm>
                      <a:off x="0" y="0"/>
                      <a:ext cx="5971540" cy="575310"/>
                    </a:xfrm>
                    <a:prstGeom prst="rect">
                      <a:avLst/>
                    </a:prstGeom>
                  </pic:spPr>
                </pic:pic>
              </a:graphicData>
            </a:graphic>
          </wp:inline>
        </w:drawing>
      </w:r>
    </w:p>
    <w:p w14:paraId="4DBDB25D" w14:textId="77777777" w:rsidR="00F46474" w:rsidRDefault="00F46474" w:rsidP="00F46474"/>
    <w:p w14:paraId="017072E1" w14:textId="0B360C7C" w:rsidR="00F46474" w:rsidRDefault="00F46474" w:rsidP="00F46474">
      <w:r>
        <w:t>Fuente: Captura realizada al sistema web EugCOM</w:t>
      </w:r>
    </w:p>
    <w:p w14:paraId="04CB956C" w14:textId="1BE2D556" w:rsidR="00F46474" w:rsidRPr="00A93C41" w:rsidRDefault="00F46474" w:rsidP="008F7228">
      <w:pPr>
        <w:spacing w:line="278" w:lineRule="auto"/>
        <w:ind w:firstLine="0"/>
        <w:jc w:val="left"/>
      </w:pPr>
      <w:r>
        <w:br w:type="page"/>
      </w:r>
    </w:p>
    <w:p w14:paraId="112FF327" w14:textId="77777777" w:rsidR="00F46474" w:rsidRDefault="00F46474" w:rsidP="00F46474">
      <w:pPr>
        <w:pStyle w:val="Ttulo2"/>
      </w:pPr>
      <w:bookmarkStart w:id="1761" w:name="_Toc212539413"/>
      <w:bookmarkStart w:id="1762" w:name="_Toc213787201"/>
      <w:r>
        <w:lastRenderedPageBreak/>
        <w:t>Prueba unitaria CU N°6.7</w:t>
      </w:r>
      <w:bookmarkEnd w:id="1761"/>
      <w:bookmarkEnd w:id="1762"/>
    </w:p>
    <w:p w14:paraId="778FEB5E" w14:textId="77777777" w:rsidR="00F46474" w:rsidRDefault="00F46474" w:rsidP="00F46474">
      <w:pPr>
        <w:spacing w:line="278" w:lineRule="auto"/>
        <w:ind w:firstLine="0"/>
        <w:jc w:val="left"/>
      </w:pPr>
    </w:p>
    <w:p w14:paraId="67456AEF" w14:textId="3F1B784C" w:rsidR="00F46474" w:rsidRDefault="00F46474" w:rsidP="00F46474">
      <w:r>
        <w:t xml:space="preserve">En la </w:t>
      </w:r>
      <w:r>
        <w:rPr>
          <w:i/>
        </w:rPr>
        <w:t>Tabla 7.</w:t>
      </w:r>
      <w:r w:rsidR="008F7228">
        <w:rPr>
          <w:i/>
        </w:rPr>
        <w:t>60</w:t>
      </w:r>
      <w:r>
        <w:rPr>
          <w:i/>
        </w:rPr>
        <w:t xml:space="preserve"> </w:t>
      </w:r>
      <w:r>
        <w:t>se puede visualizar el Caso de uso N°6.7, el sistema permite al usuario imprimir los permisos de los empleados, es importante que el usuario selecciona al empleado y el realiza la acción de impresión.</w:t>
      </w:r>
    </w:p>
    <w:p w14:paraId="6D244157" w14:textId="77777777" w:rsidR="00F46474" w:rsidRDefault="00F46474" w:rsidP="00F46474">
      <w:pPr>
        <w:keepNext/>
        <w:ind w:firstLine="0"/>
      </w:pPr>
    </w:p>
    <w:p w14:paraId="22EBA3BD" w14:textId="7C8305FC" w:rsidR="00F46474" w:rsidRDefault="00F46474" w:rsidP="00F46474">
      <w:pPr>
        <w:pStyle w:val="Descripcin"/>
      </w:pPr>
      <w:bookmarkStart w:id="1763" w:name="_Toc212539473"/>
      <w:bookmarkStart w:id="1764" w:name="_Toc212539527"/>
      <w:bookmarkStart w:id="1765" w:name="_Toc213787088"/>
      <w:bookmarkStart w:id="1766" w:name="_Toc213787502"/>
      <w:r>
        <w:t xml:space="preserve">Tabla </w:t>
      </w:r>
      <w:fldSimple w:instr=" STYLEREF 1 \s ">
        <w:r w:rsidR="008F7228">
          <w:rPr>
            <w:noProof/>
          </w:rPr>
          <w:t>7</w:t>
        </w:r>
      </w:fldSimple>
      <w:r w:rsidR="008F7228">
        <w:t>.</w:t>
      </w:r>
      <w:fldSimple w:instr=" SEQ Tabla \* ARABIC \s 1 ">
        <w:r w:rsidR="008F7228">
          <w:rPr>
            <w:noProof/>
          </w:rPr>
          <w:t>60</w:t>
        </w:r>
      </w:fldSimple>
      <w:r>
        <w:t xml:space="preserve"> </w:t>
      </w:r>
      <w:r w:rsidRPr="00770A97">
        <w:t>Caso de uso N°6.7, Imprimiendo permisos seleccionados</w:t>
      </w:r>
      <w:bookmarkEnd w:id="1763"/>
      <w:bookmarkEnd w:id="1764"/>
      <w:bookmarkEnd w:id="1765"/>
      <w:bookmarkEnd w:id="1766"/>
    </w:p>
    <w:p w14:paraId="44F54A53" w14:textId="77777777" w:rsidR="00F46474" w:rsidRDefault="00F46474" w:rsidP="00F46474">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1BF1C150" wp14:editId="2491E6F1">
            <wp:extent cx="4558352" cy="4339988"/>
            <wp:effectExtent l="0" t="0" r="0" b="3810"/>
            <wp:docPr id="804633094" name="image61.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3" name="image61.png" descr="Interfaz de usuario gráfica, Texto, Tabla&#10;&#10;El contenido generado por IA puede ser incorrecto."/>
                    <pic:cNvPicPr preferRelativeResize="0"/>
                  </pic:nvPicPr>
                  <pic:blipFill>
                    <a:blip r:embed="rId78"/>
                    <a:srcRect/>
                    <a:stretch>
                      <a:fillRect/>
                    </a:stretch>
                  </pic:blipFill>
                  <pic:spPr>
                    <a:xfrm>
                      <a:off x="0" y="0"/>
                      <a:ext cx="4560096" cy="4341648"/>
                    </a:xfrm>
                    <a:prstGeom prst="rect">
                      <a:avLst/>
                    </a:prstGeom>
                    <a:ln/>
                  </pic:spPr>
                </pic:pic>
              </a:graphicData>
            </a:graphic>
          </wp:inline>
        </w:drawing>
      </w:r>
    </w:p>
    <w:p w14:paraId="113122A1" w14:textId="77777777" w:rsidR="00F46474" w:rsidRDefault="00F46474" w:rsidP="00F46474">
      <w:pPr>
        <w:spacing w:line="278" w:lineRule="auto"/>
        <w:ind w:firstLine="0"/>
        <w:jc w:val="left"/>
      </w:pPr>
    </w:p>
    <w:p w14:paraId="250A311D" w14:textId="77777777" w:rsidR="00F46474" w:rsidRDefault="00F46474" w:rsidP="00F46474">
      <w:r>
        <w:t>Fuente: Elaborado por el estudiante de acuerdo con el proyecto</w:t>
      </w:r>
    </w:p>
    <w:p w14:paraId="130AE8F9" w14:textId="77777777" w:rsidR="00F46474" w:rsidRDefault="00F46474" w:rsidP="00F46474"/>
    <w:p w14:paraId="24985E38" w14:textId="77777777" w:rsidR="00F46474" w:rsidRDefault="00F46474" w:rsidP="00F46474">
      <w:r>
        <w:t>Casos de prueba:</w:t>
      </w:r>
    </w:p>
    <w:p w14:paraId="046341F2" w14:textId="77777777" w:rsidR="00F46474" w:rsidRDefault="00F46474" w:rsidP="00F46474"/>
    <w:p w14:paraId="6EE58BD8" w14:textId="77777777" w:rsidR="00F46474" w:rsidRDefault="00F46474" w:rsidP="00F46474">
      <w:pPr>
        <w:pStyle w:val="Prrafodelista"/>
        <w:numPr>
          <w:ilvl w:val="0"/>
          <w:numId w:val="372"/>
        </w:numPr>
      </w:pPr>
      <w:r>
        <w:lastRenderedPageBreak/>
        <w:t>Verificar la correcta carga de todas las opciones de la pestaña permisos</w:t>
      </w:r>
    </w:p>
    <w:p w14:paraId="7732E0BD" w14:textId="77777777" w:rsidR="00F46474" w:rsidRPr="00A93C41" w:rsidRDefault="00F46474" w:rsidP="00F46474">
      <w:pPr>
        <w:ind w:left="720" w:firstLine="0"/>
      </w:pPr>
    </w:p>
    <w:p w14:paraId="75E4BBDA" w14:textId="77777777" w:rsidR="00F46474" w:rsidRDefault="00F46474" w:rsidP="00F46474">
      <w:pPr>
        <w:pStyle w:val="Prrafodelista"/>
        <w:numPr>
          <w:ilvl w:val="0"/>
          <w:numId w:val="372"/>
        </w:numPr>
      </w:pPr>
      <w:r>
        <w:t xml:space="preserve">Verificar la existencia del botón “Imprimir” y casillas de selección de permisos  </w:t>
      </w:r>
    </w:p>
    <w:p w14:paraId="63078A83" w14:textId="77777777" w:rsidR="00F46474" w:rsidRPr="00A93C41" w:rsidRDefault="00F46474" w:rsidP="00F46474">
      <w:pPr>
        <w:ind w:left="720" w:firstLine="0"/>
      </w:pPr>
    </w:p>
    <w:p w14:paraId="3359A838" w14:textId="77777777" w:rsidR="00F46474" w:rsidRDefault="00F46474" w:rsidP="00F46474">
      <w:pPr>
        <w:pStyle w:val="Prrafodelista"/>
        <w:numPr>
          <w:ilvl w:val="0"/>
          <w:numId w:val="372"/>
        </w:numPr>
      </w:pPr>
      <w:r>
        <w:t>Verificar la correcta conversión y posible impresión de permiso/s seleccionado</w:t>
      </w:r>
    </w:p>
    <w:p w14:paraId="11974403" w14:textId="77777777" w:rsidR="00F46474" w:rsidRDefault="00F46474" w:rsidP="00F46474">
      <w:pPr>
        <w:ind w:firstLine="0"/>
      </w:pPr>
    </w:p>
    <w:p w14:paraId="7318EE7E" w14:textId="77777777" w:rsidR="00F46474" w:rsidRDefault="00F46474" w:rsidP="00F46474">
      <w:r>
        <w:t>Resultados Esperados:</w:t>
      </w:r>
    </w:p>
    <w:p w14:paraId="1E825BF3" w14:textId="77777777" w:rsidR="00F46474" w:rsidRDefault="00F46474" w:rsidP="00F46474"/>
    <w:p w14:paraId="0A0E3CA4" w14:textId="77777777" w:rsidR="00F46474" w:rsidRDefault="00F46474" w:rsidP="00F46474">
      <w:pPr>
        <w:pStyle w:val="Prrafodelista"/>
        <w:numPr>
          <w:ilvl w:val="0"/>
          <w:numId w:val="373"/>
        </w:numPr>
      </w:pPr>
      <w:r>
        <w:t>El enlace o pestaña “Permisos” carga correctamente con todas las opciones correspondientes</w:t>
      </w:r>
    </w:p>
    <w:p w14:paraId="5F391E5E" w14:textId="77777777" w:rsidR="00F46474" w:rsidRDefault="00F46474" w:rsidP="00F46474">
      <w:pPr>
        <w:ind w:firstLine="0"/>
      </w:pPr>
    </w:p>
    <w:p w14:paraId="2D4EDE3B" w14:textId="77777777" w:rsidR="00F46474" w:rsidRDefault="00F46474" w:rsidP="00F46474">
      <w:pPr>
        <w:pStyle w:val="Prrafodelista"/>
        <w:numPr>
          <w:ilvl w:val="0"/>
          <w:numId w:val="373"/>
        </w:numPr>
      </w:pPr>
      <w:r>
        <w:t xml:space="preserve">El botón imprimir y casillas de selección existen y se puede interactuar de manera correcta </w:t>
      </w:r>
    </w:p>
    <w:p w14:paraId="45B04E5B" w14:textId="77777777" w:rsidR="00F46474" w:rsidRDefault="00F46474" w:rsidP="00F46474">
      <w:pPr>
        <w:ind w:left="720" w:firstLine="0"/>
      </w:pPr>
    </w:p>
    <w:p w14:paraId="17BAD97E" w14:textId="77777777" w:rsidR="00F46474" w:rsidRDefault="00F46474" w:rsidP="00F46474">
      <w:pPr>
        <w:pStyle w:val="Prrafodelista"/>
        <w:numPr>
          <w:ilvl w:val="0"/>
          <w:numId w:val="373"/>
        </w:numPr>
      </w:pPr>
      <w:r>
        <w:t>Al seleccionar un permiso o permisos el sistema permite imprimir el permiso con el botón imprimir.</w:t>
      </w:r>
    </w:p>
    <w:p w14:paraId="763687D8" w14:textId="77777777" w:rsidR="00F46474" w:rsidRDefault="00F46474" w:rsidP="00F46474">
      <w:pPr>
        <w:ind w:firstLine="0"/>
      </w:pPr>
    </w:p>
    <w:p w14:paraId="250657D7" w14:textId="77777777" w:rsidR="00F46474" w:rsidRDefault="00F46474" w:rsidP="00F46474">
      <w:r>
        <w:t>Resultados obtenidos</w:t>
      </w:r>
    </w:p>
    <w:p w14:paraId="7F649C02" w14:textId="77777777" w:rsidR="00F46474" w:rsidRDefault="00F46474" w:rsidP="00F46474"/>
    <w:p w14:paraId="51C1EED0" w14:textId="77777777" w:rsidR="00F46474" w:rsidRDefault="00F46474" w:rsidP="00F46474">
      <w:pPr>
        <w:pStyle w:val="Prrafodelista"/>
        <w:numPr>
          <w:ilvl w:val="0"/>
          <w:numId w:val="374"/>
        </w:numPr>
      </w:pPr>
      <w:r>
        <w:t>La pestaña de “Permisos” cargo correctamente con toda la información y opciones necesarias.</w:t>
      </w:r>
    </w:p>
    <w:p w14:paraId="17F38598" w14:textId="77777777" w:rsidR="00F46474" w:rsidRDefault="00F46474" w:rsidP="00F46474">
      <w:pPr>
        <w:ind w:left="720" w:firstLine="0"/>
      </w:pPr>
    </w:p>
    <w:p w14:paraId="7458DE80" w14:textId="77777777" w:rsidR="00F46474" w:rsidRDefault="00F46474" w:rsidP="00F46474">
      <w:pPr>
        <w:pStyle w:val="Prrafodelista"/>
        <w:numPr>
          <w:ilvl w:val="0"/>
          <w:numId w:val="374"/>
        </w:numPr>
      </w:pPr>
      <w:r>
        <w:t>El botón imprimir y las casillas de selección de permiso están presenten y es posible interactuar de manera correcta</w:t>
      </w:r>
    </w:p>
    <w:p w14:paraId="105CBCE1" w14:textId="77777777" w:rsidR="00F46474" w:rsidRDefault="00F46474" w:rsidP="00F46474">
      <w:pPr>
        <w:ind w:left="720" w:firstLine="0"/>
      </w:pPr>
    </w:p>
    <w:p w14:paraId="50C6B843" w14:textId="77777777" w:rsidR="00F46474" w:rsidRDefault="00F46474" w:rsidP="00F46474">
      <w:pPr>
        <w:pStyle w:val="Prrafodelista"/>
        <w:numPr>
          <w:ilvl w:val="0"/>
          <w:numId w:val="374"/>
        </w:numPr>
      </w:pPr>
      <w:r>
        <w:t>Las casillas permiten ser seleccionadas de manera correcta y permite imprimir el permiso seleccionado presionando el botón para la vista previa.</w:t>
      </w:r>
    </w:p>
    <w:p w14:paraId="7297C8D7" w14:textId="77777777" w:rsidR="00F46474" w:rsidRDefault="00F46474" w:rsidP="00F46474">
      <w:pPr>
        <w:pStyle w:val="Prrafodelista"/>
      </w:pPr>
    </w:p>
    <w:p w14:paraId="4400CC87" w14:textId="496DCBA2" w:rsidR="00F46474" w:rsidRPr="0059633B" w:rsidRDefault="00F46474" w:rsidP="00F46474">
      <w:r>
        <w:t>En la figura 7.</w:t>
      </w:r>
      <w:r w:rsidR="008F7228">
        <w:t>60</w:t>
      </w:r>
      <w:r>
        <w:t xml:space="preserve"> se presenta la </w:t>
      </w:r>
      <w:r w:rsidRPr="0059633B">
        <w:t>validación del módulo Permisos, se confirmó que la pestaña Permisos carga correctamente con sus filtros, tabla y buscador; además, se verificó la existencia y operatividad del botón “Imprimir PDF” y de las casillas de selección por fila. Al seleccionar uno o varios permisos, el sistema permitió generar la conversión a PDF y mostrar la vista previa/descarga del documento, respetando los datos visibles en la tabla (ID Permiso, RUT, Nombre, Apellido y Descripción del Permiso). Los resultados obtenidos coinciden con lo esperado: la vista se carga completa, los controles de selección e impresión están presentes y funcionales, y la impresión/exportación del permiso seleccionado se realiza de forma correcta.</w:t>
      </w:r>
    </w:p>
    <w:p w14:paraId="6DB32A96" w14:textId="77777777" w:rsidR="00F46474" w:rsidRDefault="00F46474" w:rsidP="00F46474">
      <w:pPr>
        <w:ind w:firstLine="0"/>
      </w:pPr>
    </w:p>
    <w:p w14:paraId="0D75AAA4" w14:textId="3E3DA372" w:rsidR="00F46474" w:rsidRDefault="008F7228" w:rsidP="008F7228">
      <w:pPr>
        <w:pStyle w:val="Descripcin"/>
      </w:pPr>
      <w:bookmarkStart w:id="1767" w:name="_Toc212539474"/>
      <w:bookmarkStart w:id="1768" w:name="_Toc212539528"/>
      <w:bookmarkStart w:id="1769" w:name="_Toc213787089"/>
      <w:bookmarkStart w:id="1770" w:name="_Toc213787503"/>
      <w:r>
        <w:t xml:space="preserve">Figura </w:t>
      </w:r>
      <w:fldSimple w:instr=" STYLEREF 1 \s ">
        <w:r>
          <w:rPr>
            <w:noProof/>
          </w:rPr>
          <w:t>7</w:t>
        </w:r>
      </w:fldSimple>
      <w:r>
        <w:t>.</w:t>
      </w:r>
      <w:fldSimple w:instr=" SEQ Figura \* ARABIC \s 1 ">
        <w:r>
          <w:rPr>
            <w:noProof/>
          </w:rPr>
          <w:t>60</w:t>
        </w:r>
      </w:fldSimple>
      <w:r w:rsidR="00F46474">
        <w:t xml:space="preserve"> “Captura de pantalla de prueba 1-2-3 caso de uso N°6.7”</w:t>
      </w:r>
      <w:bookmarkEnd w:id="1767"/>
      <w:bookmarkEnd w:id="1768"/>
      <w:bookmarkEnd w:id="1769"/>
      <w:bookmarkEnd w:id="1770"/>
    </w:p>
    <w:p w14:paraId="762009A6" w14:textId="77777777" w:rsidR="00F46474" w:rsidRDefault="00F46474" w:rsidP="00F46474"/>
    <w:p w14:paraId="461F2EB9" w14:textId="77777777" w:rsidR="00F46474" w:rsidRDefault="00F46474" w:rsidP="00F46474">
      <w:pPr>
        <w:pStyle w:val="Sinespaciado"/>
      </w:pPr>
      <w:r w:rsidRPr="008B0BF5">
        <w:rPr>
          <w:noProof/>
        </w:rPr>
        <w:lastRenderedPageBreak/>
        <w:drawing>
          <wp:inline distT="0" distB="0" distL="0" distR="0" wp14:anchorId="0C556CF7" wp14:editId="44420929">
            <wp:extent cx="5971540" cy="5244465"/>
            <wp:effectExtent l="0" t="0" r="0" b="0"/>
            <wp:docPr id="3130824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82465" name="Imagen 1" descr="Texto&#10;&#10;El contenido generado por IA puede ser incorrecto."/>
                    <pic:cNvPicPr/>
                  </pic:nvPicPr>
                  <pic:blipFill>
                    <a:blip r:embed="rId228"/>
                    <a:stretch>
                      <a:fillRect/>
                    </a:stretch>
                  </pic:blipFill>
                  <pic:spPr>
                    <a:xfrm>
                      <a:off x="0" y="0"/>
                      <a:ext cx="5971540" cy="5244465"/>
                    </a:xfrm>
                    <a:prstGeom prst="rect">
                      <a:avLst/>
                    </a:prstGeom>
                  </pic:spPr>
                </pic:pic>
              </a:graphicData>
            </a:graphic>
          </wp:inline>
        </w:drawing>
      </w:r>
    </w:p>
    <w:p w14:paraId="35504E24" w14:textId="77777777" w:rsidR="00F46474" w:rsidRDefault="00F46474" w:rsidP="00F46474">
      <w:pPr>
        <w:pStyle w:val="Sinespaciado"/>
      </w:pPr>
    </w:p>
    <w:p w14:paraId="64D29A3C" w14:textId="77777777" w:rsidR="00F46474" w:rsidRDefault="00F46474" w:rsidP="00F46474">
      <w:r>
        <w:t>Fuente: Elaborado por el estudiante de acuerdo con el proyecto</w:t>
      </w:r>
    </w:p>
    <w:p w14:paraId="7E73E3DB" w14:textId="77777777" w:rsidR="00F46474" w:rsidRDefault="00F46474" w:rsidP="00F46474">
      <w:pPr>
        <w:pStyle w:val="Sinespaciado"/>
      </w:pPr>
    </w:p>
    <w:p w14:paraId="3EF9569F" w14:textId="77777777" w:rsidR="00F46474" w:rsidRPr="006C1F63" w:rsidRDefault="00F46474" w:rsidP="00F46474">
      <w:pPr>
        <w:spacing w:line="278" w:lineRule="auto"/>
        <w:ind w:firstLine="0"/>
        <w:jc w:val="left"/>
        <w:rPr>
          <w:rFonts w:eastAsiaTheme="majorEastAsia" w:cstheme="majorBidi"/>
          <w:szCs w:val="32"/>
        </w:rPr>
      </w:pPr>
      <w:r>
        <w:br w:type="page"/>
      </w:r>
    </w:p>
    <w:p w14:paraId="7E7CFA95" w14:textId="77777777" w:rsidR="00F46474" w:rsidRDefault="00F46474" w:rsidP="00F46474">
      <w:pPr>
        <w:pStyle w:val="Ttulo2"/>
      </w:pPr>
      <w:bookmarkStart w:id="1771" w:name="_Toc212539414"/>
      <w:bookmarkStart w:id="1772" w:name="_Toc213787202"/>
      <w:r>
        <w:lastRenderedPageBreak/>
        <w:t>Prueba unitaria CU N°6.8</w:t>
      </w:r>
      <w:bookmarkEnd w:id="1771"/>
      <w:bookmarkEnd w:id="1772"/>
    </w:p>
    <w:p w14:paraId="1BA62AC1" w14:textId="77777777" w:rsidR="00F46474" w:rsidRPr="006C1F63" w:rsidRDefault="00F46474" w:rsidP="00F46474"/>
    <w:p w14:paraId="50C2F512" w14:textId="2007CB7D" w:rsidR="00F46474" w:rsidRDefault="00F46474" w:rsidP="00F46474">
      <w:r>
        <w:t xml:space="preserve">En la </w:t>
      </w:r>
      <w:r>
        <w:rPr>
          <w:i/>
        </w:rPr>
        <w:t>Tabla 7.</w:t>
      </w:r>
      <w:r w:rsidR="008F7228">
        <w:rPr>
          <w:i/>
        </w:rPr>
        <w:t xml:space="preserve">61 </w:t>
      </w:r>
      <w:r>
        <w:t>se puede visualizar el Caso de uso N°6.8, se crea este caso de uso que permita al usuario eliminar los permisos, ya sea por caducidad o error en generar el permiso, además permite al usuario seleccionar varios de ellos para su eliminación definitiva.</w:t>
      </w:r>
    </w:p>
    <w:p w14:paraId="62408DE7" w14:textId="77777777" w:rsidR="00F46474" w:rsidRDefault="00F46474" w:rsidP="00F46474"/>
    <w:p w14:paraId="6190B301" w14:textId="6C51FC24" w:rsidR="00F46474" w:rsidRDefault="00F46474" w:rsidP="00F46474">
      <w:pPr>
        <w:pStyle w:val="Descripcin"/>
      </w:pPr>
      <w:bookmarkStart w:id="1773" w:name="_Toc212539475"/>
      <w:bookmarkStart w:id="1774" w:name="_Toc212539529"/>
      <w:bookmarkStart w:id="1775" w:name="_Toc213787090"/>
      <w:bookmarkStart w:id="1776" w:name="_Toc213787504"/>
      <w:r>
        <w:t xml:space="preserve">Tabla </w:t>
      </w:r>
      <w:fldSimple w:instr=" STYLEREF 1 \s ">
        <w:r w:rsidR="008F7228">
          <w:rPr>
            <w:noProof/>
          </w:rPr>
          <w:t>7</w:t>
        </w:r>
      </w:fldSimple>
      <w:r w:rsidR="008F7228">
        <w:t>.</w:t>
      </w:r>
      <w:fldSimple w:instr=" SEQ Tabla \* ARABIC \s 1 ">
        <w:r w:rsidR="008F7228">
          <w:rPr>
            <w:noProof/>
          </w:rPr>
          <w:t>61</w:t>
        </w:r>
      </w:fldSimple>
      <w:r>
        <w:t xml:space="preserve"> </w:t>
      </w:r>
      <w:r w:rsidRPr="00A4208F">
        <w:t>Caso de uso N°6.8, Eliminando permisos</w:t>
      </w:r>
      <w:bookmarkEnd w:id="1773"/>
      <w:bookmarkEnd w:id="1774"/>
      <w:bookmarkEnd w:id="1775"/>
      <w:bookmarkEnd w:id="1776"/>
    </w:p>
    <w:p w14:paraId="07301046" w14:textId="77777777" w:rsidR="00F46474" w:rsidRDefault="00F46474" w:rsidP="00F46474">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34664409" wp14:editId="524CD473">
            <wp:extent cx="4476466" cy="4080681"/>
            <wp:effectExtent l="0" t="0" r="635" b="0"/>
            <wp:docPr id="783539354" name="image31.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5" name="image31.png" descr="Interfaz de usuario gráfica, Texto, Aplicación, Correo electrónico&#10;&#10;El contenido generado por IA puede ser incorrecto."/>
                    <pic:cNvPicPr preferRelativeResize="0"/>
                  </pic:nvPicPr>
                  <pic:blipFill>
                    <a:blip r:embed="rId79"/>
                    <a:srcRect/>
                    <a:stretch>
                      <a:fillRect/>
                    </a:stretch>
                  </pic:blipFill>
                  <pic:spPr>
                    <a:xfrm>
                      <a:off x="0" y="0"/>
                      <a:ext cx="4480418" cy="4084284"/>
                    </a:xfrm>
                    <a:prstGeom prst="rect">
                      <a:avLst/>
                    </a:prstGeom>
                    <a:ln/>
                  </pic:spPr>
                </pic:pic>
              </a:graphicData>
            </a:graphic>
          </wp:inline>
        </w:drawing>
      </w:r>
    </w:p>
    <w:p w14:paraId="59ECF7EA" w14:textId="77777777" w:rsidR="00F46474" w:rsidRDefault="00F46474" w:rsidP="00F46474">
      <w:pPr>
        <w:spacing w:line="278" w:lineRule="auto"/>
        <w:ind w:firstLine="0"/>
        <w:jc w:val="left"/>
      </w:pPr>
    </w:p>
    <w:p w14:paraId="72EFA578" w14:textId="77777777" w:rsidR="00F46474" w:rsidRDefault="00F46474" w:rsidP="00F46474">
      <w:r>
        <w:t>Fuente: Elaborado por el estudiante de acuerdo con el proyecto</w:t>
      </w:r>
    </w:p>
    <w:p w14:paraId="6EABE826" w14:textId="77777777" w:rsidR="00F46474" w:rsidRDefault="00F46474" w:rsidP="00F46474"/>
    <w:p w14:paraId="53F5E7E0" w14:textId="77777777" w:rsidR="00F46474" w:rsidRDefault="00F46474" w:rsidP="00F46474">
      <w:r>
        <w:t>Casos de prueba:</w:t>
      </w:r>
    </w:p>
    <w:p w14:paraId="1BCD4FC6" w14:textId="77777777" w:rsidR="00F46474" w:rsidRDefault="00F46474" w:rsidP="00F46474"/>
    <w:p w14:paraId="2E7A18C7" w14:textId="77777777" w:rsidR="00F46474" w:rsidRDefault="00F46474" w:rsidP="00F46474">
      <w:pPr>
        <w:pStyle w:val="Prrafodelista"/>
        <w:numPr>
          <w:ilvl w:val="0"/>
          <w:numId w:val="375"/>
        </w:numPr>
      </w:pPr>
      <w:r>
        <w:lastRenderedPageBreak/>
        <w:t>Verificar la correcta carga de todas las opciones de la pestaña permisos</w:t>
      </w:r>
    </w:p>
    <w:p w14:paraId="1D154676" w14:textId="77777777" w:rsidR="00F46474" w:rsidRPr="00A93C41" w:rsidRDefault="00F46474" w:rsidP="00F46474">
      <w:pPr>
        <w:ind w:left="720" w:firstLine="0"/>
      </w:pPr>
    </w:p>
    <w:p w14:paraId="543CF13C" w14:textId="77777777" w:rsidR="00F46474" w:rsidRDefault="00F46474" w:rsidP="00F46474">
      <w:pPr>
        <w:pStyle w:val="Prrafodelista"/>
        <w:numPr>
          <w:ilvl w:val="0"/>
          <w:numId w:val="375"/>
        </w:numPr>
      </w:pPr>
      <w:r>
        <w:t xml:space="preserve">Verificar la existencia del botón “eliminar” y casillas de selección de permisos  </w:t>
      </w:r>
    </w:p>
    <w:p w14:paraId="40FF78DE" w14:textId="77777777" w:rsidR="00F46474" w:rsidRPr="00A93C41" w:rsidRDefault="00F46474" w:rsidP="00F46474">
      <w:pPr>
        <w:ind w:left="720" w:firstLine="0"/>
      </w:pPr>
    </w:p>
    <w:p w14:paraId="23CCAFF9" w14:textId="77777777" w:rsidR="00F46474" w:rsidRDefault="00F46474" w:rsidP="00F46474">
      <w:pPr>
        <w:pStyle w:val="Prrafodelista"/>
        <w:numPr>
          <w:ilvl w:val="0"/>
          <w:numId w:val="375"/>
        </w:numPr>
      </w:pPr>
      <w:r>
        <w:t>Verificar la correcta eliminación del permiso/s seleccionado</w:t>
      </w:r>
    </w:p>
    <w:p w14:paraId="7E879654" w14:textId="77777777" w:rsidR="00F46474" w:rsidRDefault="00F46474" w:rsidP="00F46474">
      <w:pPr>
        <w:ind w:firstLine="0"/>
      </w:pPr>
    </w:p>
    <w:p w14:paraId="329F2188" w14:textId="77777777" w:rsidR="00F46474" w:rsidRDefault="00F46474" w:rsidP="00F46474">
      <w:r>
        <w:t>Resultados Esperados:</w:t>
      </w:r>
    </w:p>
    <w:p w14:paraId="1DD6328E" w14:textId="77777777" w:rsidR="00F46474" w:rsidRDefault="00F46474" w:rsidP="00F46474"/>
    <w:p w14:paraId="3D5E2463" w14:textId="77777777" w:rsidR="00F46474" w:rsidRDefault="00F46474" w:rsidP="00F46474">
      <w:pPr>
        <w:pStyle w:val="Prrafodelista"/>
        <w:numPr>
          <w:ilvl w:val="0"/>
          <w:numId w:val="376"/>
        </w:numPr>
      </w:pPr>
      <w:r>
        <w:t>El enlace o pestaña “Permisos” carga correctamente con todas las opciones correspondientes</w:t>
      </w:r>
    </w:p>
    <w:p w14:paraId="5FA6C9A6" w14:textId="77777777" w:rsidR="00F46474" w:rsidRDefault="00F46474" w:rsidP="00F46474">
      <w:pPr>
        <w:ind w:firstLine="0"/>
      </w:pPr>
    </w:p>
    <w:p w14:paraId="1C92BD6C" w14:textId="77777777" w:rsidR="00F46474" w:rsidRDefault="00F46474" w:rsidP="00F46474">
      <w:pPr>
        <w:pStyle w:val="Prrafodelista"/>
        <w:numPr>
          <w:ilvl w:val="0"/>
          <w:numId w:val="376"/>
        </w:numPr>
      </w:pPr>
      <w:r>
        <w:t xml:space="preserve">El botón para eliminar el permiso este presente en acciones </w:t>
      </w:r>
    </w:p>
    <w:p w14:paraId="4479A316" w14:textId="77777777" w:rsidR="00F46474" w:rsidRDefault="00F46474" w:rsidP="00F46474">
      <w:pPr>
        <w:ind w:left="720" w:firstLine="0"/>
      </w:pPr>
    </w:p>
    <w:p w14:paraId="09726E71" w14:textId="77777777" w:rsidR="00F46474" w:rsidRDefault="00F46474" w:rsidP="00F46474">
      <w:pPr>
        <w:pStyle w:val="Prrafodelista"/>
        <w:numPr>
          <w:ilvl w:val="0"/>
          <w:numId w:val="376"/>
        </w:numPr>
      </w:pPr>
      <w:r>
        <w:t>Al seleccionar un permiso o permisos el sistema permite eliminarlo de manera correcta del sistema.</w:t>
      </w:r>
    </w:p>
    <w:p w14:paraId="0603AAAA" w14:textId="77777777" w:rsidR="00F46474" w:rsidRDefault="00F46474" w:rsidP="00F46474">
      <w:pPr>
        <w:ind w:firstLine="0"/>
      </w:pPr>
    </w:p>
    <w:p w14:paraId="55B6E56B" w14:textId="77777777" w:rsidR="00F46474" w:rsidRDefault="00F46474" w:rsidP="00F46474">
      <w:r>
        <w:t>Resultados obtenidos</w:t>
      </w:r>
    </w:p>
    <w:p w14:paraId="648C1369" w14:textId="77777777" w:rsidR="00F46474" w:rsidRDefault="00F46474" w:rsidP="00F46474"/>
    <w:p w14:paraId="6CD17F4E" w14:textId="77777777" w:rsidR="00F46474" w:rsidRDefault="00F46474" w:rsidP="00F46474">
      <w:pPr>
        <w:pStyle w:val="Prrafodelista"/>
        <w:numPr>
          <w:ilvl w:val="0"/>
          <w:numId w:val="377"/>
        </w:numPr>
      </w:pPr>
      <w:r>
        <w:t>La pestaña de “Permisos” cargo correctamente con toda la información y opciones necesarias.</w:t>
      </w:r>
    </w:p>
    <w:p w14:paraId="3C0DBD36" w14:textId="77777777" w:rsidR="00F46474" w:rsidRDefault="00F46474" w:rsidP="00F46474">
      <w:pPr>
        <w:ind w:left="720" w:firstLine="0"/>
      </w:pPr>
    </w:p>
    <w:p w14:paraId="76208D6A" w14:textId="77777777" w:rsidR="00F46474" w:rsidRDefault="00F46474" w:rsidP="00F46474">
      <w:pPr>
        <w:pStyle w:val="Prrafodelista"/>
        <w:numPr>
          <w:ilvl w:val="0"/>
          <w:numId w:val="377"/>
        </w:numPr>
      </w:pPr>
      <w:r>
        <w:t>El botón para eliminar un permiso carga y está presente de manera correcta para la posible eliminación de este.</w:t>
      </w:r>
    </w:p>
    <w:p w14:paraId="59DE22AD" w14:textId="77777777" w:rsidR="00F46474" w:rsidRDefault="00F46474" w:rsidP="00F46474">
      <w:pPr>
        <w:ind w:left="720" w:firstLine="0"/>
      </w:pPr>
    </w:p>
    <w:p w14:paraId="39E53AC3" w14:textId="77777777" w:rsidR="00F46474" w:rsidRDefault="00F46474" w:rsidP="00F46474">
      <w:pPr>
        <w:pStyle w:val="Prrafodelista"/>
        <w:numPr>
          <w:ilvl w:val="0"/>
          <w:numId w:val="377"/>
        </w:numPr>
      </w:pPr>
      <w:r>
        <w:t>Al seleccionar un permiso este permite eliminarlo preguntando si está seguro de este, donde es eliminado de manera correcta del sistema.</w:t>
      </w:r>
    </w:p>
    <w:p w14:paraId="2A0C249B" w14:textId="77777777" w:rsidR="00F46474" w:rsidRDefault="00F46474" w:rsidP="00F46474">
      <w:pPr>
        <w:pStyle w:val="Prrafodelista"/>
      </w:pPr>
    </w:p>
    <w:p w14:paraId="2EE51903" w14:textId="77777777" w:rsidR="00F46474" w:rsidRDefault="00F46474" w:rsidP="00F46474">
      <w:pPr>
        <w:pStyle w:val="Prrafodelista"/>
      </w:pPr>
    </w:p>
    <w:p w14:paraId="25FD659A" w14:textId="191A5702" w:rsidR="00F46474" w:rsidRDefault="00F46474" w:rsidP="00F46474">
      <w:r>
        <w:t>En la figura 7.</w:t>
      </w:r>
      <w:r w:rsidR="008F7228">
        <w:t>61</w:t>
      </w:r>
      <w:r>
        <w:t xml:space="preserve"> se presenta la</w:t>
      </w:r>
      <w:r w:rsidRPr="0033124E">
        <w:t xml:space="preserve"> validación del módulo Permisos (eliminación) se comprobó que la pestaña Permisos carga correctamente con sus filtros, tabla y buscador; se verificó la presencia y operatividad del botón “Eliminar” en la columna </w:t>
      </w:r>
      <w:r w:rsidRPr="0033124E">
        <w:rPr>
          <w:i/>
          <w:iCs/>
        </w:rPr>
        <w:t>Acciones</w:t>
      </w:r>
      <w:r w:rsidRPr="0033124E">
        <w:t xml:space="preserve"> y de las casillas de selección por fila. Al seleccionar un permiso y pulsar Eliminar, el sistema mostró el cuadro de confirmación correspondiente; al confirmar, el permiso fue eliminado correctamente, se desplegó la notificación de éxito y la tabla se actualizó reflejando la baja del registro (sin datos cuando no quedan permisos). Estos resultados coinciden con los esperados para los tres casos de prueba: carga de la vista, disponibilidad del control de eliminación y remoción efectiva del/los permiso/s seleccionado/s.</w:t>
      </w:r>
    </w:p>
    <w:p w14:paraId="052F92CD" w14:textId="77777777" w:rsidR="00F46474" w:rsidRDefault="00F46474" w:rsidP="00F46474">
      <w:pPr>
        <w:pStyle w:val="Prrafodelista"/>
      </w:pPr>
    </w:p>
    <w:p w14:paraId="0D1F6B63" w14:textId="39E93CF1" w:rsidR="00F46474" w:rsidRDefault="008F7228" w:rsidP="008F7228">
      <w:pPr>
        <w:pStyle w:val="Descripcin"/>
      </w:pPr>
      <w:bookmarkStart w:id="1777" w:name="_Toc212539476"/>
      <w:bookmarkStart w:id="1778" w:name="_Toc212539530"/>
      <w:bookmarkStart w:id="1779" w:name="_Toc213787091"/>
      <w:bookmarkStart w:id="1780" w:name="_Toc213787505"/>
      <w:r>
        <w:t xml:space="preserve">Figura </w:t>
      </w:r>
      <w:fldSimple w:instr=" STYLEREF 1 \s ">
        <w:r>
          <w:rPr>
            <w:noProof/>
          </w:rPr>
          <w:t>7</w:t>
        </w:r>
      </w:fldSimple>
      <w:r>
        <w:t>.</w:t>
      </w:r>
      <w:fldSimple w:instr=" SEQ Figura \* ARABIC \s 1 ">
        <w:r>
          <w:rPr>
            <w:noProof/>
          </w:rPr>
          <w:t>61</w:t>
        </w:r>
      </w:fldSimple>
      <w:r w:rsidR="00F46474">
        <w:t xml:space="preserve"> “Captura de pantalla de prueba 1-2-3 caso de uso N°6.8”</w:t>
      </w:r>
      <w:bookmarkEnd w:id="1777"/>
      <w:bookmarkEnd w:id="1778"/>
      <w:bookmarkEnd w:id="1779"/>
      <w:bookmarkEnd w:id="1780"/>
    </w:p>
    <w:p w14:paraId="09676F30" w14:textId="77777777" w:rsidR="00F46474" w:rsidRPr="0059633B" w:rsidRDefault="00F46474" w:rsidP="00F46474"/>
    <w:p w14:paraId="60213D15" w14:textId="77777777" w:rsidR="00F46474" w:rsidRDefault="00F46474" w:rsidP="00F46474">
      <w:pPr>
        <w:pStyle w:val="Sinespaciado"/>
      </w:pPr>
      <w:r w:rsidRPr="008B0BF5">
        <w:rPr>
          <w:noProof/>
        </w:rPr>
        <w:lastRenderedPageBreak/>
        <w:drawing>
          <wp:inline distT="0" distB="0" distL="0" distR="0" wp14:anchorId="687F2F0B" wp14:editId="723CAF15">
            <wp:extent cx="5971540" cy="5032375"/>
            <wp:effectExtent l="0" t="0" r="0" b="0"/>
            <wp:docPr id="24341165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11652" name="Imagen 1" descr="Interfaz de usuario gráfica, Texto&#10;&#10;El contenido generado por IA puede ser incorrecto."/>
                    <pic:cNvPicPr/>
                  </pic:nvPicPr>
                  <pic:blipFill>
                    <a:blip r:embed="rId229"/>
                    <a:stretch>
                      <a:fillRect/>
                    </a:stretch>
                  </pic:blipFill>
                  <pic:spPr>
                    <a:xfrm>
                      <a:off x="0" y="0"/>
                      <a:ext cx="5971540" cy="5032375"/>
                    </a:xfrm>
                    <a:prstGeom prst="rect">
                      <a:avLst/>
                    </a:prstGeom>
                  </pic:spPr>
                </pic:pic>
              </a:graphicData>
            </a:graphic>
          </wp:inline>
        </w:drawing>
      </w:r>
    </w:p>
    <w:p w14:paraId="763134C1" w14:textId="77777777" w:rsidR="00F46474" w:rsidRDefault="00F46474" w:rsidP="00F46474">
      <w:pPr>
        <w:pStyle w:val="Sinespaciado"/>
      </w:pPr>
    </w:p>
    <w:p w14:paraId="58C1C00E" w14:textId="77777777" w:rsidR="00F46474" w:rsidRDefault="00F46474" w:rsidP="00F46474">
      <w:r>
        <w:t>Fuente: Elaborado por el estudiante de acuerdo con el proyecto</w:t>
      </w:r>
    </w:p>
    <w:p w14:paraId="3CEC3B4C" w14:textId="0DFA86DD" w:rsidR="006C1F63" w:rsidRDefault="00F46474" w:rsidP="00F46474">
      <w:pPr>
        <w:spacing w:line="278" w:lineRule="auto"/>
        <w:ind w:firstLine="0"/>
        <w:jc w:val="left"/>
      </w:pPr>
      <w:r>
        <w:br w:type="page"/>
      </w:r>
    </w:p>
    <w:p w14:paraId="4F65198B" w14:textId="2E50228C" w:rsidR="006C1F63" w:rsidRDefault="006C1F63" w:rsidP="006C1F63">
      <w:pPr>
        <w:pStyle w:val="Ttulo2"/>
      </w:pPr>
      <w:bookmarkStart w:id="1781" w:name="_Toc213787203"/>
      <w:r>
        <w:lastRenderedPageBreak/>
        <w:t>Prueba unitaria CU N°</w:t>
      </w:r>
      <w:r w:rsidR="005577CD">
        <w:t>7.1</w:t>
      </w:r>
      <w:bookmarkEnd w:id="1781"/>
    </w:p>
    <w:p w14:paraId="4BCA70BC" w14:textId="77777777" w:rsidR="00740BED" w:rsidRPr="00740BED" w:rsidRDefault="00740BED" w:rsidP="00740BED"/>
    <w:p w14:paraId="7D74E820" w14:textId="219DB529" w:rsidR="00740BED" w:rsidRDefault="00740BED" w:rsidP="00740BED">
      <w:r>
        <w:t xml:space="preserve">En la </w:t>
      </w:r>
      <w:r>
        <w:rPr>
          <w:i/>
        </w:rPr>
        <w:t>Tabla 7.</w:t>
      </w:r>
      <w:r w:rsidR="008F7228">
        <w:rPr>
          <w:i/>
        </w:rPr>
        <w:t>62</w:t>
      </w:r>
      <w:r>
        <w:rPr>
          <w:i/>
        </w:rPr>
        <w:t xml:space="preserve"> </w:t>
      </w:r>
      <w:r>
        <w:t>se puede visualizar el Caso de uso N°7.1 que consiste en mostrar un gráfico de asistencia o inasistencia del día actual, el proceso comienza cuando el usuario da clic en la opción de generar gráfico en el menú principal y luego el sistema usará la información de marcaje del día actual y generará el gráfico del personal presente y del personal ausente.</w:t>
      </w:r>
    </w:p>
    <w:p w14:paraId="08FA1BD9" w14:textId="77777777" w:rsidR="00740BED" w:rsidRDefault="00740BED" w:rsidP="00740BED"/>
    <w:p w14:paraId="7E0B0FFF" w14:textId="48432CB0" w:rsidR="00740BED" w:rsidRDefault="008F7228" w:rsidP="008F7228">
      <w:pPr>
        <w:pStyle w:val="Descripcin"/>
      </w:pPr>
      <w:bookmarkStart w:id="1782" w:name="_Toc213698756"/>
      <w:bookmarkStart w:id="1783" w:name="_Toc213698790"/>
      <w:bookmarkStart w:id="1784" w:name="_Toc213787092"/>
      <w:bookmarkStart w:id="1785" w:name="_Toc213787506"/>
      <w:r>
        <w:t xml:space="preserve">Tabla </w:t>
      </w:r>
      <w:fldSimple w:instr=" STYLEREF 1 \s ">
        <w:r>
          <w:rPr>
            <w:noProof/>
          </w:rPr>
          <w:t>7</w:t>
        </w:r>
      </w:fldSimple>
      <w:r>
        <w:t>.</w:t>
      </w:r>
      <w:fldSimple w:instr=" SEQ Tabla \* ARABIC \s 1 ">
        <w:r>
          <w:rPr>
            <w:noProof/>
          </w:rPr>
          <w:t>62</w:t>
        </w:r>
      </w:fldSimple>
      <w:r>
        <w:t xml:space="preserve"> </w:t>
      </w:r>
      <w:r w:rsidR="00740BED" w:rsidRPr="000674E5">
        <w:t>Caso de uso N°7.1, Generando gráfico con métricas de asistencia</w:t>
      </w:r>
      <w:bookmarkEnd w:id="1782"/>
      <w:bookmarkEnd w:id="1783"/>
      <w:bookmarkEnd w:id="1784"/>
      <w:bookmarkEnd w:id="1785"/>
    </w:p>
    <w:p w14:paraId="0971A45F" w14:textId="77777777" w:rsidR="00740BED" w:rsidRDefault="00740BED" w:rsidP="00740BED">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4E1479C7" wp14:editId="5FE0D54A">
            <wp:extent cx="4203700" cy="3270785"/>
            <wp:effectExtent l="0" t="0" r="6350" b="6350"/>
            <wp:docPr id="87764808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0691" name="Imagen 1" descr="Tabla&#10;&#10;El contenido generado por IA puede ser incorrecto."/>
                    <pic:cNvPicPr/>
                  </pic:nvPicPr>
                  <pic:blipFill>
                    <a:blip r:embed="rId80"/>
                    <a:stretch>
                      <a:fillRect/>
                    </a:stretch>
                  </pic:blipFill>
                  <pic:spPr>
                    <a:xfrm>
                      <a:off x="0" y="0"/>
                      <a:ext cx="4206555" cy="3273006"/>
                    </a:xfrm>
                    <a:prstGeom prst="rect">
                      <a:avLst/>
                    </a:prstGeom>
                  </pic:spPr>
                </pic:pic>
              </a:graphicData>
            </a:graphic>
          </wp:inline>
        </w:drawing>
      </w:r>
    </w:p>
    <w:p w14:paraId="67BB985E" w14:textId="77777777" w:rsidR="00740BED" w:rsidRDefault="00740BED" w:rsidP="00740BED">
      <w:pPr>
        <w:spacing w:line="278" w:lineRule="auto"/>
        <w:ind w:firstLine="0"/>
        <w:jc w:val="left"/>
      </w:pPr>
    </w:p>
    <w:p w14:paraId="22D12F68" w14:textId="77777777" w:rsidR="00740BED" w:rsidRDefault="00740BED" w:rsidP="00740BED">
      <w:r>
        <w:t>Fuente: Elaborado por el estudiante de acuerdo con el proyecto</w:t>
      </w:r>
    </w:p>
    <w:p w14:paraId="06FDB553" w14:textId="77777777" w:rsidR="006C1F63" w:rsidRDefault="006C1F63" w:rsidP="006C1F63"/>
    <w:p w14:paraId="18A8EC17" w14:textId="77777777" w:rsidR="00EE5195" w:rsidRDefault="00EE5195" w:rsidP="00EE5195">
      <w:r>
        <w:t>Casos de prueba:</w:t>
      </w:r>
    </w:p>
    <w:p w14:paraId="2375E61B" w14:textId="77777777" w:rsidR="00EE5195" w:rsidRDefault="00EE5195" w:rsidP="00EE5195"/>
    <w:p w14:paraId="7D0952AD" w14:textId="515481AE" w:rsidR="00EE5195" w:rsidRDefault="007D6DF3" w:rsidP="0086601E">
      <w:pPr>
        <w:pStyle w:val="Prrafodelista"/>
        <w:numPr>
          <w:ilvl w:val="0"/>
          <w:numId w:val="2"/>
        </w:numPr>
      </w:pPr>
      <w:r>
        <w:t>Verificar la correcta validación y redirección a la vista dashboard</w:t>
      </w:r>
      <w:r w:rsidR="00B7791C">
        <w:t>.</w:t>
      </w:r>
    </w:p>
    <w:p w14:paraId="69B5B1E1" w14:textId="77777777" w:rsidR="00EE5195" w:rsidRDefault="00EE5195" w:rsidP="00EE5195"/>
    <w:p w14:paraId="7A75E877" w14:textId="31C67CB6" w:rsidR="00EE5195" w:rsidRDefault="007D6DF3" w:rsidP="0086601E">
      <w:pPr>
        <w:pStyle w:val="Prrafodelista"/>
        <w:numPr>
          <w:ilvl w:val="0"/>
          <w:numId w:val="2"/>
        </w:numPr>
      </w:pPr>
      <w:r>
        <w:lastRenderedPageBreak/>
        <w:t>Verificar la correcta carga del grafico presentes vs ausentes</w:t>
      </w:r>
      <w:r w:rsidR="00B7791C">
        <w:t>.</w:t>
      </w:r>
    </w:p>
    <w:p w14:paraId="1864145F" w14:textId="77777777" w:rsidR="00EE5195" w:rsidRDefault="00EE5195" w:rsidP="00EE5195"/>
    <w:p w14:paraId="526E2CCB" w14:textId="2F4FDCB5" w:rsidR="00EE5195" w:rsidRDefault="00EE5195" w:rsidP="0086601E">
      <w:pPr>
        <w:pStyle w:val="Prrafodelista"/>
        <w:numPr>
          <w:ilvl w:val="0"/>
          <w:numId w:val="2"/>
        </w:numPr>
      </w:pPr>
      <w:r>
        <w:t xml:space="preserve">Verificar </w:t>
      </w:r>
      <w:r w:rsidR="007D6DF3">
        <w:t>el correcto funcionamiento de los gráficos cumpliendo con los empleados</w:t>
      </w:r>
      <w:r w:rsidR="00B7791C">
        <w:t>.</w:t>
      </w:r>
    </w:p>
    <w:p w14:paraId="67B94EFF" w14:textId="77777777" w:rsidR="00EE5195" w:rsidRDefault="00EE5195" w:rsidP="00EE5195"/>
    <w:p w14:paraId="4B187204" w14:textId="77777777" w:rsidR="00EE5195" w:rsidRDefault="00EE5195" w:rsidP="00EE5195">
      <w:r>
        <w:t>Resultados Esperados:</w:t>
      </w:r>
    </w:p>
    <w:p w14:paraId="03DAD414" w14:textId="77777777" w:rsidR="00EE5195" w:rsidRDefault="00EE5195" w:rsidP="00EE5195"/>
    <w:p w14:paraId="082CCB36" w14:textId="68894920" w:rsidR="00EE5195" w:rsidRDefault="00B7791C" w:rsidP="0086601E">
      <w:pPr>
        <w:pStyle w:val="Prrafodelista"/>
        <w:numPr>
          <w:ilvl w:val="0"/>
          <w:numId w:val="3"/>
        </w:numPr>
      </w:pPr>
      <w:r>
        <w:t>El</w:t>
      </w:r>
      <w:r w:rsidR="007D6DF3">
        <w:t xml:space="preserve"> sistema tras el inicio de sesión valida y redirección </w:t>
      </w:r>
      <w:r w:rsidR="006B76DE">
        <w:t xml:space="preserve">debe cargar </w:t>
      </w:r>
      <w:r w:rsidR="007D6DF3">
        <w:t xml:space="preserve">de manera correcta </w:t>
      </w:r>
      <w:r w:rsidR="006B76DE">
        <w:t xml:space="preserve">a </w:t>
      </w:r>
      <w:r w:rsidR="007D6DF3">
        <w:t xml:space="preserve">la vista dashboard. </w:t>
      </w:r>
    </w:p>
    <w:p w14:paraId="6AA1B91C" w14:textId="77777777" w:rsidR="006D7A83" w:rsidRDefault="006D7A83" w:rsidP="006D7A83">
      <w:pPr>
        <w:pStyle w:val="Prrafodelista"/>
        <w:ind w:left="1440" w:firstLine="0"/>
      </w:pPr>
    </w:p>
    <w:p w14:paraId="397C9D46" w14:textId="718553CB" w:rsidR="00EE5195" w:rsidRDefault="006D7A83" w:rsidP="0086601E">
      <w:pPr>
        <w:pStyle w:val="Prrafodelista"/>
        <w:numPr>
          <w:ilvl w:val="0"/>
          <w:numId w:val="3"/>
        </w:numPr>
      </w:pPr>
      <w:r>
        <w:t xml:space="preserve">La </w:t>
      </w:r>
      <w:r w:rsidR="007D6DF3">
        <w:t>página y el grafico de presentes vs ausentes</w:t>
      </w:r>
      <w:r w:rsidR="006B76DE">
        <w:t xml:space="preserve"> deben</w:t>
      </w:r>
      <w:r w:rsidR="007D6DF3">
        <w:t xml:space="preserve"> carga</w:t>
      </w:r>
      <w:r w:rsidR="006B76DE">
        <w:t>r</w:t>
      </w:r>
      <w:r w:rsidR="007D6DF3">
        <w:t xml:space="preserve"> correctamente.</w:t>
      </w:r>
    </w:p>
    <w:p w14:paraId="7CAA6B48" w14:textId="77777777" w:rsidR="00EE5195" w:rsidRDefault="00EE5195" w:rsidP="00EE5195"/>
    <w:p w14:paraId="30E295BB" w14:textId="30D8F90D" w:rsidR="00EE5195" w:rsidRDefault="007D6DF3" w:rsidP="0086601E">
      <w:pPr>
        <w:pStyle w:val="Prrafodelista"/>
        <w:numPr>
          <w:ilvl w:val="0"/>
          <w:numId w:val="3"/>
        </w:numPr>
      </w:pPr>
      <w:r>
        <w:t xml:space="preserve">El funcionamiento y cumplimiento de los gráficos </w:t>
      </w:r>
      <w:r w:rsidR="006B76DE">
        <w:t>deben cumplir</w:t>
      </w:r>
      <w:r>
        <w:t xml:space="preserve"> correctamente.</w:t>
      </w:r>
    </w:p>
    <w:p w14:paraId="4B37F183" w14:textId="77777777" w:rsidR="006D7A83" w:rsidRDefault="006D7A83" w:rsidP="006D7A83">
      <w:pPr>
        <w:ind w:firstLine="0"/>
      </w:pPr>
    </w:p>
    <w:p w14:paraId="7F96E20C" w14:textId="77777777" w:rsidR="00EE5195" w:rsidRDefault="00EE5195" w:rsidP="00EE5195">
      <w:r>
        <w:t>Resultados obtenidos</w:t>
      </w:r>
    </w:p>
    <w:p w14:paraId="5A6AF2A0" w14:textId="77777777" w:rsidR="00EE5195" w:rsidRDefault="00EE5195" w:rsidP="00EE5195"/>
    <w:p w14:paraId="53EABF29" w14:textId="132D75D2" w:rsidR="00EE5195" w:rsidRDefault="007D6DF3" w:rsidP="0086601E">
      <w:pPr>
        <w:pStyle w:val="Prrafodelista"/>
        <w:numPr>
          <w:ilvl w:val="0"/>
          <w:numId w:val="4"/>
        </w:numPr>
      </w:pPr>
      <w:r>
        <w:t xml:space="preserve">El sistema tras el inicio se valida y </w:t>
      </w:r>
      <w:r w:rsidR="006B76DE">
        <w:t xml:space="preserve">se </w:t>
      </w:r>
      <w:r w:rsidR="008F7228">
        <w:t>redirecciona</w:t>
      </w:r>
      <w:r>
        <w:t xml:space="preserve"> de manera correcta cumpliendo con lo esperado.</w:t>
      </w:r>
    </w:p>
    <w:p w14:paraId="6FB47C55" w14:textId="77777777" w:rsidR="00EE5195" w:rsidRDefault="00EE5195" w:rsidP="00EE5195"/>
    <w:p w14:paraId="7A12AD0E" w14:textId="0D300419" w:rsidR="00EE5195" w:rsidRDefault="007D6DF3" w:rsidP="0086601E">
      <w:pPr>
        <w:pStyle w:val="Prrafodelista"/>
        <w:numPr>
          <w:ilvl w:val="0"/>
          <w:numId w:val="4"/>
        </w:numPr>
      </w:pPr>
      <w:r>
        <w:t>La página y el grafico de presentes vs ausentes cargo correctamente sin ningún fallo.</w:t>
      </w:r>
    </w:p>
    <w:p w14:paraId="3985ECBF" w14:textId="77777777" w:rsidR="00EE5195" w:rsidRDefault="00EE5195" w:rsidP="00EE5195"/>
    <w:p w14:paraId="61D81C33" w14:textId="0427781D" w:rsidR="00EE5195" w:rsidRDefault="007D6DF3" w:rsidP="0086601E">
      <w:pPr>
        <w:pStyle w:val="Prrafodelista"/>
        <w:numPr>
          <w:ilvl w:val="0"/>
          <w:numId w:val="4"/>
        </w:numPr>
      </w:pPr>
      <w:r>
        <w:t>Los gráficos y el funcionamiento cumplen de manera correcta mostrando la asistencia y ausentes cumpliendo con el cometido.</w:t>
      </w:r>
    </w:p>
    <w:p w14:paraId="7238F202" w14:textId="77777777" w:rsidR="00EE5195" w:rsidRPr="008E3311" w:rsidRDefault="00EE5195" w:rsidP="0059633B">
      <w:pPr>
        <w:ind w:firstLine="0"/>
      </w:pPr>
    </w:p>
    <w:p w14:paraId="2B9C8906" w14:textId="49D4D460" w:rsidR="00EE5195" w:rsidRPr="006B76DE" w:rsidRDefault="008F7228" w:rsidP="006B76DE">
      <w:r>
        <w:lastRenderedPageBreak/>
        <w:t>En la figura 7.62 se aprecia que, d</w:t>
      </w:r>
      <w:r w:rsidR="0059633B" w:rsidRPr="006B76DE">
        <w:t>urante la validación del Caso de Uso N°</w:t>
      </w:r>
      <w:r w:rsidR="00740BED" w:rsidRPr="006B76DE">
        <w:t>7.1</w:t>
      </w:r>
      <w:r w:rsidR="0059633B" w:rsidRPr="006B76DE">
        <w:t>,</w:t>
      </w:r>
      <w:r w:rsidR="006B76DE" w:rsidRPr="006B76DE">
        <w:t xml:space="preserve"> El contenido central es un </w:t>
      </w:r>
      <w:r w:rsidR="006B76DE" w:rsidRPr="006B76DE">
        <w:rPr>
          <w:bCs/>
        </w:rPr>
        <w:t>resumen visual de asistencia</w:t>
      </w:r>
      <w:r w:rsidR="006B76DE" w:rsidRPr="006B76DE">
        <w:t xml:space="preserve"> para la fecha, destacando las métricas de </w:t>
      </w:r>
      <w:r w:rsidR="006B76DE" w:rsidRPr="006B76DE">
        <w:rPr>
          <w:bCs/>
        </w:rPr>
        <w:t>Asistente</w:t>
      </w:r>
      <w:r w:rsidR="006B76DE">
        <w:rPr>
          <w:bCs/>
        </w:rPr>
        <w:t>s</w:t>
      </w:r>
      <w:r w:rsidR="006B76DE" w:rsidRPr="006B76DE">
        <w:t xml:space="preserve"> y </w:t>
      </w:r>
      <w:r w:rsidR="006B76DE" w:rsidRPr="006B76DE">
        <w:rPr>
          <w:bCs/>
        </w:rPr>
        <w:t>Ausentes</w:t>
      </w:r>
      <w:r w:rsidR="006B76DE" w:rsidRPr="006B76DE">
        <w:t xml:space="preserve"> mediante un gráfico de barras simple (barra verde para asistentes, roja para ausentes)</w:t>
      </w:r>
      <w:r w:rsidR="0059633B" w:rsidRPr="006B76DE">
        <w:t xml:space="preserve"> </w:t>
      </w:r>
    </w:p>
    <w:p w14:paraId="4AFD5211" w14:textId="77777777" w:rsidR="0059633B" w:rsidRPr="0059633B" w:rsidRDefault="0059633B" w:rsidP="0059633B"/>
    <w:p w14:paraId="2F418731" w14:textId="7EFF8B45" w:rsidR="00EE5195" w:rsidRDefault="008F7228" w:rsidP="008F7228">
      <w:pPr>
        <w:pStyle w:val="Descripcin"/>
      </w:pPr>
      <w:bookmarkStart w:id="1786" w:name="_Toc200854229"/>
      <w:bookmarkStart w:id="1787" w:name="_Toc201172448"/>
      <w:bookmarkStart w:id="1788" w:name="_Toc201199636"/>
      <w:bookmarkStart w:id="1789" w:name="_Toc201199725"/>
      <w:bookmarkStart w:id="1790" w:name="_Toc212539470"/>
      <w:bookmarkStart w:id="1791" w:name="_Toc212539524"/>
      <w:bookmarkStart w:id="1792" w:name="_Toc213698791"/>
      <w:bookmarkStart w:id="1793" w:name="_Toc213787093"/>
      <w:bookmarkStart w:id="1794" w:name="_Toc213787507"/>
      <w:r>
        <w:t xml:space="preserve">Figura </w:t>
      </w:r>
      <w:fldSimple w:instr=" STYLEREF 1 \s ">
        <w:r>
          <w:rPr>
            <w:noProof/>
          </w:rPr>
          <w:t>7</w:t>
        </w:r>
      </w:fldSimple>
      <w:r>
        <w:t>.</w:t>
      </w:r>
      <w:fldSimple w:instr=" SEQ Figura \* ARABIC \s 1 ">
        <w:r>
          <w:rPr>
            <w:noProof/>
          </w:rPr>
          <w:t>62</w:t>
        </w:r>
      </w:fldSimple>
      <w:r w:rsidR="00EE5195">
        <w:t xml:space="preserve"> “Captura de pantalla de prueba 1-2-3 caso de uso N°</w:t>
      </w:r>
      <w:r w:rsidR="005577CD">
        <w:t>7.1</w:t>
      </w:r>
      <w:r w:rsidR="00EE5195">
        <w:t>”</w:t>
      </w:r>
      <w:bookmarkEnd w:id="1786"/>
      <w:bookmarkEnd w:id="1787"/>
      <w:bookmarkEnd w:id="1788"/>
      <w:bookmarkEnd w:id="1789"/>
      <w:bookmarkEnd w:id="1790"/>
      <w:bookmarkEnd w:id="1791"/>
      <w:bookmarkEnd w:id="1792"/>
      <w:bookmarkEnd w:id="1793"/>
      <w:bookmarkEnd w:id="1794"/>
    </w:p>
    <w:p w14:paraId="629858E1" w14:textId="77777777" w:rsidR="0013364A" w:rsidRPr="0013364A" w:rsidRDefault="0013364A" w:rsidP="0013364A"/>
    <w:p w14:paraId="60EE0E87" w14:textId="2BD99B88" w:rsidR="00EE5195" w:rsidRDefault="0013364A" w:rsidP="0013364A">
      <w:pPr>
        <w:pStyle w:val="Sinespaciado"/>
      </w:pPr>
      <w:r w:rsidRPr="0013364A">
        <w:rPr>
          <w:noProof/>
        </w:rPr>
        <w:drawing>
          <wp:inline distT="0" distB="0" distL="0" distR="0" wp14:anchorId="5630768A" wp14:editId="05B7432A">
            <wp:extent cx="5971540" cy="30346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971540" cy="3034665"/>
                    </a:xfrm>
                    <a:prstGeom prst="rect">
                      <a:avLst/>
                    </a:prstGeom>
                  </pic:spPr>
                </pic:pic>
              </a:graphicData>
            </a:graphic>
          </wp:inline>
        </w:drawing>
      </w:r>
    </w:p>
    <w:p w14:paraId="6B08D875" w14:textId="02A32533" w:rsidR="006C1F63" w:rsidRDefault="006C1F63" w:rsidP="00EE5195">
      <w:pPr>
        <w:pStyle w:val="Sinespaciado"/>
      </w:pPr>
    </w:p>
    <w:p w14:paraId="1EFC6EA7" w14:textId="77777777" w:rsidR="00EE5195" w:rsidRDefault="00EE5195" w:rsidP="00EE5195">
      <w:pPr>
        <w:pStyle w:val="Sinespaciado"/>
      </w:pPr>
    </w:p>
    <w:p w14:paraId="1BB331E7" w14:textId="77777777" w:rsidR="00EE5195" w:rsidRDefault="00EE5195" w:rsidP="00EE5195">
      <w:r>
        <w:t>Fuente: Elaborado por el estudiante de acuerdo con el proyecto</w:t>
      </w:r>
    </w:p>
    <w:p w14:paraId="61A1EAA2" w14:textId="77777777" w:rsidR="00EE5195" w:rsidRDefault="00EE5195" w:rsidP="00EE5195">
      <w:pPr>
        <w:pStyle w:val="Sinespaciado"/>
      </w:pPr>
    </w:p>
    <w:p w14:paraId="0D259D79" w14:textId="77777777" w:rsidR="00A93C41" w:rsidRDefault="00A93C41" w:rsidP="00EE5195">
      <w:pPr>
        <w:pStyle w:val="Sinespaciado"/>
      </w:pPr>
    </w:p>
    <w:p w14:paraId="441AF197" w14:textId="77777777" w:rsidR="00A93C41" w:rsidRDefault="00A93C41" w:rsidP="00EE5195">
      <w:pPr>
        <w:pStyle w:val="Sinespaciado"/>
      </w:pPr>
    </w:p>
    <w:p w14:paraId="674688D1" w14:textId="77777777" w:rsidR="00A93C41" w:rsidRDefault="00A93C41" w:rsidP="00EE5195">
      <w:pPr>
        <w:pStyle w:val="Sinespaciado"/>
      </w:pPr>
    </w:p>
    <w:p w14:paraId="6E134AC0" w14:textId="60006E42" w:rsidR="00F46474" w:rsidRDefault="00F46474" w:rsidP="00F46474">
      <w:pPr>
        <w:pStyle w:val="Ttulo2"/>
      </w:pPr>
      <w:bookmarkStart w:id="1795" w:name="_Toc201199550"/>
      <w:bookmarkStart w:id="1796" w:name="_Toc213787204"/>
      <w:r>
        <w:t xml:space="preserve">Prueba Unitaria CU </w:t>
      </w:r>
      <w:r w:rsidRPr="005C2BAE">
        <w:t>N°7.2</w:t>
      </w:r>
      <w:bookmarkEnd w:id="1795"/>
      <w:bookmarkEnd w:id="1796"/>
    </w:p>
    <w:p w14:paraId="75278A47" w14:textId="77777777" w:rsidR="00F46474" w:rsidRDefault="00F46474" w:rsidP="00F46474"/>
    <w:p w14:paraId="08F0C09B" w14:textId="77777777" w:rsidR="00F46474" w:rsidRDefault="00F46474" w:rsidP="00F46474">
      <w:r>
        <w:t>Se presenta el caso de uso N°7.2 para realizar los casos de prueba correspondientes.</w:t>
      </w:r>
    </w:p>
    <w:p w14:paraId="1719A2B3" w14:textId="77777777" w:rsidR="00F46474" w:rsidRDefault="00F46474" w:rsidP="00F46474"/>
    <w:p w14:paraId="4D835CD5" w14:textId="0D539A64" w:rsidR="00F46474" w:rsidRDefault="00F46474" w:rsidP="00F46474">
      <w:r>
        <w:lastRenderedPageBreak/>
        <w:t xml:space="preserve">En la </w:t>
      </w:r>
      <w:r>
        <w:rPr>
          <w:i/>
        </w:rPr>
        <w:t>Tabla 7.</w:t>
      </w:r>
      <w:r w:rsidR="008F7228">
        <w:rPr>
          <w:i/>
        </w:rPr>
        <w:t xml:space="preserve">63 </w:t>
      </w:r>
      <w:r>
        <w:t>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438D2CDF" w14:textId="77777777" w:rsidR="00F46474" w:rsidRPr="00553C6D" w:rsidRDefault="00F46474" w:rsidP="00F46474"/>
    <w:p w14:paraId="19FF4A85" w14:textId="46CD285C" w:rsidR="00F46474" w:rsidRDefault="00F46474" w:rsidP="00F46474">
      <w:pPr>
        <w:pStyle w:val="Descripcin"/>
        <w:keepNext/>
      </w:pPr>
      <w:bookmarkStart w:id="1797" w:name="_Toc201199647"/>
      <w:bookmarkStart w:id="1798" w:name="_Toc201199736"/>
      <w:bookmarkStart w:id="1799" w:name="_Toc213787094"/>
      <w:bookmarkStart w:id="1800" w:name="_Toc213787508"/>
      <w:r>
        <w:t xml:space="preserve">Tabla </w:t>
      </w:r>
      <w:fldSimple w:instr=" STYLEREF 1 \s ">
        <w:r w:rsidR="008F7228">
          <w:rPr>
            <w:noProof/>
          </w:rPr>
          <w:t>7</w:t>
        </w:r>
      </w:fldSimple>
      <w:r w:rsidR="008F7228">
        <w:t>.</w:t>
      </w:r>
      <w:fldSimple w:instr=" SEQ Tabla \* ARABIC \s 1 ">
        <w:r w:rsidR="008F7228">
          <w:rPr>
            <w:noProof/>
          </w:rPr>
          <w:t>63</w:t>
        </w:r>
      </w:fldSimple>
      <w:r>
        <w:t xml:space="preserve"> </w:t>
      </w:r>
      <w:r w:rsidRPr="00CE1E05">
        <w:t>CU N°</w:t>
      </w:r>
      <w:r>
        <w:t>7.2</w:t>
      </w:r>
      <w:r w:rsidRPr="00CE1E05">
        <w:t xml:space="preserve"> para prueba,”</w:t>
      </w:r>
      <w:r>
        <w:t xml:space="preserve"> Accediendo al menú”</w:t>
      </w:r>
      <w:bookmarkEnd w:id="1797"/>
      <w:bookmarkEnd w:id="1798"/>
      <w:bookmarkEnd w:id="1799"/>
      <w:bookmarkEnd w:id="1800"/>
    </w:p>
    <w:p w14:paraId="71DA8C2E" w14:textId="77777777" w:rsidR="00F46474" w:rsidRDefault="00F46474" w:rsidP="00F46474">
      <w:pPr>
        <w:pStyle w:val="Sinespaciado"/>
      </w:pPr>
      <w:r>
        <w:rPr>
          <w:noProof/>
        </w:rPr>
        <w:drawing>
          <wp:inline distT="0" distB="0" distL="0" distR="0" wp14:anchorId="7AAB16CE" wp14:editId="1096D28D">
            <wp:extent cx="4006670" cy="3528204"/>
            <wp:effectExtent l="0" t="0" r="0" b="0"/>
            <wp:docPr id="162741304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81"/>
                    <a:stretch>
                      <a:fillRect/>
                    </a:stretch>
                  </pic:blipFill>
                  <pic:spPr>
                    <a:xfrm>
                      <a:off x="0" y="0"/>
                      <a:ext cx="4017379" cy="3537634"/>
                    </a:xfrm>
                    <a:prstGeom prst="rect">
                      <a:avLst/>
                    </a:prstGeom>
                  </pic:spPr>
                </pic:pic>
              </a:graphicData>
            </a:graphic>
          </wp:inline>
        </w:drawing>
      </w:r>
    </w:p>
    <w:p w14:paraId="6840C5EE" w14:textId="77777777" w:rsidR="00F46474" w:rsidRDefault="00F46474" w:rsidP="00F46474">
      <w:pPr>
        <w:pStyle w:val="Sinespaciado"/>
      </w:pPr>
    </w:p>
    <w:p w14:paraId="17F63A2B" w14:textId="77777777" w:rsidR="00F46474" w:rsidRDefault="00F46474" w:rsidP="00F46474">
      <w:r>
        <w:t>Fuente: Elaborado por el estudiante de acuerdo con el proyecto</w:t>
      </w:r>
    </w:p>
    <w:p w14:paraId="5C223D04" w14:textId="77777777" w:rsidR="00F46474" w:rsidRDefault="00F46474" w:rsidP="00F46474">
      <w:pPr>
        <w:pStyle w:val="Sinespaciado"/>
      </w:pPr>
    </w:p>
    <w:p w14:paraId="288BA18A" w14:textId="77777777" w:rsidR="00F46474" w:rsidRDefault="00F46474" w:rsidP="00F46474">
      <w:pPr>
        <w:ind w:left="720" w:firstLine="0"/>
      </w:pPr>
      <w:r>
        <w:t>Casos de prueba:</w:t>
      </w:r>
    </w:p>
    <w:p w14:paraId="0FC0F1DE" w14:textId="77777777" w:rsidR="00F46474" w:rsidRDefault="00F46474" w:rsidP="00F46474">
      <w:pPr>
        <w:ind w:left="720" w:firstLine="0"/>
      </w:pPr>
    </w:p>
    <w:p w14:paraId="780B971B" w14:textId="77777777" w:rsidR="00F46474" w:rsidRDefault="00F46474" w:rsidP="00F46474">
      <w:pPr>
        <w:pStyle w:val="Prrafodelista"/>
        <w:numPr>
          <w:ilvl w:val="0"/>
          <w:numId w:val="58"/>
        </w:numPr>
      </w:pPr>
      <w:r>
        <w:t>Verificar la existencia de la interfaz de inicio de sesión</w:t>
      </w:r>
    </w:p>
    <w:p w14:paraId="6FB0CF42" w14:textId="77777777" w:rsidR="00F46474" w:rsidRDefault="00F46474" w:rsidP="00F46474">
      <w:pPr>
        <w:pStyle w:val="Prrafodelista"/>
        <w:ind w:left="1440" w:firstLine="0"/>
      </w:pPr>
    </w:p>
    <w:p w14:paraId="6D0BF8E8" w14:textId="77777777" w:rsidR="00F46474" w:rsidRDefault="00F46474" w:rsidP="00F46474">
      <w:pPr>
        <w:pStyle w:val="Prrafodelista"/>
        <w:numPr>
          <w:ilvl w:val="0"/>
          <w:numId w:val="58"/>
        </w:numPr>
      </w:pPr>
      <w:r>
        <w:t>Verificar los campos de opciones de inicio de sesión.</w:t>
      </w:r>
    </w:p>
    <w:p w14:paraId="7F58C5B4" w14:textId="77777777" w:rsidR="00F46474" w:rsidRDefault="00F46474" w:rsidP="00F46474">
      <w:pPr>
        <w:pStyle w:val="Prrafodelista"/>
      </w:pPr>
    </w:p>
    <w:p w14:paraId="0BA57A1D" w14:textId="77777777" w:rsidR="00F46474" w:rsidRDefault="00F46474" w:rsidP="00F46474">
      <w:pPr>
        <w:pStyle w:val="Prrafodelista"/>
        <w:numPr>
          <w:ilvl w:val="0"/>
          <w:numId w:val="58"/>
        </w:numPr>
      </w:pPr>
      <w:r>
        <w:t>Verificar la correcta redireccionar al ingresar</w:t>
      </w:r>
    </w:p>
    <w:p w14:paraId="664A576A" w14:textId="77777777" w:rsidR="00F46474" w:rsidRDefault="00F46474" w:rsidP="00F46474">
      <w:pPr>
        <w:ind w:firstLine="0"/>
      </w:pPr>
    </w:p>
    <w:p w14:paraId="4D087624" w14:textId="77777777" w:rsidR="00F46474" w:rsidRDefault="00F46474" w:rsidP="00F46474">
      <w:pPr>
        <w:pStyle w:val="Prrafodelista"/>
        <w:ind w:firstLine="0"/>
      </w:pPr>
      <w:r>
        <w:t>Resultado esperado:</w:t>
      </w:r>
    </w:p>
    <w:p w14:paraId="58A92DDA" w14:textId="77777777" w:rsidR="00F46474" w:rsidRDefault="00F46474" w:rsidP="00F46474">
      <w:pPr>
        <w:pStyle w:val="Prrafodelista"/>
        <w:ind w:firstLine="0"/>
      </w:pPr>
    </w:p>
    <w:p w14:paraId="6D50D7D0" w14:textId="77777777" w:rsidR="00F46474" w:rsidRDefault="00F46474" w:rsidP="00F46474">
      <w:pPr>
        <w:pStyle w:val="Prrafodelista"/>
        <w:ind w:firstLine="0"/>
      </w:pPr>
    </w:p>
    <w:p w14:paraId="51743BAD" w14:textId="77777777" w:rsidR="00F46474" w:rsidRDefault="00F46474" w:rsidP="00F46474">
      <w:pPr>
        <w:pStyle w:val="Prrafodelista"/>
        <w:numPr>
          <w:ilvl w:val="0"/>
          <w:numId w:val="56"/>
        </w:numPr>
      </w:pPr>
      <w:r>
        <w:t xml:space="preserve">El sistema debe cargar correctamente la interfaz de inicio de sesión. </w:t>
      </w:r>
    </w:p>
    <w:p w14:paraId="73223216" w14:textId="77777777" w:rsidR="00F46474" w:rsidRDefault="00F46474" w:rsidP="00F46474">
      <w:pPr>
        <w:pStyle w:val="Prrafodelista"/>
        <w:ind w:left="1800" w:firstLine="0"/>
      </w:pPr>
    </w:p>
    <w:p w14:paraId="01E878D2" w14:textId="77777777" w:rsidR="00F46474" w:rsidRDefault="00F46474" w:rsidP="00F46474">
      <w:pPr>
        <w:pStyle w:val="Prrafodelista"/>
        <w:numPr>
          <w:ilvl w:val="0"/>
          <w:numId w:val="56"/>
        </w:numPr>
      </w:pPr>
      <w:r>
        <w:t>El sistema debe poder soportar una carga masiva de los datos al inicio de sesión.</w:t>
      </w:r>
    </w:p>
    <w:p w14:paraId="4E6FC975" w14:textId="77777777" w:rsidR="00F46474" w:rsidRDefault="00F46474" w:rsidP="00F46474">
      <w:pPr>
        <w:pStyle w:val="Prrafodelista"/>
        <w:ind w:left="1800"/>
      </w:pPr>
    </w:p>
    <w:p w14:paraId="31907E0D" w14:textId="77777777" w:rsidR="00F46474" w:rsidRDefault="00F46474" w:rsidP="00F46474">
      <w:pPr>
        <w:pStyle w:val="Prrafodelista"/>
        <w:numPr>
          <w:ilvl w:val="0"/>
          <w:numId w:val="56"/>
        </w:numPr>
      </w:pPr>
      <w:r>
        <w:t>El sistema carga correctamente la interfaz de redirección al hacer clic en ingresar</w:t>
      </w:r>
    </w:p>
    <w:p w14:paraId="0F407C76" w14:textId="77777777" w:rsidR="00F46474" w:rsidRDefault="00F46474" w:rsidP="00F46474">
      <w:pPr>
        <w:ind w:firstLine="0"/>
      </w:pPr>
    </w:p>
    <w:p w14:paraId="37F37623" w14:textId="77777777" w:rsidR="00F46474" w:rsidRDefault="00F46474" w:rsidP="00F46474">
      <w:pPr>
        <w:ind w:left="720" w:firstLine="0"/>
      </w:pPr>
      <w:r>
        <w:t>Resultados obtenidos:</w:t>
      </w:r>
    </w:p>
    <w:p w14:paraId="1207EA32" w14:textId="77777777" w:rsidR="00F46474" w:rsidRDefault="00F46474" w:rsidP="00F46474">
      <w:pPr>
        <w:ind w:left="720" w:firstLine="0"/>
      </w:pPr>
    </w:p>
    <w:p w14:paraId="54B02C98" w14:textId="77777777" w:rsidR="00F46474" w:rsidRDefault="00F46474" w:rsidP="00F46474">
      <w:pPr>
        <w:pStyle w:val="Prrafodelista"/>
        <w:numPr>
          <w:ilvl w:val="0"/>
          <w:numId w:val="57"/>
        </w:numPr>
      </w:pPr>
      <w:r>
        <w:t xml:space="preserve"> Existe una interfaz de inicio de sesión.</w:t>
      </w:r>
    </w:p>
    <w:p w14:paraId="05ABB869" w14:textId="77777777" w:rsidR="00F46474" w:rsidRDefault="00F46474" w:rsidP="00F46474">
      <w:pPr>
        <w:pStyle w:val="Prrafodelista"/>
        <w:ind w:left="1800"/>
      </w:pPr>
    </w:p>
    <w:p w14:paraId="27CE4AEB" w14:textId="77777777" w:rsidR="00F46474" w:rsidRDefault="00F46474" w:rsidP="00F46474">
      <w:pPr>
        <w:pStyle w:val="Prrafodelista"/>
        <w:numPr>
          <w:ilvl w:val="0"/>
          <w:numId w:val="57"/>
        </w:numPr>
      </w:pPr>
      <w:r>
        <w:t>Existen los campos de inicio de sesión correspondientes al usuario y contraseña</w:t>
      </w:r>
    </w:p>
    <w:p w14:paraId="301CEABF" w14:textId="77777777" w:rsidR="00F46474" w:rsidRDefault="00F46474" w:rsidP="00F46474">
      <w:pPr>
        <w:pStyle w:val="Prrafodelista"/>
      </w:pPr>
    </w:p>
    <w:p w14:paraId="60665EE7" w14:textId="77777777" w:rsidR="00F46474" w:rsidRDefault="00F46474" w:rsidP="00F46474">
      <w:pPr>
        <w:pStyle w:val="Prrafodelista"/>
        <w:numPr>
          <w:ilvl w:val="0"/>
          <w:numId w:val="57"/>
        </w:numPr>
      </w:pPr>
      <w:r>
        <w:t>El sistema redirige correctamente a la interfaz de principal al ingresar sesión”.</w:t>
      </w:r>
    </w:p>
    <w:p w14:paraId="5253A2A0" w14:textId="77777777" w:rsidR="00F46474" w:rsidRDefault="00F46474" w:rsidP="00F46474">
      <w:pPr>
        <w:ind w:firstLine="0"/>
      </w:pPr>
    </w:p>
    <w:p w14:paraId="6D92C4BD" w14:textId="37BE9466" w:rsidR="00F46474" w:rsidRDefault="00F46474" w:rsidP="00F46474">
      <w:r>
        <w:t>En la figura 7.</w:t>
      </w:r>
      <w:r w:rsidR="008F7228">
        <w:t>63</w:t>
      </w:r>
      <w:r>
        <w:t xml:space="preserve"> y 7.</w:t>
      </w:r>
      <w:r w:rsidR="008F7228">
        <w:t>64</w:t>
      </w:r>
      <w:r>
        <w:t xml:space="preserve"> se ilustran los resultados obtenidos durante la ejecución de los casos de prueba propuestos para la interfaz de inicio de sesión, correspondiente al Caso de Uso N°7.2.</w:t>
      </w:r>
    </w:p>
    <w:p w14:paraId="32928717" w14:textId="77777777" w:rsidR="00F46474" w:rsidRPr="00553C6D" w:rsidRDefault="00F46474" w:rsidP="00F46474"/>
    <w:p w14:paraId="3A553DB8" w14:textId="77777777" w:rsidR="00F46474" w:rsidRPr="00553C6D" w:rsidRDefault="00F46474" w:rsidP="00F46474">
      <w:r>
        <w:t xml:space="preserve">En la interfaz usuario, se verifica la existencia de una pantalla de inicio de sesión que incluye los campos correspondientes para el ingreso del usuario y la contraseña. Al completar estos campos e iniciar sesión, el sistema realiza una redirección exitosa hacia la interfaz principal, cargando la vista sin inconvenientes se confirma la correcta implementación y funcionamiento. </w:t>
      </w:r>
    </w:p>
    <w:p w14:paraId="732D96CE" w14:textId="77777777" w:rsidR="00F46474" w:rsidRDefault="00F46474" w:rsidP="00F46474">
      <w:pPr>
        <w:spacing w:line="278" w:lineRule="auto"/>
        <w:ind w:firstLine="0"/>
        <w:jc w:val="left"/>
      </w:pPr>
    </w:p>
    <w:p w14:paraId="36FF4A4F" w14:textId="58AA595A" w:rsidR="00F46474" w:rsidRDefault="00F46474" w:rsidP="00F46474">
      <w:pPr>
        <w:pStyle w:val="Descripcin"/>
        <w:keepNext/>
      </w:pPr>
      <w:bookmarkStart w:id="1801" w:name="_Toc200854235"/>
      <w:bookmarkStart w:id="1802" w:name="_Toc201172454"/>
      <w:bookmarkStart w:id="1803" w:name="_Toc201199648"/>
      <w:bookmarkStart w:id="1804" w:name="_Toc201199737"/>
      <w:bookmarkStart w:id="1805" w:name="_Toc213787095"/>
      <w:bookmarkStart w:id="1806" w:name="_Toc213787509"/>
      <w:r>
        <w:lastRenderedPageBreak/>
        <w:t xml:space="preserve">Figura </w:t>
      </w:r>
      <w:fldSimple w:instr=" STYLEREF 1 \s ">
        <w:r w:rsidR="008F7228">
          <w:rPr>
            <w:noProof/>
          </w:rPr>
          <w:t>7</w:t>
        </w:r>
      </w:fldSimple>
      <w:r w:rsidR="008F7228">
        <w:t>.</w:t>
      </w:r>
      <w:fldSimple w:instr=" SEQ Figura \* ARABIC \s 1 ">
        <w:r w:rsidR="008F7228">
          <w:rPr>
            <w:noProof/>
          </w:rPr>
          <w:t>63</w:t>
        </w:r>
      </w:fldSimple>
      <w:r>
        <w:t xml:space="preserve"> “Captura de pantalla de prueba 1-2-3 caso de uso N°7.2”</w:t>
      </w:r>
      <w:bookmarkEnd w:id="1801"/>
      <w:bookmarkEnd w:id="1802"/>
      <w:bookmarkEnd w:id="1803"/>
      <w:bookmarkEnd w:id="1804"/>
      <w:bookmarkEnd w:id="1805"/>
      <w:bookmarkEnd w:id="1806"/>
    </w:p>
    <w:p w14:paraId="7AD27AB5" w14:textId="77777777" w:rsidR="00F46474" w:rsidRDefault="00F46474" w:rsidP="00F46474">
      <w:pPr>
        <w:spacing w:line="278" w:lineRule="auto"/>
        <w:ind w:firstLine="0"/>
        <w:jc w:val="left"/>
      </w:pPr>
      <w:r>
        <w:rPr>
          <w:noProof/>
        </w:rPr>
        <mc:AlternateContent>
          <mc:Choice Requires="wpg">
            <w:drawing>
              <wp:inline distT="0" distB="0" distL="0" distR="0" wp14:anchorId="05182C7D" wp14:editId="0B6F72E8">
                <wp:extent cx="5981065" cy="3314700"/>
                <wp:effectExtent l="0" t="0" r="635" b="0"/>
                <wp:docPr id="1646208975"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442853865" name="Imagen 442853865"/>
                          <pic:cNvPicPr>
                            <a:picLocks noChangeAspect="1"/>
                          </pic:cNvPicPr>
                        </pic:nvPicPr>
                        <pic:blipFill>
                          <a:blip r:embed="rId231"/>
                          <a:stretch>
                            <a:fillRect/>
                          </a:stretch>
                        </pic:blipFill>
                        <pic:spPr>
                          <a:xfrm>
                            <a:off x="0" y="0"/>
                            <a:ext cx="5981065" cy="3314700"/>
                          </a:xfrm>
                          <a:prstGeom prst="rect">
                            <a:avLst/>
                          </a:prstGeom>
                        </pic:spPr>
                      </pic:pic>
                      <wps:wsp>
                        <wps:cNvPr id="1755267881" name="Rectángulo 1755267881"/>
                        <wps:cNvSpPr/>
                        <wps:spPr>
                          <a:xfrm>
                            <a:off x="2302134" y="1001992"/>
                            <a:ext cx="1472045" cy="17145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616457" name="Rectángulo 72616457"/>
                        <wps:cNvSpPr/>
                        <wps:spPr>
                          <a:xfrm>
                            <a:off x="466407" y="127424"/>
                            <a:ext cx="406977" cy="952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A92847C"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">
                <v:shape id="Imagen 442853865"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">
                  <v:imagedata r:id="rId232" o:title=""/>
                </v:shape>
                <v:rect id="Rectángulo 1755267881" o:spid="_x0000_s1028" style="position:absolute;left:23021;top:10019;width:14720;height:17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" filled="f" strokecolor="red" strokeweight="1pt"/>
                <v:rect id="Rectángulo 72616457" o:spid="_x0000_s1029" style="position:absolute;left:4664;top:1274;width:4069;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" filled="f" strokecolor="red" strokeweight="1pt"/>
                <w10:anchorlock/>
              </v:group>
            </w:pict>
          </mc:Fallback>
        </mc:AlternateContent>
      </w:r>
    </w:p>
    <w:p w14:paraId="77BA72ED" w14:textId="77777777" w:rsidR="00F46474" w:rsidRPr="009972C2" w:rsidRDefault="00F46474" w:rsidP="00F46474">
      <w:r>
        <w:t>Fuente: Captura realizada al sistema web EugCOM</w:t>
      </w:r>
    </w:p>
    <w:p w14:paraId="46D7F3FF" w14:textId="63249143" w:rsidR="00F46474" w:rsidRDefault="00F46474" w:rsidP="00F46474">
      <w:pPr>
        <w:pStyle w:val="Descripcin"/>
        <w:keepNext/>
      </w:pPr>
      <w:bookmarkStart w:id="1807" w:name="_Toc201172455"/>
      <w:bookmarkStart w:id="1808" w:name="_Toc201199649"/>
      <w:bookmarkStart w:id="1809" w:name="_Toc201199738"/>
      <w:bookmarkStart w:id="1810" w:name="_Toc213787096"/>
      <w:bookmarkStart w:id="1811" w:name="_Toc213787510"/>
      <w:r>
        <w:t xml:space="preserve">Figura </w:t>
      </w:r>
      <w:fldSimple w:instr=" STYLEREF 1 \s ">
        <w:r w:rsidR="008F7228">
          <w:rPr>
            <w:noProof/>
          </w:rPr>
          <w:t>7</w:t>
        </w:r>
      </w:fldSimple>
      <w:r w:rsidR="008F7228">
        <w:t>.</w:t>
      </w:r>
      <w:fldSimple w:instr=" SEQ Figura \* ARABIC \s 1 ">
        <w:r w:rsidR="008F7228">
          <w:rPr>
            <w:noProof/>
          </w:rPr>
          <w:t>64</w:t>
        </w:r>
      </w:fldSimple>
      <w:r>
        <w:t xml:space="preserve"> “Captura de pantalla de prueba 1-2-3 caso de uso N°7.2”</w:t>
      </w:r>
      <w:bookmarkEnd w:id="1807"/>
      <w:bookmarkEnd w:id="1808"/>
      <w:bookmarkEnd w:id="1809"/>
      <w:bookmarkEnd w:id="1810"/>
      <w:bookmarkEnd w:id="1811"/>
    </w:p>
    <w:p w14:paraId="65B847E4" w14:textId="77777777" w:rsidR="00F46474" w:rsidRDefault="00F46474" w:rsidP="00F46474">
      <w:pPr>
        <w:spacing w:line="278" w:lineRule="auto"/>
        <w:ind w:firstLine="0"/>
        <w:jc w:val="left"/>
      </w:pPr>
      <w:r>
        <w:rPr>
          <w:noProof/>
        </w:rPr>
        <mc:AlternateContent>
          <mc:Choice Requires="wpg">
            <w:drawing>
              <wp:inline distT="0" distB="0" distL="0" distR="0" wp14:anchorId="4D97EA4C" wp14:editId="58045267">
                <wp:extent cx="5545776" cy="2743200"/>
                <wp:effectExtent l="0" t="0" r="9525" b="9525"/>
                <wp:docPr id="127733428" name="Grupo 1"/>
                <wp:cNvGraphicFramePr/>
                <a:graphic xmlns:a="http://schemas.openxmlformats.org/drawingml/2006/main">
                  <a:graphicData uri="http://schemas.microsoft.com/office/word/2010/wordprocessingGroup">
                    <wpg:wgp>
                      <wpg:cNvGrpSpPr/>
                      <wpg:grpSpPr>
                        <a:xfrm>
                          <a:off x="0" y="0"/>
                          <a:ext cx="5545776" cy="2743200"/>
                          <a:chOff x="0" y="-1"/>
                          <a:chExt cx="5981065" cy="3276600"/>
                        </a:xfrm>
                      </wpg:grpSpPr>
                      <pic:pic xmlns:pic="http://schemas.openxmlformats.org/drawingml/2006/picture">
                        <pic:nvPicPr>
                          <pic:cNvPr id="1212536579" name="Imagen 1212536579"/>
                          <pic:cNvPicPr>
                            <a:picLocks noChangeAspect="1"/>
                          </pic:cNvPicPr>
                        </pic:nvPicPr>
                        <pic:blipFill>
                          <a:blip r:embed="rId233"/>
                          <a:stretch>
                            <a:fillRect/>
                          </a:stretch>
                        </pic:blipFill>
                        <pic:spPr>
                          <a:xfrm>
                            <a:off x="0" y="-1"/>
                            <a:ext cx="5981065" cy="3276600"/>
                          </a:xfrm>
                          <a:prstGeom prst="rect">
                            <a:avLst/>
                          </a:prstGeom>
                        </pic:spPr>
                      </pic:pic>
                      <wps:wsp>
                        <wps:cNvPr id="1434423408" name="Rectángulo 1434423408"/>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84860782" name="Rectángulo 884860782"/>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5A2D9D3C" id="Grupo 1" o:spid="_x0000_s1026" style="width:436.7pt;height:3in;mso-position-horizontal-relative:char;mso-position-vertical-relative:line" coordorigin=""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">
                <v:shape id="Imagen 1212536579" o:spid="_x0000_s1027" type="#_x0000_t75" style="position:absolute;width:59810;height:32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">
                  <v:imagedata r:id="rId234" o:title=""/>
                </v:shape>
                <v:rect id="Rectángulo 1434423408"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" filled="f" strokecolor="red" strokeweight="1pt"/>
                <v:rect id="Rectángulo 884860782"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" filled="f" strokecolor="red" strokeweight="1pt"/>
                <w10:anchorlock/>
              </v:group>
            </w:pict>
          </mc:Fallback>
        </mc:AlternateContent>
      </w:r>
    </w:p>
    <w:p w14:paraId="69AACFE4" w14:textId="77777777" w:rsidR="00F46474" w:rsidRDefault="00F46474" w:rsidP="00F46474">
      <w:pPr>
        <w:spacing w:line="278" w:lineRule="auto"/>
        <w:ind w:firstLine="0"/>
        <w:jc w:val="left"/>
      </w:pPr>
    </w:p>
    <w:p w14:paraId="3150A3AF" w14:textId="029690AE" w:rsidR="006C1F63" w:rsidRPr="008F7228" w:rsidRDefault="00F46474" w:rsidP="008F7228">
      <w:pPr>
        <w:rPr>
          <w:b/>
          <w:bCs/>
        </w:rPr>
      </w:pPr>
      <w:r>
        <w:t>Fuente: Captura realizada al sistema web EugCOM</w:t>
      </w:r>
      <w:r>
        <w:rPr>
          <w:rFonts w:eastAsiaTheme="majorEastAsia" w:cstheme="majorBidi"/>
          <w:szCs w:val="32"/>
        </w:rPr>
        <w:br w:type="page"/>
      </w:r>
    </w:p>
    <w:p w14:paraId="723B4E2B" w14:textId="480451F9" w:rsidR="006C1F63" w:rsidRDefault="006C1F63" w:rsidP="006C1F63">
      <w:pPr>
        <w:pStyle w:val="Ttulo2"/>
      </w:pPr>
      <w:bookmarkStart w:id="1812" w:name="_Toc213787205"/>
      <w:r>
        <w:lastRenderedPageBreak/>
        <w:t>Prueba unitaria CU N°</w:t>
      </w:r>
      <w:r w:rsidR="005577CD">
        <w:t>7.3</w:t>
      </w:r>
      <w:bookmarkEnd w:id="1812"/>
    </w:p>
    <w:p w14:paraId="35F5E4F9" w14:textId="77777777" w:rsidR="006C1F63" w:rsidRDefault="006C1F63" w:rsidP="006C1F63">
      <w:pPr>
        <w:spacing w:line="278" w:lineRule="auto"/>
        <w:ind w:firstLine="0"/>
        <w:jc w:val="left"/>
      </w:pPr>
    </w:p>
    <w:p w14:paraId="6CE37C2A" w14:textId="70866B37" w:rsidR="005577CD" w:rsidRDefault="005577CD" w:rsidP="005577CD">
      <w:r>
        <w:t xml:space="preserve">En la </w:t>
      </w:r>
      <w:r>
        <w:rPr>
          <w:i/>
        </w:rPr>
        <w:t>Tabla 7.</w:t>
      </w:r>
      <w:r w:rsidR="008F7228">
        <w:rPr>
          <w:i/>
        </w:rPr>
        <w:t>64</w:t>
      </w:r>
      <w:r>
        <w:rPr>
          <w:i/>
        </w:rPr>
        <w:t xml:space="preserve"> </w:t>
      </w:r>
      <w:r>
        <w:t>se puede visualizar el Caso de uso N°7.3 que consiste en mostrar una tabla con los empleados que estén ausentes ese día, el proceso comienza cuando el usuario da clic en la casilla de generar tabla de inasistencia y luego el sistema genera la tabla del personal ausente.</w:t>
      </w:r>
    </w:p>
    <w:p w14:paraId="4356FC72" w14:textId="77777777" w:rsidR="005577CD" w:rsidRDefault="005577CD" w:rsidP="00B7791C">
      <w:pPr>
        <w:ind w:firstLine="0"/>
      </w:pPr>
    </w:p>
    <w:p w14:paraId="7B1F715C" w14:textId="37BA818E" w:rsidR="005577CD" w:rsidRDefault="008F7228" w:rsidP="008F7228">
      <w:pPr>
        <w:pStyle w:val="Descripcin"/>
      </w:pPr>
      <w:bookmarkStart w:id="1813" w:name="_Toc213698758"/>
      <w:bookmarkStart w:id="1814" w:name="_Toc213698792"/>
      <w:bookmarkStart w:id="1815" w:name="_Toc213787097"/>
      <w:bookmarkStart w:id="1816" w:name="_Toc213787511"/>
      <w:r>
        <w:t xml:space="preserve">Tabla </w:t>
      </w:r>
      <w:fldSimple w:instr=" STYLEREF 1 \s ">
        <w:r>
          <w:rPr>
            <w:noProof/>
          </w:rPr>
          <w:t>7</w:t>
        </w:r>
      </w:fldSimple>
      <w:r>
        <w:t>.</w:t>
      </w:r>
      <w:fldSimple w:instr=" SEQ Tabla \* ARABIC \s 1 ">
        <w:r>
          <w:rPr>
            <w:noProof/>
          </w:rPr>
          <w:t>64</w:t>
        </w:r>
      </w:fldSimple>
      <w:r>
        <w:t xml:space="preserve"> </w:t>
      </w:r>
      <w:r w:rsidR="00B63266" w:rsidRPr="004A30FA">
        <w:t>Caso</w:t>
      </w:r>
      <w:r w:rsidR="005577CD" w:rsidRPr="004A30FA">
        <w:t xml:space="preserve"> de uso N°7.3, visualizando lista con empleados inasistentes</w:t>
      </w:r>
      <w:bookmarkEnd w:id="1813"/>
      <w:bookmarkEnd w:id="1814"/>
      <w:bookmarkEnd w:id="1815"/>
      <w:bookmarkEnd w:id="1816"/>
    </w:p>
    <w:p w14:paraId="004CCF5C" w14:textId="77777777" w:rsidR="005577CD" w:rsidRDefault="005577CD" w:rsidP="005577CD">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61DCEB39" wp14:editId="07CE87EE">
            <wp:extent cx="4441371" cy="3847605"/>
            <wp:effectExtent l="0" t="0" r="0" b="635"/>
            <wp:docPr id="151448936" name="image81.png" descr="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1" name="image81.png" descr="Texto, Tabla&#10;&#10;El contenido generado por IA puede ser incorrecto."/>
                    <pic:cNvPicPr preferRelativeResize="0"/>
                  </pic:nvPicPr>
                  <pic:blipFill>
                    <a:blip r:embed="rId82"/>
                    <a:srcRect/>
                    <a:stretch>
                      <a:fillRect/>
                    </a:stretch>
                  </pic:blipFill>
                  <pic:spPr>
                    <a:xfrm>
                      <a:off x="0" y="0"/>
                      <a:ext cx="4444236" cy="3850087"/>
                    </a:xfrm>
                    <a:prstGeom prst="rect">
                      <a:avLst/>
                    </a:prstGeom>
                    <a:ln/>
                  </pic:spPr>
                </pic:pic>
              </a:graphicData>
            </a:graphic>
          </wp:inline>
        </w:drawing>
      </w:r>
    </w:p>
    <w:p w14:paraId="1DBBB67E" w14:textId="77777777" w:rsidR="005577CD" w:rsidRDefault="005577CD" w:rsidP="005577CD">
      <w:pPr>
        <w:keepNext/>
        <w:pBdr>
          <w:top w:val="nil"/>
          <w:left w:val="nil"/>
          <w:bottom w:val="nil"/>
          <w:right w:val="nil"/>
          <w:between w:val="nil"/>
        </w:pBdr>
        <w:spacing w:after="200" w:line="278" w:lineRule="auto"/>
        <w:ind w:firstLine="0"/>
        <w:jc w:val="center"/>
        <w:rPr>
          <w:i/>
          <w:color w:val="000000"/>
          <w:sz w:val="22"/>
          <w:szCs w:val="22"/>
        </w:rPr>
      </w:pPr>
    </w:p>
    <w:p w14:paraId="4554D0D9" w14:textId="77777777" w:rsidR="005577CD" w:rsidRDefault="005577CD" w:rsidP="005577CD">
      <w:r>
        <w:t>Fuente: Elaborado por el estudiante de acuerdo con el proyecto</w:t>
      </w:r>
    </w:p>
    <w:p w14:paraId="0C4E4C1F" w14:textId="77777777" w:rsidR="00A93C41" w:rsidRDefault="00A93C41" w:rsidP="00A93C41">
      <w:pPr>
        <w:ind w:firstLine="0"/>
      </w:pPr>
    </w:p>
    <w:p w14:paraId="3CA533D7" w14:textId="77777777" w:rsidR="00A93C41" w:rsidRDefault="00A93C41" w:rsidP="00A93C41">
      <w:r>
        <w:t>Casos de prueba:</w:t>
      </w:r>
    </w:p>
    <w:p w14:paraId="48581698" w14:textId="77777777" w:rsidR="00A93C41" w:rsidRDefault="00A93C41" w:rsidP="00A93C41"/>
    <w:p w14:paraId="0FE6ECF6" w14:textId="1B3A00AC" w:rsidR="00A93C41" w:rsidRDefault="00A93C41" w:rsidP="0086601E">
      <w:pPr>
        <w:pStyle w:val="Prrafodelista"/>
        <w:numPr>
          <w:ilvl w:val="0"/>
          <w:numId w:val="15"/>
        </w:numPr>
      </w:pPr>
      <w:r>
        <w:t xml:space="preserve">Verificar </w:t>
      </w:r>
      <w:r w:rsidR="006B76DE">
        <w:t>la correcta validación y redirección al dashboard.</w:t>
      </w:r>
    </w:p>
    <w:p w14:paraId="00DCB62F" w14:textId="77777777" w:rsidR="00A93C41" w:rsidRPr="00A93C41" w:rsidRDefault="00A93C41" w:rsidP="00A93C41"/>
    <w:p w14:paraId="180766D1" w14:textId="634C45C6" w:rsidR="00A93C41" w:rsidRDefault="00A93C41" w:rsidP="0086601E">
      <w:pPr>
        <w:pStyle w:val="Prrafodelista"/>
        <w:numPr>
          <w:ilvl w:val="0"/>
          <w:numId w:val="15"/>
        </w:numPr>
      </w:pPr>
      <w:r>
        <w:t xml:space="preserve">Verificar </w:t>
      </w:r>
      <w:r w:rsidR="006B76DE">
        <w:t>la correcta carga de la interfaz y del botón generar tabla de inasistencia.</w:t>
      </w:r>
    </w:p>
    <w:p w14:paraId="29CD90FC" w14:textId="77777777" w:rsidR="00A93C41" w:rsidRPr="00A93C41" w:rsidRDefault="00A93C41" w:rsidP="00A93C41"/>
    <w:p w14:paraId="10B713DE" w14:textId="12E2BC39" w:rsidR="00A93C41" w:rsidRDefault="006B76DE" w:rsidP="0086601E">
      <w:pPr>
        <w:pStyle w:val="Prrafodelista"/>
        <w:numPr>
          <w:ilvl w:val="0"/>
          <w:numId w:val="15"/>
        </w:numPr>
      </w:pPr>
      <w:r>
        <w:t>Verificar la correcta carga de la tabla de las personas ausentes del día actual.</w:t>
      </w:r>
    </w:p>
    <w:p w14:paraId="49984C08" w14:textId="77777777" w:rsidR="00A93C41" w:rsidRDefault="00A93C41" w:rsidP="00A93C41">
      <w:pPr>
        <w:ind w:firstLine="0"/>
      </w:pPr>
    </w:p>
    <w:p w14:paraId="5A81D741" w14:textId="77777777" w:rsidR="00A93C41" w:rsidRDefault="00A93C41" w:rsidP="00A93C41">
      <w:r>
        <w:t>Resultados Esperados:</w:t>
      </w:r>
    </w:p>
    <w:p w14:paraId="422BCDE0" w14:textId="77777777" w:rsidR="00A93C41" w:rsidRDefault="00A93C41" w:rsidP="00A93C41"/>
    <w:p w14:paraId="73A7FBBB" w14:textId="16EFEB66" w:rsidR="00A93C41" w:rsidRDefault="00A93C41" w:rsidP="0086601E">
      <w:pPr>
        <w:pStyle w:val="Prrafodelista"/>
        <w:numPr>
          <w:ilvl w:val="0"/>
          <w:numId w:val="16"/>
        </w:numPr>
      </w:pPr>
      <w:r>
        <w:t xml:space="preserve">El </w:t>
      </w:r>
      <w:r w:rsidR="006B76DE">
        <w:t>sistema carga, valida y redirecciona de manera correcta al dashboard después del inicio de sesión</w:t>
      </w:r>
    </w:p>
    <w:p w14:paraId="1E1AB1F0" w14:textId="77777777" w:rsidR="00A93C41" w:rsidRDefault="00A93C41" w:rsidP="00A93C41">
      <w:pPr>
        <w:ind w:firstLine="0"/>
      </w:pPr>
    </w:p>
    <w:p w14:paraId="01290215" w14:textId="23573EAE" w:rsidR="00A93C41" w:rsidRDefault="00A93C41" w:rsidP="0086601E">
      <w:pPr>
        <w:pStyle w:val="Prrafodelista"/>
        <w:numPr>
          <w:ilvl w:val="0"/>
          <w:numId w:val="16"/>
        </w:numPr>
      </w:pPr>
      <w:r>
        <w:t xml:space="preserve">El </w:t>
      </w:r>
      <w:r w:rsidR="006B76DE">
        <w:t>sistema debe cargar de manera correcta la interfaz y el botón “generar tabla de inasistencia”</w:t>
      </w:r>
    </w:p>
    <w:p w14:paraId="1D419475" w14:textId="77777777" w:rsidR="00A93C41" w:rsidRDefault="00A93C41" w:rsidP="00A93C41">
      <w:pPr>
        <w:ind w:left="720" w:firstLine="0"/>
      </w:pPr>
    </w:p>
    <w:p w14:paraId="77E90227" w14:textId="5F746ECA" w:rsidR="00A93C41" w:rsidRDefault="006B76DE" w:rsidP="0086601E">
      <w:pPr>
        <w:pStyle w:val="Prrafodelista"/>
        <w:numPr>
          <w:ilvl w:val="0"/>
          <w:numId w:val="16"/>
        </w:numPr>
      </w:pPr>
      <w:r>
        <w:t>Al presionar el botón generar tabla de inasistencia, el sistema debe cargar de manera correcta la tabla de las personas ausentes del día actual.</w:t>
      </w:r>
    </w:p>
    <w:p w14:paraId="4104799B" w14:textId="77777777" w:rsidR="00A93C41" w:rsidRDefault="00A93C41" w:rsidP="00A93C41">
      <w:pPr>
        <w:ind w:firstLine="0"/>
      </w:pPr>
    </w:p>
    <w:p w14:paraId="63BA1309" w14:textId="77777777" w:rsidR="00A93C41" w:rsidRDefault="00A93C41" w:rsidP="00A93C41">
      <w:r>
        <w:t>Resultados obtenidos</w:t>
      </w:r>
    </w:p>
    <w:p w14:paraId="74793767" w14:textId="77777777" w:rsidR="00A93C41" w:rsidRDefault="00A93C41" w:rsidP="00A93C41"/>
    <w:p w14:paraId="694F6346" w14:textId="00607C70" w:rsidR="00A93C41" w:rsidRDefault="006B76DE" w:rsidP="0086601E">
      <w:pPr>
        <w:pStyle w:val="Prrafodelista"/>
        <w:numPr>
          <w:ilvl w:val="0"/>
          <w:numId w:val="17"/>
        </w:numPr>
      </w:pPr>
      <w:r>
        <w:t>El sistema carga, valida y se redirecciona de manera correcta al dashboard después del inicio de sesión.</w:t>
      </w:r>
    </w:p>
    <w:p w14:paraId="25A0742F" w14:textId="77777777" w:rsidR="00A93C41" w:rsidRDefault="00A93C41" w:rsidP="00A93C41">
      <w:pPr>
        <w:ind w:left="720" w:firstLine="0"/>
      </w:pPr>
    </w:p>
    <w:p w14:paraId="1795FD4D" w14:textId="6EF210CA" w:rsidR="00A93C41" w:rsidRDefault="006B76DE" w:rsidP="0086601E">
      <w:pPr>
        <w:pStyle w:val="Prrafodelista"/>
        <w:numPr>
          <w:ilvl w:val="0"/>
          <w:numId w:val="17"/>
        </w:numPr>
      </w:pPr>
      <w:r>
        <w:t>El sistema carga de manera correcta la interfaz y el botón “Generar tabla de inasistencia”</w:t>
      </w:r>
      <w:r w:rsidR="00CE6780">
        <w:t xml:space="preserve"> es visible.</w:t>
      </w:r>
    </w:p>
    <w:p w14:paraId="70233EB9" w14:textId="77777777" w:rsidR="00A93C41" w:rsidRDefault="00A93C41" w:rsidP="00A93C41">
      <w:pPr>
        <w:ind w:left="720" w:firstLine="0"/>
      </w:pPr>
    </w:p>
    <w:p w14:paraId="132A318D" w14:textId="29EA73E7" w:rsidR="00A93C41" w:rsidRDefault="00CE6780" w:rsidP="0086601E">
      <w:pPr>
        <w:pStyle w:val="Prrafodelista"/>
        <w:numPr>
          <w:ilvl w:val="0"/>
          <w:numId w:val="17"/>
        </w:numPr>
      </w:pPr>
      <w:r>
        <w:lastRenderedPageBreak/>
        <w:t xml:space="preserve">Al presionar el botón genera la tabla de inasistencia, el sistema carga de manera correcta la tabla de las </w:t>
      </w:r>
      <w:r w:rsidR="008F7228">
        <w:t>personas ausentes</w:t>
      </w:r>
      <w:r>
        <w:t xml:space="preserve"> del </w:t>
      </w:r>
      <w:r w:rsidR="008F7228">
        <w:t>día</w:t>
      </w:r>
      <w:r>
        <w:t xml:space="preserve"> actual.</w:t>
      </w:r>
    </w:p>
    <w:p w14:paraId="194719E3" w14:textId="77777777" w:rsidR="0059633B" w:rsidRDefault="0059633B" w:rsidP="0059633B">
      <w:pPr>
        <w:ind w:firstLine="0"/>
      </w:pPr>
    </w:p>
    <w:p w14:paraId="7E3A48F8" w14:textId="4490D5BC" w:rsidR="0059633B" w:rsidRPr="00CE6780" w:rsidRDefault="0033124E" w:rsidP="0059633B">
      <w:r w:rsidRPr="00CE6780">
        <w:t>En la figura 7.</w:t>
      </w:r>
      <w:r w:rsidR="008F7228">
        <w:t>65</w:t>
      </w:r>
      <w:r w:rsidRPr="00CE6780">
        <w:t xml:space="preserve"> se presenta la </w:t>
      </w:r>
      <w:r w:rsidR="0059633B" w:rsidRPr="00CE6780">
        <w:t>validación del Caso de Uso N°</w:t>
      </w:r>
      <w:r w:rsidR="005577CD" w:rsidRPr="00CE6780">
        <w:t>7.3</w:t>
      </w:r>
      <w:r w:rsidR="00CE6780" w:rsidRPr="00CE6780">
        <w:t xml:space="preserve">, la </w:t>
      </w:r>
      <w:r w:rsidR="00CE6780" w:rsidRPr="00CE6780">
        <w:rPr>
          <w:bCs/>
        </w:rPr>
        <w:t>respuesta del sistema</w:t>
      </w:r>
      <w:r w:rsidR="00CE6780" w:rsidRPr="00CE6780">
        <w:t xml:space="preserve"> tras la acción de presionar el botón de la primera imagen ("Generar Tabla de Inasistencia"), lo que evidencia la ejecución exitosa del flujo para visualizar empleados ausentes. La pantalla se transforma para mostrar una tabla detallada bajo el título "Personal ausente del día </w:t>
      </w:r>
      <w:r w:rsidR="00CE6780">
        <w:t>x</w:t>
      </w:r>
      <w:r w:rsidR="00CE6780" w:rsidRPr="00CE6780">
        <w:t xml:space="preserve">", listando </w:t>
      </w:r>
      <w:r w:rsidR="00CE6780" w:rsidRPr="00CE6780">
        <w:rPr>
          <w:bCs/>
        </w:rPr>
        <w:t>empleados</w:t>
      </w:r>
      <w:r w:rsidR="00CE6780">
        <w:t xml:space="preserve"> </w:t>
      </w:r>
      <w:r w:rsidR="00CE6780" w:rsidRPr="00CE6780">
        <w:t xml:space="preserve">con sus respectivos </w:t>
      </w:r>
      <w:r w:rsidR="00CE6780" w:rsidRPr="00CE6780">
        <w:rPr>
          <w:bCs/>
        </w:rPr>
        <w:t>RUT</w:t>
      </w:r>
      <w:r w:rsidR="00CE6780" w:rsidRPr="00CE6780">
        <w:t xml:space="preserve">, </w:t>
      </w:r>
      <w:r w:rsidR="00CE6780" w:rsidRPr="00CE6780">
        <w:rPr>
          <w:bCs/>
        </w:rPr>
        <w:t>Nombre Completo</w:t>
      </w:r>
      <w:r w:rsidR="00CE6780" w:rsidRPr="00CE6780">
        <w:t xml:space="preserve"> y </w:t>
      </w:r>
      <w:r w:rsidR="00CE6780" w:rsidRPr="00CE6780">
        <w:rPr>
          <w:bCs/>
        </w:rPr>
        <w:t>Departamento</w:t>
      </w:r>
      <w:r w:rsidR="00CE6780" w:rsidRPr="00CE6780">
        <w:t xml:space="preserve"> (Recursos Humanos, Contabilidad, Cobranza, etc.), y el botón superior ha cambiado a </w:t>
      </w:r>
      <w:r w:rsidR="00CE6780" w:rsidRPr="00CE6780">
        <w:rPr>
          <w:bCs/>
        </w:rPr>
        <w:t>"Ocultar Tabla de Inasistencia"</w:t>
      </w:r>
      <w:r w:rsidR="00CE6780" w:rsidRPr="00CE6780">
        <w:t xml:space="preserve"> para permitir al usuario regresar a la vista de gráfico.</w:t>
      </w:r>
    </w:p>
    <w:p w14:paraId="6ADCA5B7" w14:textId="77777777" w:rsidR="0059633B" w:rsidRDefault="0059633B" w:rsidP="00A93C41"/>
    <w:p w14:paraId="25BDA742" w14:textId="0D3592DA" w:rsidR="0059633B" w:rsidRDefault="008F7228" w:rsidP="008F7228">
      <w:pPr>
        <w:pStyle w:val="Descripcin"/>
      </w:pPr>
      <w:bookmarkStart w:id="1817" w:name="_Toc212539472"/>
      <w:bookmarkStart w:id="1818" w:name="_Toc212539526"/>
      <w:bookmarkStart w:id="1819" w:name="_Toc213698793"/>
      <w:bookmarkStart w:id="1820" w:name="_Toc213787098"/>
      <w:bookmarkStart w:id="1821" w:name="_Toc213787512"/>
      <w:r>
        <w:t xml:space="preserve">Figura </w:t>
      </w:r>
      <w:fldSimple w:instr=" STYLEREF 1 \s ">
        <w:r>
          <w:rPr>
            <w:noProof/>
          </w:rPr>
          <w:t>7</w:t>
        </w:r>
      </w:fldSimple>
      <w:r>
        <w:t>.</w:t>
      </w:r>
      <w:fldSimple w:instr=" SEQ Figura \* ARABIC \s 1 ">
        <w:r>
          <w:rPr>
            <w:noProof/>
          </w:rPr>
          <w:t>65</w:t>
        </w:r>
      </w:fldSimple>
      <w:r w:rsidR="0059633B">
        <w:t xml:space="preserve"> “Captura de pantalla de prueba 1-2-3 caso de uso N°</w:t>
      </w:r>
      <w:r w:rsidR="005577CD">
        <w:t>7.3</w:t>
      </w:r>
      <w:r w:rsidR="0059633B">
        <w:t>”</w:t>
      </w:r>
      <w:bookmarkEnd w:id="1817"/>
      <w:bookmarkEnd w:id="1818"/>
      <w:bookmarkEnd w:id="1819"/>
      <w:bookmarkEnd w:id="1820"/>
      <w:bookmarkEnd w:id="1821"/>
    </w:p>
    <w:p w14:paraId="2D193F7C" w14:textId="2E3F77A5" w:rsidR="00A93C41" w:rsidRDefault="0013364A" w:rsidP="0013364A">
      <w:pPr>
        <w:pStyle w:val="Sinespaciado"/>
      </w:pPr>
      <w:r w:rsidRPr="0013364A">
        <w:rPr>
          <w:noProof/>
        </w:rPr>
        <w:drawing>
          <wp:inline distT="0" distB="0" distL="0" distR="0" wp14:anchorId="53DDBCDF" wp14:editId="3DFE7EA7">
            <wp:extent cx="5272687" cy="593766"/>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457627" cy="614592"/>
                    </a:xfrm>
                    <a:prstGeom prst="rect">
                      <a:avLst/>
                    </a:prstGeom>
                  </pic:spPr>
                </pic:pic>
              </a:graphicData>
            </a:graphic>
          </wp:inline>
        </w:drawing>
      </w:r>
    </w:p>
    <w:p w14:paraId="0360FD1A" w14:textId="70083549" w:rsidR="0013364A" w:rsidRDefault="0013364A" w:rsidP="0013364A">
      <w:pPr>
        <w:pStyle w:val="Sinespaciado"/>
      </w:pPr>
      <w:r w:rsidRPr="0013364A">
        <w:rPr>
          <w:noProof/>
        </w:rPr>
        <w:drawing>
          <wp:inline distT="0" distB="0" distL="0" distR="0" wp14:anchorId="05F11F98" wp14:editId="0BFFE094">
            <wp:extent cx="5272405" cy="2127689"/>
            <wp:effectExtent l="0" t="0" r="444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326484" cy="2149513"/>
                    </a:xfrm>
                    <a:prstGeom prst="rect">
                      <a:avLst/>
                    </a:prstGeom>
                  </pic:spPr>
                </pic:pic>
              </a:graphicData>
            </a:graphic>
          </wp:inline>
        </w:drawing>
      </w:r>
    </w:p>
    <w:p w14:paraId="590E7D41" w14:textId="4446F112" w:rsidR="006C1F63" w:rsidRDefault="006C1F63" w:rsidP="00EE5195">
      <w:pPr>
        <w:pStyle w:val="Sinespaciado"/>
      </w:pPr>
    </w:p>
    <w:p w14:paraId="3BCF51A4" w14:textId="77777777" w:rsidR="00A93C41" w:rsidRDefault="00A93C41" w:rsidP="00EE5195">
      <w:pPr>
        <w:pStyle w:val="Sinespaciado"/>
      </w:pPr>
    </w:p>
    <w:p w14:paraId="62D82135" w14:textId="44D9DA47" w:rsidR="00F46474" w:rsidRDefault="00A93C41" w:rsidP="00C80049">
      <w:r>
        <w:t>Fuente: Elaborado por el estud</w:t>
      </w:r>
      <w:r w:rsidR="00C80049">
        <w:t>iante de acuerdo con el proyecto.</w:t>
      </w:r>
    </w:p>
    <w:p w14:paraId="23EE6503" w14:textId="77777777" w:rsidR="00F46474" w:rsidRDefault="00F46474" w:rsidP="00F46474">
      <w:pPr>
        <w:spacing w:line="278" w:lineRule="auto"/>
        <w:ind w:firstLine="0"/>
        <w:jc w:val="left"/>
      </w:pPr>
    </w:p>
    <w:p w14:paraId="0BA5E3EF" w14:textId="77777777" w:rsidR="00F46474" w:rsidRDefault="00F46474" w:rsidP="00F46474">
      <w:pPr>
        <w:spacing w:line="278" w:lineRule="auto"/>
        <w:ind w:firstLine="0"/>
        <w:jc w:val="left"/>
      </w:pPr>
    </w:p>
    <w:p w14:paraId="7625F202" w14:textId="0B92CC05" w:rsidR="00F46474" w:rsidRDefault="00F46474" w:rsidP="00F46474">
      <w:pPr>
        <w:pStyle w:val="Ttulo2"/>
      </w:pPr>
      <w:bookmarkStart w:id="1822" w:name="_Toc201199551"/>
      <w:bookmarkStart w:id="1823" w:name="_Toc213787206"/>
      <w:r>
        <w:lastRenderedPageBreak/>
        <w:t>Prueba Unitaria CU N°7.4</w:t>
      </w:r>
      <w:bookmarkEnd w:id="1822"/>
      <w:bookmarkEnd w:id="1823"/>
    </w:p>
    <w:p w14:paraId="28C21AAF" w14:textId="77777777" w:rsidR="00F46474" w:rsidRDefault="00F46474" w:rsidP="00F46474"/>
    <w:p w14:paraId="39866B0A" w14:textId="77777777" w:rsidR="00F46474" w:rsidRDefault="00F46474" w:rsidP="00F46474">
      <w:r>
        <w:t>Se presenta el caso de uso N°7.4 para realizar los casos de prueba correspondientes.</w:t>
      </w:r>
    </w:p>
    <w:p w14:paraId="74C532B3" w14:textId="77777777" w:rsidR="00F46474" w:rsidRDefault="00F46474" w:rsidP="00F46474"/>
    <w:p w14:paraId="4C36F596" w14:textId="62FB3214" w:rsidR="00F46474" w:rsidRDefault="00F46474" w:rsidP="00F46474">
      <w:r>
        <w:t xml:space="preserve">En la </w:t>
      </w:r>
      <w:r>
        <w:rPr>
          <w:i/>
        </w:rPr>
        <w:t>Tabla 7.</w:t>
      </w:r>
      <w:r w:rsidR="008F7228">
        <w:rPr>
          <w:i/>
        </w:rPr>
        <w:t>65</w:t>
      </w:r>
      <w:r>
        <w:rPr>
          <w:i/>
        </w:rPr>
        <w:t xml:space="preserve">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73785F5E" w14:textId="77777777" w:rsidR="00F46474" w:rsidRPr="00A44FC2" w:rsidRDefault="00F46474" w:rsidP="00F46474"/>
    <w:p w14:paraId="6BEF9E38" w14:textId="2B5FA1E4" w:rsidR="00F46474" w:rsidRDefault="00F46474" w:rsidP="00F46474">
      <w:pPr>
        <w:pStyle w:val="Descripcin"/>
        <w:keepNext/>
      </w:pPr>
      <w:bookmarkStart w:id="1824" w:name="_Toc201199650"/>
      <w:bookmarkStart w:id="1825" w:name="_Toc201199739"/>
      <w:bookmarkStart w:id="1826" w:name="_Toc213787099"/>
      <w:bookmarkStart w:id="1827" w:name="_Toc213787513"/>
      <w:r>
        <w:t xml:space="preserve">Tabla </w:t>
      </w:r>
      <w:fldSimple w:instr=" STYLEREF 1 \s ">
        <w:r w:rsidR="008F7228">
          <w:rPr>
            <w:noProof/>
          </w:rPr>
          <w:t>7</w:t>
        </w:r>
      </w:fldSimple>
      <w:r w:rsidR="008F7228">
        <w:t>.</w:t>
      </w:r>
      <w:fldSimple w:instr=" SEQ Tabla \* ARABIC \s 1 ">
        <w:r w:rsidR="008F7228">
          <w:rPr>
            <w:noProof/>
          </w:rPr>
          <w:t>65</w:t>
        </w:r>
      </w:fldSimple>
      <w:r>
        <w:t xml:space="preserve"> </w:t>
      </w:r>
      <w:r w:rsidRPr="00CE1E05">
        <w:t>CU N°</w:t>
      </w:r>
      <w:r>
        <w:t>7.4</w:t>
      </w:r>
      <w:r w:rsidRPr="00CE1E05">
        <w:t xml:space="preserve"> para prueba,”</w:t>
      </w:r>
      <w:r>
        <w:t xml:space="preserve"> Cerrando sesión”</w:t>
      </w:r>
      <w:bookmarkEnd w:id="1824"/>
      <w:bookmarkEnd w:id="1825"/>
      <w:bookmarkEnd w:id="1826"/>
      <w:bookmarkEnd w:id="1827"/>
    </w:p>
    <w:p w14:paraId="6295BAF6" w14:textId="77777777" w:rsidR="00F46474" w:rsidRDefault="00F46474" w:rsidP="00F46474">
      <w:pPr>
        <w:pStyle w:val="Sinespaciado"/>
      </w:pPr>
      <w:r>
        <w:rPr>
          <w:noProof/>
        </w:rPr>
        <w:drawing>
          <wp:inline distT="0" distB="0" distL="0" distR="0" wp14:anchorId="199542B6" wp14:editId="0E2D0AAD">
            <wp:extent cx="4943207" cy="3164619"/>
            <wp:effectExtent l="0" t="0" r="0" b="0"/>
            <wp:docPr id="219113270" name="Imagen 21911327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13270" name="Imagen 219113270" descr="Tabla&#10;&#10;El contenido generado por IA puede ser incorrecto."/>
                    <pic:cNvPicPr/>
                  </pic:nvPicPr>
                  <pic:blipFill>
                    <a:blip r:embed="rId83">
                      <a:extLst>
                        <a:ext uri="{28A0092B-C50C-407E-A947-70E740481C1C}">
                          <a14:useLocalDpi xmlns:a14="http://schemas.microsoft.com/office/drawing/2010/main" val="0"/>
                        </a:ext>
                      </a:extLst>
                    </a:blip>
                    <a:stretch>
                      <a:fillRect/>
                    </a:stretch>
                  </pic:blipFill>
                  <pic:spPr>
                    <a:xfrm>
                      <a:off x="0" y="0"/>
                      <a:ext cx="4956264" cy="3172978"/>
                    </a:xfrm>
                    <a:prstGeom prst="rect">
                      <a:avLst/>
                    </a:prstGeom>
                  </pic:spPr>
                </pic:pic>
              </a:graphicData>
            </a:graphic>
          </wp:inline>
        </w:drawing>
      </w:r>
    </w:p>
    <w:p w14:paraId="25324982" w14:textId="77777777" w:rsidR="00F46474" w:rsidRDefault="00F46474" w:rsidP="00F46474">
      <w:pPr>
        <w:pStyle w:val="Sinespaciado"/>
      </w:pPr>
    </w:p>
    <w:p w14:paraId="153AC769" w14:textId="77777777" w:rsidR="00F46474" w:rsidRDefault="00F46474" w:rsidP="00F46474">
      <w:r>
        <w:t>Fuente: Elaborado por el estudiante de acuerdo con el proyecto</w:t>
      </w:r>
    </w:p>
    <w:p w14:paraId="0B00D00E" w14:textId="77777777" w:rsidR="00F46474" w:rsidRDefault="00F46474" w:rsidP="00F46474">
      <w:pPr>
        <w:pStyle w:val="Sinespaciado"/>
      </w:pPr>
    </w:p>
    <w:p w14:paraId="393A5272" w14:textId="77777777" w:rsidR="00F46474" w:rsidRDefault="00F46474" w:rsidP="00F46474">
      <w:pPr>
        <w:pStyle w:val="Sinespaciado"/>
      </w:pPr>
    </w:p>
    <w:p w14:paraId="0D79C372" w14:textId="77777777" w:rsidR="00F46474" w:rsidRDefault="00F46474" w:rsidP="00F46474">
      <w:r>
        <w:t>Casos de prueba:</w:t>
      </w:r>
    </w:p>
    <w:p w14:paraId="134BB2B3" w14:textId="77777777" w:rsidR="00F46474" w:rsidRDefault="00F46474" w:rsidP="00F46474"/>
    <w:p w14:paraId="5A133F0A" w14:textId="77777777" w:rsidR="00F46474" w:rsidRDefault="00F46474" w:rsidP="00F46474">
      <w:pPr>
        <w:pStyle w:val="Prrafodelista"/>
        <w:numPr>
          <w:ilvl w:val="0"/>
          <w:numId w:val="51"/>
        </w:numPr>
      </w:pPr>
      <w:r>
        <w:lastRenderedPageBreak/>
        <w:t>Verificar la existencia de una sesión ya iniciada</w:t>
      </w:r>
    </w:p>
    <w:p w14:paraId="2F663D72" w14:textId="77777777" w:rsidR="00F46474" w:rsidRDefault="00F46474" w:rsidP="00F46474"/>
    <w:p w14:paraId="00501DF4" w14:textId="77777777" w:rsidR="00F46474" w:rsidRDefault="00F46474" w:rsidP="00F46474">
      <w:pPr>
        <w:pStyle w:val="Prrafodelista"/>
        <w:numPr>
          <w:ilvl w:val="0"/>
          <w:numId w:val="51"/>
        </w:numPr>
      </w:pPr>
      <w:r>
        <w:t>Verificar si el usuario desea cerrar su sesión</w:t>
      </w:r>
    </w:p>
    <w:p w14:paraId="1C99BD75" w14:textId="77777777" w:rsidR="00F46474" w:rsidRDefault="00F46474" w:rsidP="00F46474"/>
    <w:p w14:paraId="5106049A" w14:textId="77777777" w:rsidR="00F46474" w:rsidRDefault="00F46474" w:rsidP="00F46474">
      <w:pPr>
        <w:pStyle w:val="Prrafodelista"/>
        <w:numPr>
          <w:ilvl w:val="0"/>
          <w:numId w:val="51"/>
        </w:numPr>
      </w:pPr>
      <w:r>
        <w:t xml:space="preserve">Verificar el correcto cierre de sesión del usuario </w:t>
      </w:r>
    </w:p>
    <w:p w14:paraId="6EEB5AAA" w14:textId="77777777" w:rsidR="00F46474" w:rsidRDefault="00F46474" w:rsidP="00F46474"/>
    <w:p w14:paraId="560219FA" w14:textId="77777777" w:rsidR="00F46474" w:rsidRDefault="00F46474" w:rsidP="00F46474">
      <w:r>
        <w:t>Resultados Esperados:</w:t>
      </w:r>
    </w:p>
    <w:p w14:paraId="29AB6D27" w14:textId="77777777" w:rsidR="00F46474" w:rsidRDefault="00F46474" w:rsidP="00F46474">
      <w:pPr>
        <w:spacing w:line="278" w:lineRule="auto"/>
      </w:pPr>
    </w:p>
    <w:p w14:paraId="30874923" w14:textId="77777777" w:rsidR="00F46474" w:rsidRDefault="00F46474" w:rsidP="00F46474">
      <w:pPr>
        <w:pStyle w:val="Prrafodelista"/>
        <w:numPr>
          <w:ilvl w:val="0"/>
          <w:numId w:val="52"/>
        </w:numPr>
      </w:pPr>
      <w:r>
        <w:t>El sistema debe tener un botón en el menú desplegable que permita cerrar sesión</w:t>
      </w:r>
    </w:p>
    <w:p w14:paraId="510D80A1" w14:textId="77777777" w:rsidR="00F46474" w:rsidRDefault="00F46474" w:rsidP="00F46474"/>
    <w:p w14:paraId="0E0C942E" w14:textId="77777777" w:rsidR="00F46474" w:rsidRDefault="00F46474" w:rsidP="00F46474">
      <w:pPr>
        <w:pStyle w:val="Prrafodelista"/>
        <w:numPr>
          <w:ilvl w:val="0"/>
          <w:numId w:val="52"/>
        </w:numPr>
      </w:pPr>
      <w:r>
        <w:t>Al hacer clic en el botón de cierre de sesión se debe preguntar si está seguro de cerrar su sesión</w:t>
      </w:r>
    </w:p>
    <w:p w14:paraId="139D6D93" w14:textId="77777777" w:rsidR="00F46474" w:rsidRDefault="00F46474" w:rsidP="00F46474"/>
    <w:p w14:paraId="1981511C" w14:textId="77777777" w:rsidR="00F46474" w:rsidRDefault="00F46474" w:rsidP="00F46474">
      <w:pPr>
        <w:pStyle w:val="Prrafodelista"/>
        <w:numPr>
          <w:ilvl w:val="0"/>
          <w:numId w:val="52"/>
        </w:numPr>
      </w:pPr>
      <w:r>
        <w:t>Al cerrar sesión el sistema debe poder redirigir al usuario al menú de inicio de sesión</w:t>
      </w:r>
    </w:p>
    <w:p w14:paraId="11115533" w14:textId="77777777" w:rsidR="00F46474" w:rsidRDefault="00F46474" w:rsidP="00F46474">
      <w:pPr>
        <w:pStyle w:val="Prrafodelista"/>
        <w:spacing w:line="278" w:lineRule="auto"/>
        <w:ind w:left="1800" w:firstLine="0"/>
      </w:pPr>
    </w:p>
    <w:p w14:paraId="60FE3794" w14:textId="77777777" w:rsidR="00F46474" w:rsidRDefault="00F46474" w:rsidP="00F46474">
      <w:r>
        <w:t>Resultados obtenidos</w:t>
      </w:r>
    </w:p>
    <w:p w14:paraId="13A70F7F" w14:textId="77777777" w:rsidR="00F46474" w:rsidRDefault="00F46474" w:rsidP="00F46474"/>
    <w:p w14:paraId="0B0A2FBD" w14:textId="77777777" w:rsidR="00F46474" w:rsidRDefault="00F46474" w:rsidP="00F46474">
      <w:pPr>
        <w:pStyle w:val="Prrafodelista"/>
        <w:numPr>
          <w:ilvl w:val="0"/>
          <w:numId w:val="53"/>
        </w:numPr>
      </w:pPr>
      <w:r>
        <w:t>El sistema reconoce la sesión ya iniciada.</w:t>
      </w:r>
    </w:p>
    <w:p w14:paraId="20D62CC5" w14:textId="77777777" w:rsidR="00F46474" w:rsidRDefault="00F46474" w:rsidP="00F46474"/>
    <w:p w14:paraId="53804381" w14:textId="77777777" w:rsidR="00F46474" w:rsidRDefault="00F46474" w:rsidP="00F46474">
      <w:pPr>
        <w:pStyle w:val="Prrafodelista"/>
        <w:numPr>
          <w:ilvl w:val="0"/>
          <w:numId w:val="53"/>
        </w:numPr>
      </w:pPr>
      <w:r>
        <w:t xml:space="preserve">El sistema verifica si el usuario está seguro de cerrar su sesión con una ventana emergente </w:t>
      </w:r>
    </w:p>
    <w:p w14:paraId="7AAA7FB4" w14:textId="77777777" w:rsidR="00F46474" w:rsidRDefault="00F46474" w:rsidP="00F46474"/>
    <w:p w14:paraId="79F22668" w14:textId="77777777" w:rsidR="00F46474" w:rsidRDefault="00F46474" w:rsidP="00F46474">
      <w:pPr>
        <w:pStyle w:val="Prrafodelista"/>
        <w:numPr>
          <w:ilvl w:val="0"/>
          <w:numId w:val="53"/>
        </w:numPr>
      </w:pPr>
      <w:r>
        <w:t>La opción de cierre de sesión permite cerrar correctamente la sesión del usuario.</w:t>
      </w:r>
    </w:p>
    <w:p w14:paraId="59B85419" w14:textId="77777777" w:rsidR="00F46474" w:rsidRDefault="00F46474" w:rsidP="00F46474">
      <w:pPr>
        <w:ind w:firstLine="0"/>
      </w:pPr>
    </w:p>
    <w:p w14:paraId="0F7F27B7" w14:textId="499B2CF4" w:rsidR="00F46474" w:rsidRDefault="00F46474" w:rsidP="00F46474">
      <w:r>
        <w:t>En la figura 7.</w:t>
      </w:r>
      <w:r w:rsidR="008F7228">
        <w:t>66</w:t>
      </w:r>
      <w:r>
        <w:t xml:space="preserve"> se ilustran los resultados obtenidos durante la ejecución de los casos de prueba propuestos para la funcionalidad “Cerrar Sesión”, correspondiente al Caso de Uso N°7.4.</w:t>
      </w:r>
    </w:p>
    <w:p w14:paraId="1C2348C9" w14:textId="77777777" w:rsidR="00F46474" w:rsidRDefault="00F46474" w:rsidP="00F46474"/>
    <w:p w14:paraId="10AC0E6E" w14:textId="77777777" w:rsidR="00F46474" w:rsidRDefault="00F46474" w:rsidP="00F46474">
      <w:r>
        <w:t>En la interfaz usuario, se confirma que el sistema reconoce correctamente una sesión previamente iniciada. Al seleccionar la opción de cierre de sesión, se despliega una ventana emergente solicitando la confirmación del usuario, y al confirmar, el sistema cierra la sesión de forma exitosa, redirigiendo al usuario a la pantalla de inicio de sesión. Confirmando el correcto funcionamiento del proceso de cierre de sesión.</w:t>
      </w:r>
    </w:p>
    <w:p w14:paraId="33B24969" w14:textId="77777777" w:rsidR="00F46474" w:rsidRPr="00836680" w:rsidRDefault="00F46474" w:rsidP="00F46474"/>
    <w:p w14:paraId="59B70481" w14:textId="59047EB1" w:rsidR="00F46474" w:rsidRDefault="00F46474" w:rsidP="00F46474">
      <w:pPr>
        <w:pStyle w:val="Descripcin"/>
        <w:keepNext/>
      </w:pPr>
      <w:bookmarkStart w:id="1828" w:name="_Toc200854236"/>
      <w:bookmarkStart w:id="1829" w:name="_Toc201172456"/>
      <w:bookmarkStart w:id="1830" w:name="_Toc201199651"/>
      <w:bookmarkStart w:id="1831" w:name="_Toc201199740"/>
      <w:bookmarkStart w:id="1832" w:name="_Toc213787100"/>
      <w:bookmarkStart w:id="1833" w:name="_Toc213787514"/>
      <w:r>
        <w:t xml:space="preserve">Figura </w:t>
      </w:r>
      <w:fldSimple w:instr=" STYLEREF 1 \s ">
        <w:r w:rsidR="008F7228">
          <w:rPr>
            <w:noProof/>
          </w:rPr>
          <w:t>7</w:t>
        </w:r>
      </w:fldSimple>
      <w:r w:rsidR="008F7228">
        <w:t>.</w:t>
      </w:r>
      <w:fldSimple w:instr=" SEQ Figura \* ARABIC \s 1 ">
        <w:r w:rsidR="008F7228">
          <w:rPr>
            <w:noProof/>
          </w:rPr>
          <w:t>66</w:t>
        </w:r>
      </w:fldSimple>
      <w:r>
        <w:t xml:space="preserve"> “Captura de pantalla de prueba 1-2-3 caso de uso N°7.4”</w:t>
      </w:r>
      <w:bookmarkEnd w:id="1828"/>
      <w:bookmarkEnd w:id="1829"/>
      <w:bookmarkEnd w:id="1830"/>
      <w:bookmarkEnd w:id="1831"/>
      <w:bookmarkEnd w:id="1832"/>
      <w:bookmarkEnd w:id="1833"/>
    </w:p>
    <w:p w14:paraId="5D34AE04" w14:textId="77777777" w:rsidR="00F46474" w:rsidRDefault="00F46474" w:rsidP="00F46474">
      <w:pPr>
        <w:spacing w:line="278" w:lineRule="auto"/>
        <w:ind w:firstLine="0"/>
        <w:jc w:val="left"/>
      </w:pPr>
      <w:r>
        <w:rPr>
          <w:noProof/>
        </w:rPr>
        <mc:AlternateContent>
          <mc:Choice Requires="wpg">
            <w:drawing>
              <wp:inline distT="0" distB="0" distL="0" distR="0" wp14:anchorId="70FF380E" wp14:editId="0A166D8C">
                <wp:extent cx="5971540" cy="3290402"/>
                <wp:effectExtent l="0" t="0" r="0" b="5715"/>
                <wp:docPr id="825070385" name="Grupo 1"/>
                <wp:cNvGraphicFramePr/>
                <a:graphic xmlns:a="http://schemas.openxmlformats.org/drawingml/2006/main">
                  <a:graphicData uri="http://schemas.microsoft.com/office/word/2010/wordprocessingGroup">
                    <wpg:wgp>
                      <wpg:cNvGrpSpPr/>
                      <wpg:grpSpPr>
                        <a:xfrm>
                          <a:off x="0" y="0"/>
                          <a:ext cx="5971540" cy="3290402"/>
                          <a:chOff x="0" y="0"/>
                          <a:chExt cx="5981065" cy="3295650"/>
                        </a:xfrm>
                      </wpg:grpSpPr>
                      <pic:pic xmlns:pic="http://schemas.openxmlformats.org/drawingml/2006/picture">
                        <pic:nvPicPr>
                          <pic:cNvPr id="799942636" name="Imagen 799942636"/>
                          <pic:cNvPicPr>
                            <a:picLocks noChangeAspect="1"/>
                          </pic:cNvPicPr>
                        </pic:nvPicPr>
                        <pic:blipFill>
                          <a:blip r:embed="rId237"/>
                          <a:stretch>
                            <a:fillRect/>
                          </a:stretch>
                        </pic:blipFill>
                        <pic:spPr>
                          <a:xfrm>
                            <a:off x="0" y="0"/>
                            <a:ext cx="5981065" cy="3295650"/>
                          </a:xfrm>
                          <a:prstGeom prst="rect">
                            <a:avLst/>
                          </a:prstGeom>
                        </pic:spPr>
                      </pic:pic>
                      <wps:wsp>
                        <wps:cNvPr id="99256624" name="Rectángulo 99256624"/>
                        <wps:cNvSpPr/>
                        <wps:spPr>
                          <a:xfrm>
                            <a:off x="2301557" y="336550"/>
                            <a:ext cx="1390650" cy="514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499928" name="Rectángulo 1993499928"/>
                        <wps:cNvSpPr/>
                        <wps:spPr>
                          <a:xfrm>
                            <a:off x="0" y="1514475"/>
                            <a:ext cx="412750" cy="133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F140539" id="Grupo 1" o:spid="_x0000_s1026" style="width:470.2pt;height:259.1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">
                <v:shape id="Imagen 799942636"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">
                  <v:imagedata r:id="rId238" o:title=""/>
                </v:shape>
                <v:rect id="Rectángulo 99256624" o:spid="_x0000_s1028" style="position:absolute;left:23015;top:3365;width:13907;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" filled="f" strokecolor="red" strokeweight="1pt"/>
                <v:rect id="Rectángulo 1993499928" o:spid="_x0000_s1029" style="position:absolute;top:15144;width:4127;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" filled="f" strokecolor="red" strokeweight="1pt"/>
                <w10:anchorlock/>
              </v:group>
            </w:pict>
          </mc:Fallback>
        </mc:AlternateContent>
      </w:r>
    </w:p>
    <w:p w14:paraId="4904B189" w14:textId="77777777" w:rsidR="00F46474" w:rsidRDefault="00F46474" w:rsidP="00F46474">
      <w:pPr>
        <w:spacing w:line="278" w:lineRule="auto"/>
        <w:ind w:firstLine="0"/>
        <w:jc w:val="left"/>
      </w:pPr>
    </w:p>
    <w:p w14:paraId="541BA5B1" w14:textId="77777777" w:rsidR="00F46474" w:rsidRDefault="00F46474" w:rsidP="00F46474">
      <w:pPr>
        <w:rPr>
          <w:b/>
          <w:bCs/>
        </w:rPr>
      </w:pPr>
      <w:r>
        <w:t>Fuente: Captura realizada al sistema web EugCOM</w:t>
      </w:r>
    </w:p>
    <w:p w14:paraId="43B057BC" w14:textId="77777777" w:rsidR="00F46474" w:rsidRPr="008F35EA" w:rsidRDefault="00F46474" w:rsidP="00F46474">
      <w:pPr>
        <w:rPr>
          <w:b/>
          <w:bCs/>
        </w:rPr>
      </w:pPr>
    </w:p>
    <w:p w14:paraId="5F22985E" w14:textId="2BB4972F" w:rsidR="00F46474" w:rsidRDefault="00F46474" w:rsidP="00F46474">
      <w:pPr>
        <w:pStyle w:val="Ttulo2"/>
      </w:pPr>
      <w:bookmarkStart w:id="1834" w:name="_Toc201199552"/>
      <w:bookmarkStart w:id="1835" w:name="_Toc213787207"/>
      <w:r>
        <w:lastRenderedPageBreak/>
        <w:t xml:space="preserve">Prueba </w:t>
      </w:r>
      <w:r w:rsidR="0024074C">
        <w:t xml:space="preserve">Unitaria </w:t>
      </w:r>
      <w:r>
        <w:t>CU N°7.5</w:t>
      </w:r>
      <w:bookmarkEnd w:id="1834"/>
      <w:bookmarkEnd w:id="1835"/>
    </w:p>
    <w:p w14:paraId="4D3C3C84" w14:textId="77777777" w:rsidR="00F46474" w:rsidRDefault="00F46474" w:rsidP="00F46474"/>
    <w:p w14:paraId="1AEA8326" w14:textId="77777777" w:rsidR="00F46474" w:rsidRDefault="00F46474" w:rsidP="00F46474">
      <w:r>
        <w:t>Se presenta el caso de uso N°7.5 para realizar los casos de prueba correspondientes.</w:t>
      </w:r>
    </w:p>
    <w:p w14:paraId="31B61190" w14:textId="77777777" w:rsidR="00F46474" w:rsidRDefault="00F46474" w:rsidP="00F46474"/>
    <w:p w14:paraId="30CC831A" w14:textId="0D77FD11" w:rsidR="00F46474" w:rsidRDefault="00F46474" w:rsidP="00F46474">
      <w:r>
        <w:t xml:space="preserve">En la </w:t>
      </w:r>
      <w:r>
        <w:rPr>
          <w:i/>
        </w:rPr>
        <w:t>Tabla 7.</w:t>
      </w:r>
      <w:r w:rsidR="008F7228">
        <w:rPr>
          <w:i/>
        </w:rPr>
        <w:t>66</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30CE425B" w14:textId="77777777" w:rsidR="00F46474" w:rsidRPr="00706F04" w:rsidRDefault="00F46474" w:rsidP="00F46474"/>
    <w:p w14:paraId="73D46297" w14:textId="42CC00B2" w:rsidR="00F46474" w:rsidRDefault="00F46474" w:rsidP="00F46474">
      <w:pPr>
        <w:pStyle w:val="Descripcin"/>
        <w:keepNext/>
      </w:pPr>
      <w:bookmarkStart w:id="1836" w:name="_Toc201199652"/>
      <w:bookmarkStart w:id="1837" w:name="_Toc201199741"/>
      <w:bookmarkStart w:id="1838" w:name="_Toc213787101"/>
      <w:bookmarkStart w:id="1839" w:name="_Toc213787515"/>
      <w:r>
        <w:t xml:space="preserve">Tabla </w:t>
      </w:r>
      <w:fldSimple w:instr=" STYLEREF 1 \s ">
        <w:r w:rsidR="008F7228">
          <w:rPr>
            <w:noProof/>
          </w:rPr>
          <w:t>7</w:t>
        </w:r>
      </w:fldSimple>
      <w:r w:rsidR="008F7228">
        <w:t>.</w:t>
      </w:r>
      <w:fldSimple w:instr=" SEQ Tabla \* ARABIC \s 1 ">
        <w:r w:rsidR="008F7228">
          <w:rPr>
            <w:noProof/>
          </w:rPr>
          <w:t>66</w:t>
        </w:r>
      </w:fldSimple>
      <w:r>
        <w:t xml:space="preserve"> </w:t>
      </w:r>
      <w:r w:rsidRPr="00CE1E05">
        <w:t>CU N°</w:t>
      </w:r>
      <w:r>
        <w:t>7.5</w:t>
      </w:r>
      <w:r w:rsidRPr="00CE1E05">
        <w:t xml:space="preserve"> para prueba,”</w:t>
      </w:r>
      <w:r>
        <w:t xml:space="preserve"> Volviendo al menú principal”</w:t>
      </w:r>
      <w:bookmarkEnd w:id="1836"/>
      <w:bookmarkEnd w:id="1837"/>
      <w:bookmarkEnd w:id="1838"/>
      <w:bookmarkEnd w:id="1839"/>
    </w:p>
    <w:p w14:paraId="35D72A46" w14:textId="77777777" w:rsidR="00F46474" w:rsidRDefault="00F46474" w:rsidP="00F46474">
      <w:pPr>
        <w:pStyle w:val="Sinespaciado"/>
      </w:pPr>
      <w:r>
        <w:rPr>
          <w:noProof/>
        </w:rPr>
        <w:drawing>
          <wp:inline distT="0" distB="0" distL="0" distR="0" wp14:anchorId="19753C19" wp14:editId="418F5350">
            <wp:extent cx="5391479" cy="3275938"/>
            <wp:effectExtent l="0" t="0" r="0" b="1270"/>
            <wp:docPr id="187526337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84"/>
                    <a:stretch>
                      <a:fillRect/>
                    </a:stretch>
                  </pic:blipFill>
                  <pic:spPr>
                    <a:xfrm>
                      <a:off x="0" y="0"/>
                      <a:ext cx="5424765" cy="3296163"/>
                    </a:xfrm>
                    <a:prstGeom prst="rect">
                      <a:avLst/>
                    </a:prstGeom>
                  </pic:spPr>
                </pic:pic>
              </a:graphicData>
            </a:graphic>
          </wp:inline>
        </w:drawing>
      </w:r>
    </w:p>
    <w:p w14:paraId="1A7D9D2B" w14:textId="77777777" w:rsidR="00F46474" w:rsidRDefault="00F46474" w:rsidP="00F46474">
      <w:pPr>
        <w:pStyle w:val="Sinespaciado"/>
      </w:pPr>
    </w:p>
    <w:p w14:paraId="60033703" w14:textId="77777777" w:rsidR="00F46474" w:rsidRDefault="00F46474" w:rsidP="00F46474">
      <w:r>
        <w:t>Fuente: Elaborado por el estudiante de acuerdo con el proyecto</w:t>
      </w:r>
    </w:p>
    <w:p w14:paraId="7662575C" w14:textId="77777777" w:rsidR="00F46474" w:rsidRDefault="00F46474" w:rsidP="00F46474">
      <w:pPr>
        <w:pStyle w:val="Sinespaciado"/>
      </w:pPr>
    </w:p>
    <w:p w14:paraId="35BE6C7E" w14:textId="77777777" w:rsidR="00F46474" w:rsidRDefault="00F46474" w:rsidP="00F46474">
      <w:pPr>
        <w:pStyle w:val="Sinespaciado"/>
      </w:pPr>
    </w:p>
    <w:p w14:paraId="6554F237" w14:textId="77777777" w:rsidR="00F46474" w:rsidRDefault="00F46474" w:rsidP="00F46474">
      <w:r>
        <w:t>Casos de prueba:</w:t>
      </w:r>
    </w:p>
    <w:p w14:paraId="06DD1D06" w14:textId="77777777" w:rsidR="00F46474" w:rsidRDefault="00F46474" w:rsidP="00F46474"/>
    <w:p w14:paraId="6BAF1803" w14:textId="77777777" w:rsidR="00F46474" w:rsidRDefault="00F46474" w:rsidP="00F46474">
      <w:pPr>
        <w:pStyle w:val="Prrafodelista"/>
        <w:numPr>
          <w:ilvl w:val="0"/>
          <w:numId w:val="54"/>
        </w:numPr>
      </w:pPr>
      <w:r>
        <w:t>Verificar la existencia de la opción de un Logo EugCOM en el menú desplegable</w:t>
      </w:r>
    </w:p>
    <w:p w14:paraId="37392B11" w14:textId="77777777" w:rsidR="00F46474" w:rsidRDefault="00F46474" w:rsidP="00F46474"/>
    <w:p w14:paraId="27360E4F" w14:textId="77777777" w:rsidR="00F46474" w:rsidRDefault="00F46474" w:rsidP="00F46474">
      <w:pPr>
        <w:pStyle w:val="Prrafodelista"/>
        <w:numPr>
          <w:ilvl w:val="0"/>
          <w:numId w:val="54"/>
        </w:numPr>
      </w:pPr>
      <w:r>
        <w:t>Verificar la redirección a la interfaz de “principal”.</w:t>
      </w:r>
    </w:p>
    <w:p w14:paraId="5FCFAC16" w14:textId="77777777" w:rsidR="00F46474" w:rsidRDefault="00F46474" w:rsidP="00F46474"/>
    <w:p w14:paraId="3D09BB75" w14:textId="77777777" w:rsidR="00F46474" w:rsidRDefault="00F46474" w:rsidP="00F46474">
      <w:pPr>
        <w:pStyle w:val="Prrafodelista"/>
        <w:numPr>
          <w:ilvl w:val="0"/>
          <w:numId w:val="54"/>
        </w:numPr>
      </w:pPr>
      <w:r>
        <w:t>Verificar la correcta carga de la interfaz del sistema de visualización de principal.</w:t>
      </w:r>
    </w:p>
    <w:p w14:paraId="39694DD2" w14:textId="77777777" w:rsidR="00F46474" w:rsidRDefault="00F46474" w:rsidP="00F46474"/>
    <w:p w14:paraId="17DB54B9" w14:textId="77777777" w:rsidR="00F46474" w:rsidRDefault="00F46474" w:rsidP="00F46474">
      <w:r>
        <w:t>Resultados Esperados:</w:t>
      </w:r>
    </w:p>
    <w:p w14:paraId="544DF21B" w14:textId="77777777" w:rsidR="00F46474" w:rsidRDefault="00F46474" w:rsidP="00F46474">
      <w:pPr>
        <w:spacing w:line="278" w:lineRule="auto"/>
      </w:pPr>
    </w:p>
    <w:p w14:paraId="4D4DD8CA" w14:textId="77777777" w:rsidR="00F46474" w:rsidRDefault="00F46474" w:rsidP="00F46474">
      <w:pPr>
        <w:pStyle w:val="Prrafodelista"/>
        <w:numPr>
          <w:ilvl w:val="0"/>
          <w:numId w:val="59"/>
        </w:numPr>
      </w:pPr>
      <w:r>
        <w:t>El enlace o logo se visualiza dentro de las opciones del menú desplegable para usuarios con los permisos adecuados.</w:t>
      </w:r>
    </w:p>
    <w:p w14:paraId="3E829533" w14:textId="77777777" w:rsidR="00F46474" w:rsidRDefault="00F46474" w:rsidP="00F46474">
      <w:pPr>
        <w:pStyle w:val="Prrafodelista"/>
        <w:ind w:left="1440" w:firstLine="0"/>
      </w:pPr>
    </w:p>
    <w:p w14:paraId="32A29ADF" w14:textId="77777777" w:rsidR="00F46474" w:rsidRDefault="00F46474" w:rsidP="00F46474">
      <w:pPr>
        <w:pStyle w:val="Prrafodelista"/>
        <w:numPr>
          <w:ilvl w:val="0"/>
          <w:numId w:val="59"/>
        </w:numPr>
      </w:pPr>
      <w:r>
        <w:t>Al hacer clic en él Logo EugCOM se redirecciona correctamente a la interfaz principal.</w:t>
      </w:r>
    </w:p>
    <w:p w14:paraId="231C3295" w14:textId="77777777" w:rsidR="00F46474" w:rsidRDefault="00F46474" w:rsidP="00F46474"/>
    <w:p w14:paraId="0BCD423E" w14:textId="77777777" w:rsidR="00F46474" w:rsidRDefault="00F46474" w:rsidP="00F46474">
      <w:pPr>
        <w:pStyle w:val="Prrafodelista"/>
        <w:numPr>
          <w:ilvl w:val="0"/>
          <w:numId w:val="59"/>
        </w:numPr>
        <w:spacing w:line="278" w:lineRule="auto"/>
      </w:pPr>
      <w:r>
        <w:t>La interfaz principal carga correctamente sin problemas.</w:t>
      </w:r>
    </w:p>
    <w:p w14:paraId="5C72FC45" w14:textId="77777777" w:rsidR="00F46474" w:rsidRDefault="00F46474" w:rsidP="00F46474">
      <w:pPr>
        <w:pStyle w:val="Prrafodelista"/>
      </w:pPr>
    </w:p>
    <w:p w14:paraId="4244C24D" w14:textId="77777777" w:rsidR="00F46474" w:rsidRDefault="00F46474" w:rsidP="00F46474">
      <w:pPr>
        <w:pStyle w:val="Prrafodelista"/>
        <w:spacing w:line="278" w:lineRule="auto"/>
        <w:ind w:left="1440" w:firstLine="0"/>
      </w:pPr>
    </w:p>
    <w:p w14:paraId="62DED8A4" w14:textId="77777777" w:rsidR="00F46474" w:rsidRDefault="00F46474" w:rsidP="00F46474">
      <w:r>
        <w:t>Resultados obtenidos</w:t>
      </w:r>
    </w:p>
    <w:p w14:paraId="1A29EF29" w14:textId="77777777" w:rsidR="00F46474" w:rsidRDefault="00F46474" w:rsidP="00F46474"/>
    <w:p w14:paraId="55C8BABB" w14:textId="77777777" w:rsidR="00F46474" w:rsidRDefault="00F46474" w:rsidP="00F46474">
      <w:pPr>
        <w:pStyle w:val="Prrafodelista"/>
        <w:numPr>
          <w:ilvl w:val="0"/>
          <w:numId w:val="55"/>
        </w:numPr>
      </w:pPr>
      <w:r>
        <w:t>El enlace es visible en el menú desplegable para usuarios con los permisos adecuados.</w:t>
      </w:r>
    </w:p>
    <w:p w14:paraId="10B072AD" w14:textId="77777777" w:rsidR="00F46474" w:rsidRDefault="00F46474" w:rsidP="00F46474"/>
    <w:p w14:paraId="5C2C090C" w14:textId="77777777" w:rsidR="00F46474" w:rsidRDefault="00F46474" w:rsidP="00F46474">
      <w:pPr>
        <w:pStyle w:val="Prrafodelista"/>
        <w:numPr>
          <w:ilvl w:val="0"/>
          <w:numId w:val="55"/>
        </w:numPr>
      </w:pPr>
      <w:r>
        <w:t>El sistema redirige correctamente a la interfaz de los principal tras hacer clic en el enlace “Logo EugCOM”.</w:t>
      </w:r>
    </w:p>
    <w:p w14:paraId="20640606" w14:textId="77777777" w:rsidR="00F46474" w:rsidRDefault="00F46474" w:rsidP="00F46474"/>
    <w:p w14:paraId="3847E6E7" w14:textId="77777777" w:rsidR="00F46474" w:rsidRPr="00706F04" w:rsidRDefault="00F46474" w:rsidP="00F46474">
      <w:pPr>
        <w:pStyle w:val="Prrafodelista"/>
        <w:numPr>
          <w:ilvl w:val="0"/>
          <w:numId w:val="55"/>
        </w:numPr>
      </w:pPr>
      <w:r>
        <w:t>La interfaz tras el redireccionamiento se muestra y carga completamente.</w:t>
      </w:r>
    </w:p>
    <w:p w14:paraId="3971F3C6" w14:textId="77777777" w:rsidR="00F46474" w:rsidRPr="00854048" w:rsidRDefault="00F46474" w:rsidP="00F46474"/>
    <w:p w14:paraId="63A1D42F" w14:textId="6D895596" w:rsidR="00F46474" w:rsidRDefault="00F46474" w:rsidP="00F46474">
      <w:r>
        <w:t>En la figura 7.</w:t>
      </w:r>
      <w:r w:rsidR="008F7228">
        <w:t>67</w:t>
      </w:r>
      <w:r>
        <w:t xml:space="preserve"> se ilustran los resultados obtenidos durante la ejecución de los casos de prueba propuestos para la funcionalidad de redireccionamiento a la interfaz principal, correspondiente al Caso de Uso N°7.5.</w:t>
      </w:r>
    </w:p>
    <w:p w14:paraId="5256066F" w14:textId="77777777" w:rsidR="00F46474" w:rsidRDefault="00F46474" w:rsidP="00F46474"/>
    <w:p w14:paraId="4941B7BA" w14:textId="77777777" w:rsidR="00F46474" w:rsidRDefault="00F46474" w:rsidP="00F46474">
      <w:r>
        <w:t xml:space="preserve">En la interfaz de usuario, se verifica la correcta visualización y disponibilidad del enlace logo EugCOM ubicado en la esquina superior izquierda dentro del menú desplegable, al interactuar con este enlace el sistema redirige al usuario exitosamente a la interfaz principal. Dicha interfaz se carga en su totalidad sin presentar inconvenientes, lo que confirma el correcto comportamiento de la funcionalidad de retorno al menú principal.  </w:t>
      </w:r>
    </w:p>
    <w:p w14:paraId="79322785" w14:textId="77777777" w:rsidR="00F46474" w:rsidRDefault="00F46474" w:rsidP="00F46474">
      <w:pPr>
        <w:pStyle w:val="Prrafodelista"/>
        <w:spacing w:line="278" w:lineRule="auto"/>
        <w:ind w:left="1440" w:firstLine="0"/>
      </w:pPr>
    </w:p>
    <w:p w14:paraId="14230810" w14:textId="751601E9" w:rsidR="00F46474" w:rsidRDefault="00F46474" w:rsidP="00F46474">
      <w:pPr>
        <w:pStyle w:val="Descripcin"/>
        <w:keepNext/>
      </w:pPr>
      <w:bookmarkStart w:id="1840" w:name="_Toc200854237"/>
      <w:bookmarkStart w:id="1841" w:name="_Toc201172457"/>
      <w:bookmarkStart w:id="1842" w:name="_Toc201199653"/>
      <w:bookmarkStart w:id="1843" w:name="_Toc201199742"/>
      <w:bookmarkStart w:id="1844" w:name="_Toc213787102"/>
      <w:bookmarkStart w:id="1845" w:name="_Toc213787516"/>
      <w:r>
        <w:t xml:space="preserve">Figura </w:t>
      </w:r>
      <w:fldSimple w:instr=" STYLEREF 1 \s ">
        <w:r w:rsidR="008F7228">
          <w:rPr>
            <w:noProof/>
          </w:rPr>
          <w:t>7</w:t>
        </w:r>
      </w:fldSimple>
      <w:r w:rsidR="008F7228">
        <w:t>.</w:t>
      </w:r>
      <w:fldSimple w:instr=" SEQ Figura \* ARABIC \s 1 ">
        <w:r w:rsidR="008F7228">
          <w:rPr>
            <w:noProof/>
          </w:rPr>
          <w:t>67</w:t>
        </w:r>
      </w:fldSimple>
      <w:r>
        <w:t xml:space="preserve"> “Captura de pantalla de prueba 1-2-3 caso de uso N°7.5”</w:t>
      </w:r>
      <w:bookmarkEnd w:id="1840"/>
      <w:bookmarkEnd w:id="1841"/>
      <w:bookmarkEnd w:id="1842"/>
      <w:bookmarkEnd w:id="1843"/>
      <w:bookmarkEnd w:id="1844"/>
      <w:bookmarkEnd w:id="1845"/>
    </w:p>
    <w:p w14:paraId="1EF91346" w14:textId="77777777" w:rsidR="00F46474" w:rsidRDefault="00F46474" w:rsidP="00F46474">
      <w:pPr>
        <w:spacing w:line="278" w:lineRule="auto"/>
        <w:ind w:firstLine="0"/>
      </w:pPr>
      <w:r>
        <w:rPr>
          <w:noProof/>
        </w:rPr>
        <mc:AlternateContent>
          <mc:Choice Requires="wpg">
            <w:drawing>
              <wp:inline distT="0" distB="0" distL="0" distR="0" wp14:anchorId="327C01CD" wp14:editId="5A5DD1DD">
                <wp:extent cx="5545776" cy="2743200"/>
                <wp:effectExtent l="0" t="0" r="0" b="0"/>
                <wp:docPr id="720992295" name="Grupo 1"/>
                <wp:cNvGraphicFramePr/>
                <a:graphic xmlns:a="http://schemas.openxmlformats.org/drawingml/2006/main">
                  <a:graphicData uri="http://schemas.microsoft.com/office/word/2010/wordprocessingGroup">
                    <wpg:wgp>
                      <wpg:cNvGrpSpPr/>
                      <wpg:grpSpPr>
                        <a:xfrm>
                          <a:off x="0" y="0"/>
                          <a:ext cx="5545776" cy="2743200"/>
                          <a:chOff x="0" y="0"/>
                          <a:chExt cx="5981065" cy="3276600"/>
                        </a:xfrm>
                      </wpg:grpSpPr>
                      <pic:pic xmlns:pic="http://schemas.openxmlformats.org/drawingml/2006/picture">
                        <pic:nvPicPr>
                          <pic:cNvPr id="1988580841" name="Imagen 1988580841"/>
                          <pic:cNvPicPr>
                            <a:picLocks noChangeAspect="1"/>
                          </pic:cNvPicPr>
                        </pic:nvPicPr>
                        <pic:blipFill>
                          <a:blip r:embed="rId233"/>
                          <a:stretch>
                            <a:fillRect/>
                          </a:stretch>
                        </pic:blipFill>
                        <pic:spPr>
                          <a:xfrm>
                            <a:off x="0" y="0"/>
                            <a:ext cx="5981065" cy="3276600"/>
                          </a:xfrm>
                          <a:prstGeom prst="rect">
                            <a:avLst/>
                          </a:prstGeom>
                        </pic:spPr>
                      </pic:pic>
                      <wps:wsp>
                        <wps:cNvPr id="1140202335" name="Rectángulo 1140202335"/>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44698741" name="Rectángulo 1944698741"/>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A7E58E8" id="Grupo 1" o:spid="_x0000_s1026" style="width:436.7pt;height:3in;mso-position-horizontal-relative:char;mso-position-vertical-relative:line"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">
                <v:shape id="Imagen 1988580841" o:spid="_x0000_s1027" type="#_x0000_t75" style="position:absolute;width:59810;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">
                  <v:imagedata r:id="rId234" o:title=""/>
                </v:shape>
                <v:rect id="Rectángulo 1140202335"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" filled="f" strokecolor="red" strokeweight="1pt"/>
                <v:rect id="Rectángulo 1944698741"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" filled="f" strokecolor="red" strokeweight="1pt"/>
                <w10:anchorlock/>
              </v:group>
            </w:pict>
          </mc:Fallback>
        </mc:AlternateContent>
      </w:r>
    </w:p>
    <w:p w14:paraId="54652684" w14:textId="77777777" w:rsidR="00F46474" w:rsidRDefault="00F46474" w:rsidP="00F46474">
      <w:pPr>
        <w:spacing w:line="278" w:lineRule="auto"/>
        <w:ind w:firstLine="0"/>
      </w:pPr>
    </w:p>
    <w:p w14:paraId="478377BC" w14:textId="77777777" w:rsidR="00F46474" w:rsidRDefault="00F46474" w:rsidP="00F46474">
      <w:r>
        <w:t>Fuente: Captura realizada al sistema web EugCOM</w:t>
      </w:r>
    </w:p>
    <w:p w14:paraId="493657F9" w14:textId="19AD2EF0" w:rsidR="4772764B" w:rsidRPr="008F35EA" w:rsidRDefault="00F46474" w:rsidP="00F46474">
      <w:pPr>
        <w:spacing w:line="278" w:lineRule="auto"/>
        <w:ind w:firstLine="0"/>
        <w:jc w:val="left"/>
      </w:pPr>
      <w:r>
        <w:br w:type="page"/>
      </w:r>
    </w:p>
    <w:p w14:paraId="5C77BC97" w14:textId="34C2E887" w:rsidR="2D0D16DC" w:rsidRDefault="2D0D16DC" w:rsidP="003E56C8">
      <w:pPr>
        <w:pStyle w:val="Ttulo1"/>
      </w:pPr>
      <w:bookmarkStart w:id="1846" w:name="_Toc201199654"/>
      <w:bookmarkStart w:id="1847" w:name="_Toc201199743"/>
      <w:bookmarkStart w:id="1848" w:name="_Toc211609263"/>
      <w:bookmarkStart w:id="1849" w:name="_Toc212539477"/>
      <w:bookmarkStart w:id="1850" w:name="_Toc213698794"/>
      <w:bookmarkStart w:id="1851" w:name="_Toc213787103"/>
      <w:bookmarkStart w:id="1852" w:name="_Toc213787208"/>
      <w:bookmarkStart w:id="1853" w:name="_Toc213787517"/>
      <w:r>
        <w:lastRenderedPageBreak/>
        <w:t xml:space="preserve">SPRINT </w:t>
      </w:r>
      <w:r w:rsidRPr="003E56C8">
        <w:t>REVIEW</w:t>
      </w:r>
      <w:bookmarkEnd w:id="1846"/>
      <w:bookmarkEnd w:id="1847"/>
      <w:bookmarkEnd w:id="1848"/>
      <w:bookmarkEnd w:id="1849"/>
      <w:bookmarkEnd w:id="1850"/>
      <w:bookmarkEnd w:id="1851"/>
      <w:bookmarkEnd w:id="1852"/>
      <w:bookmarkEnd w:id="1853"/>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1854" w:name="_Toc213787209"/>
      <w:r>
        <w:t>Backlog Review</w:t>
      </w:r>
      <w:bookmarkEnd w:id="1854"/>
    </w:p>
    <w:p w14:paraId="60768050" w14:textId="77777777" w:rsidR="00204078" w:rsidRDefault="00204078" w:rsidP="00E97AE6">
      <w:pPr>
        <w:ind w:firstLine="0"/>
      </w:pPr>
    </w:p>
    <w:p w14:paraId="1CC4D125" w14:textId="6D3B04CB" w:rsidR="00E97AE6" w:rsidRDefault="00E97AE6" w:rsidP="005C6C51">
      <w:r>
        <w:t xml:space="preserve">En la tabla </w:t>
      </w:r>
      <w:r w:rsidR="001C2692">
        <w:t>8</w:t>
      </w:r>
      <w:r>
        <w:t xml:space="preserve">.1 se aprecia el sprint backlog review con las respectivas horas efectivas del proyecto </w:t>
      </w:r>
      <w:r w:rsidR="004C53EA">
        <w:t>y tareas</w:t>
      </w:r>
      <w:r w:rsidR="000D7281">
        <w:t xml:space="preserve"> del </w:t>
      </w:r>
      <w:r w:rsidR="00907BCD">
        <w:t>Documento Consolidado</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2AE0CEEC" w:rsidR="00204078" w:rsidRDefault="00204078" w:rsidP="00204078">
      <w:pPr>
        <w:pStyle w:val="Descripcin"/>
      </w:pPr>
      <w:bookmarkStart w:id="1855" w:name="_Toc200854101"/>
      <w:bookmarkStart w:id="1856" w:name="_Toc201172385"/>
      <w:bookmarkStart w:id="1857" w:name="_Toc201199655"/>
      <w:bookmarkStart w:id="1858" w:name="_Toc201199744"/>
      <w:bookmarkStart w:id="1859" w:name="_Toc211609264"/>
      <w:bookmarkStart w:id="1860" w:name="_Toc212539478"/>
      <w:bookmarkStart w:id="1861" w:name="_Toc213698761"/>
      <w:bookmarkStart w:id="1862" w:name="_Toc213698795"/>
      <w:bookmarkStart w:id="1863" w:name="_Toc213787104"/>
      <w:bookmarkStart w:id="1864" w:name="_Toc213787518"/>
      <w:r>
        <w:t xml:space="preserve">Tabla </w:t>
      </w:r>
      <w:fldSimple w:instr=" STYLEREF 1 \s ">
        <w:r w:rsidR="008F7228">
          <w:rPr>
            <w:noProof/>
          </w:rPr>
          <w:t>8</w:t>
        </w:r>
      </w:fldSimple>
      <w:r w:rsidR="008F7228">
        <w:t>.</w:t>
      </w:r>
      <w:fldSimple w:instr=" SEQ Tabla \* ARABIC \s 1 ">
        <w:r w:rsidR="008F7228">
          <w:rPr>
            <w:noProof/>
          </w:rPr>
          <w:t>1</w:t>
        </w:r>
      </w:fldSimple>
      <w:r>
        <w:t xml:space="preserve"> Sprint Backlog Review</w:t>
      </w:r>
      <w:bookmarkEnd w:id="1855"/>
      <w:bookmarkEnd w:id="1856"/>
      <w:bookmarkEnd w:id="1857"/>
      <w:bookmarkEnd w:id="1858"/>
      <w:bookmarkEnd w:id="1859"/>
      <w:bookmarkEnd w:id="1860"/>
      <w:bookmarkEnd w:id="1861"/>
      <w:bookmarkEnd w:id="1862"/>
      <w:bookmarkEnd w:id="1863"/>
      <w:bookmarkEnd w:id="1864"/>
    </w:p>
    <w:p w14:paraId="573CE8D9" w14:textId="4DD72B79" w:rsidR="002A4644" w:rsidRPr="002A4644" w:rsidRDefault="00907BCD" w:rsidP="00104D75">
      <w:pPr>
        <w:pStyle w:val="Sinespaciado"/>
      </w:pPr>
      <w:r>
        <w:rPr>
          <w:noProof/>
        </w:rPr>
        <w:drawing>
          <wp:inline distT="0" distB="0" distL="0" distR="0" wp14:anchorId="5EAB9043" wp14:editId="07ABFFE3">
            <wp:extent cx="5971540" cy="2351405"/>
            <wp:effectExtent l="0" t="0" r="0" b="0"/>
            <wp:docPr id="352116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1654" name="Imagen 1" descr="Texto&#10;&#10;El contenido generado por IA puede ser incorrecto."/>
                    <pic:cNvPicPr/>
                  </pic:nvPicPr>
                  <pic:blipFill>
                    <a:blip r:embed="rId239"/>
                    <a:stretch>
                      <a:fillRect/>
                    </a:stretch>
                  </pic:blipFill>
                  <pic:spPr>
                    <a:xfrm>
                      <a:off x="0" y="0"/>
                      <a:ext cx="5971540" cy="2351405"/>
                    </a:xfrm>
                    <a:prstGeom prst="rect">
                      <a:avLst/>
                    </a:prstGeom>
                  </pic:spPr>
                </pic:pic>
              </a:graphicData>
            </a:graphic>
          </wp:inline>
        </w:drawing>
      </w:r>
      <w:r w:rsidRPr="00907BCD">
        <w:rPr>
          <w:noProof/>
        </w:rPr>
        <w:t xml:space="preserve"> </w:t>
      </w:r>
      <w:r>
        <w:rPr>
          <w:noProof/>
        </w:rPr>
        <w:drawing>
          <wp:inline distT="0" distB="0" distL="0" distR="0" wp14:anchorId="73E81189" wp14:editId="163A6205">
            <wp:extent cx="5971540" cy="1136015"/>
            <wp:effectExtent l="0" t="0" r="0" b="6985"/>
            <wp:docPr id="659146255" name="Imagen 1" descr="Imagen que contien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46255" name="Imagen 1" descr="Imagen que contiene computadora&#10;&#10;El contenido generado por IA puede ser incorrecto."/>
                    <pic:cNvPicPr/>
                  </pic:nvPicPr>
                  <pic:blipFill>
                    <a:blip r:embed="rId240"/>
                    <a:stretch>
                      <a:fillRect/>
                    </a:stretch>
                  </pic:blipFill>
                  <pic:spPr>
                    <a:xfrm>
                      <a:off x="0" y="0"/>
                      <a:ext cx="5971540" cy="1136015"/>
                    </a:xfrm>
                    <a:prstGeom prst="rect">
                      <a:avLst/>
                    </a:prstGeom>
                  </pic:spPr>
                </pic:pic>
              </a:graphicData>
            </a:graphic>
          </wp:inline>
        </w:drawing>
      </w:r>
      <w:r w:rsidRPr="00907BCD">
        <w:rPr>
          <w:noProof/>
        </w:rPr>
        <w:t xml:space="preserve"> </w:t>
      </w:r>
      <w:r>
        <w:rPr>
          <w:noProof/>
        </w:rPr>
        <w:lastRenderedPageBreak/>
        <w:drawing>
          <wp:inline distT="0" distB="0" distL="0" distR="0" wp14:anchorId="5F9BBED6" wp14:editId="1403A4DE">
            <wp:extent cx="5971540" cy="2022968"/>
            <wp:effectExtent l="0" t="0" r="0" b="0"/>
            <wp:docPr id="596822816"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22816" name="Imagen 1" descr="Imagen que contiene Escala de tiempo&#10;&#10;El contenido generado por IA puede ser incorrecto."/>
                    <pic:cNvPicPr/>
                  </pic:nvPicPr>
                  <pic:blipFill>
                    <a:blip r:embed="rId241"/>
                    <a:stretch>
                      <a:fillRect/>
                    </a:stretch>
                  </pic:blipFill>
                  <pic:spPr>
                    <a:xfrm>
                      <a:off x="0" y="0"/>
                      <a:ext cx="5981960" cy="2026498"/>
                    </a:xfrm>
                    <a:prstGeom prst="rect">
                      <a:avLst/>
                    </a:prstGeom>
                  </pic:spPr>
                </pic:pic>
              </a:graphicData>
            </a:graphic>
          </wp:inline>
        </w:drawing>
      </w:r>
      <w:r w:rsidRPr="00907BCD">
        <w:rPr>
          <w:noProof/>
        </w:rPr>
        <w:t xml:space="preserve"> </w:t>
      </w:r>
      <w:r>
        <w:rPr>
          <w:noProof/>
        </w:rPr>
        <w:drawing>
          <wp:inline distT="0" distB="0" distL="0" distR="0" wp14:anchorId="4B6C644E" wp14:editId="3F6D8EA5">
            <wp:extent cx="5971540" cy="2328545"/>
            <wp:effectExtent l="0" t="0" r="0" b="0"/>
            <wp:docPr id="914350655"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50655" name="Imagen 1" descr="Imagen que contiene Escala de tiempo&#10;&#10;El contenido generado por IA puede ser incorrecto."/>
                    <pic:cNvPicPr/>
                  </pic:nvPicPr>
                  <pic:blipFill>
                    <a:blip r:embed="rId242"/>
                    <a:stretch>
                      <a:fillRect/>
                    </a:stretch>
                  </pic:blipFill>
                  <pic:spPr>
                    <a:xfrm>
                      <a:off x="0" y="0"/>
                      <a:ext cx="5971540" cy="2328545"/>
                    </a:xfrm>
                    <a:prstGeom prst="rect">
                      <a:avLst/>
                    </a:prstGeom>
                  </pic:spPr>
                </pic:pic>
              </a:graphicData>
            </a:graphic>
          </wp:inline>
        </w:drawing>
      </w:r>
      <w:r w:rsidRPr="00907BCD">
        <w:rPr>
          <w:noProof/>
        </w:rPr>
        <w:t xml:space="preserve"> </w:t>
      </w:r>
      <w:r>
        <w:rPr>
          <w:noProof/>
        </w:rPr>
        <w:drawing>
          <wp:inline distT="0" distB="0" distL="0" distR="0" wp14:anchorId="495E705C" wp14:editId="7A075E11">
            <wp:extent cx="5971540" cy="1602740"/>
            <wp:effectExtent l="0" t="0" r="0" b="0"/>
            <wp:docPr id="84721603"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1603" name="Imagen 1" descr="Imagen que contiene Escala de tiempo&#10;&#10;El contenido generado por IA puede ser incorrecto."/>
                    <pic:cNvPicPr/>
                  </pic:nvPicPr>
                  <pic:blipFill>
                    <a:blip r:embed="rId243"/>
                    <a:stretch>
                      <a:fillRect/>
                    </a:stretch>
                  </pic:blipFill>
                  <pic:spPr>
                    <a:xfrm>
                      <a:off x="0" y="0"/>
                      <a:ext cx="5971540" cy="1602740"/>
                    </a:xfrm>
                    <a:prstGeom prst="rect">
                      <a:avLst/>
                    </a:prstGeom>
                  </pic:spPr>
                </pic:pic>
              </a:graphicData>
            </a:graphic>
          </wp:inline>
        </w:drawing>
      </w:r>
    </w:p>
    <w:p w14:paraId="03319542" w14:textId="3D5AF627" w:rsidR="002A4644" w:rsidRPr="002A4644" w:rsidRDefault="002A4644" w:rsidP="002A4644">
      <w:pPr>
        <w:pStyle w:val="Sinespaciado"/>
      </w:pPr>
    </w:p>
    <w:p w14:paraId="62F26C4F" w14:textId="1B050AE4" w:rsidR="00204078" w:rsidRDefault="00204078" w:rsidP="2EB94F80">
      <w:pPr>
        <w:ind w:firstLine="0"/>
      </w:pP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1865" w:name="_Toc213787210"/>
      <w:r>
        <w:t>Tabla</w:t>
      </w:r>
      <w:r w:rsidR="369ED8CA">
        <w:t xml:space="preserve"> de </w:t>
      </w:r>
      <w:r w:rsidR="5E1CFFAF">
        <w:t>esfuerzo</w:t>
      </w:r>
      <w:bookmarkEnd w:id="1865"/>
    </w:p>
    <w:p w14:paraId="0CBC358A" w14:textId="77777777" w:rsidR="00E10416" w:rsidRPr="00E10416" w:rsidRDefault="00E10416" w:rsidP="00E10416"/>
    <w:p w14:paraId="0707503F" w14:textId="4F9553F6" w:rsidR="00654EAD" w:rsidRDefault="00B13178" w:rsidP="00654EAD">
      <w:r>
        <w:lastRenderedPageBreak/>
        <w:t xml:space="preserve">En la tabla </w:t>
      </w:r>
      <w:r w:rsidR="001C2692">
        <w:t>8</w:t>
      </w:r>
      <w:r>
        <w:t>.</w:t>
      </w:r>
      <w:r w:rsidR="00204078">
        <w:t>2</w:t>
      </w:r>
      <w:r>
        <w:t xml:space="preserve"> se r</w:t>
      </w:r>
      <w:r w:rsidR="369ED8CA">
        <w:t>epresentan las horas trabajadas (</w:t>
      </w:r>
      <w:r w:rsidR="00BC54D3">
        <w:t>x</w:t>
      </w:r>
      <w:r w:rsidR="369ED8CA">
        <w:t xml:space="preserve"> horas) por cantidad de Tareas (</w:t>
      </w:r>
      <w:r w:rsidR="00BC54D3">
        <w:t xml:space="preserve">x </w:t>
      </w:r>
      <w:r w:rsidR="369ED8CA">
        <w:t>Tareas), como van generando una tabla de esfuerzo que muestra como por cantidad de horas invertidas en un día para ir resolviendo las tareas programadas.</w:t>
      </w:r>
    </w:p>
    <w:p w14:paraId="6A1ADAA0" w14:textId="77777777" w:rsidR="00E10416" w:rsidRDefault="00E10416" w:rsidP="00654EAD"/>
    <w:p w14:paraId="53E028EF" w14:textId="198963DE" w:rsidR="00EE3DF0" w:rsidRPr="00EE3DF0" w:rsidRDefault="00B13178" w:rsidP="00E10AC2">
      <w:pPr>
        <w:pStyle w:val="Descripcin"/>
      </w:pPr>
      <w:bookmarkStart w:id="1866" w:name="_Toc200854102"/>
      <w:bookmarkStart w:id="1867" w:name="_Toc201172386"/>
      <w:bookmarkStart w:id="1868" w:name="_Toc201199656"/>
      <w:bookmarkStart w:id="1869" w:name="_Toc201199745"/>
      <w:bookmarkStart w:id="1870" w:name="_Toc211609265"/>
      <w:bookmarkStart w:id="1871" w:name="_Toc212539479"/>
      <w:bookmarkStart w:id="1872" w:name="_Toc213698762"/>
      <w:bookmarkStart w:id="1873" w:name="_Toc213698796"/>
      <w:bookmarkStart w:id="1874" w:name="_Toc213787105"/>
      <w:bookmarkStart w:id="1875" w:name="_Toc213787519"/>
      <w:r>
        <w:t xml:space="preserve">Tabla </w:t>
      </w:r>
      <w:fldSimple w:instr=" STYLEREF 1 \s ">
        <w:r w:rsidR="008F7228">
          <w:rPr>
            <w:noProof/>
          </w:rPr>
          <w:t>8</w:t>
        </w:r>
      </w:fldSimple>
      <w:r w:rsidR="008F7228">
        <w:t>.</w:t>
      </w:r>
      <w:fldSimple w:instr=" SEQ Tabla \* ARABIC \s 1 ">
        <w:r w:rsidR="008F7228">
          <w:rPr>
            <w:noProof/>
          </w:rPr>
          <w:t>2</w:t>
        </w:r>
      </w:fldSimple>
      <w:r>
        <w:t xml:space="preserve"> Tabla de esfuerzo</w:t>
      </w:r>
      <w:bookmarkEnd w:id="1866"/>
      <w:bookmarkEnd w:id="1867"/>
      <w:bookmarkEnd w:id="1868"/>
      <w:bookmarkEnd w:id="1869"/>
      <w:bookmarkEnd w:id="1870"/>
      <w:bookmarkEnd w:id="1871"/>
      <w:bookmarkEnd w:id="1872"/>
      <w:bookmarkEnd w:id="1873"/>
      <w:bookmarkEnd w:id="1874"/>
      <w:bookmarkEnd w:id="1875"/>
    </w:p>
    <w:p w14:paraId="7913DC1F" w14:textId="47B62DAD" w:rsidR="00E10AC2" w:rsidRDefault="004324E9" w:rsidP="00E10AC2">
      <w:pPr>
        <w:pStyle w:val="Sinespaciado"/>
      </w:pPr>
      <w:r>
        <w:rPr>
          <w:noProof/>
        </w:rPr>
        <w:drawing>
          <wp:inline distT="0" distB="0" distL="0" distR="0" wp14:anchorId="69858599" wp14:editId="7AEBDD3C">
            <wp:extent cx="5971540" cy="2437130"/>
            <wp:effectExtent l="0" t="0" r="0" b="1270"/>
            <wp:docPr id="846686269" name="Imagen 1" descr="Un conjunto de letras negr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86269" name="Imagen 1" descr="Un conjunto de letras negras en un fondo blanco&#10;&#10;El contenido generado por IA puede ser incorrecto."/>
                    <pic:cNvPicPr/>
                  </pic:nvPicPr>
                  <pic:blipFill>
                    <a:blip r:embed="rId244"/>
                    <a:stretch>
                      <a:fillRect/>
                    </a:stretch>
                  </pic:blipFill>
                  <pic:spPr>
                    <a:xfrm>
                      <a:off x="0" y="0"/>
                      <a:ext cx="5971540" cy="2437130"/>
                    </a:xfrm>
                    <a:prstGeom prst="rect">
                      <a:avLst/>
                    </a:prstGeom>
                  </pic:spPr>
                </pic:pic>
              </a:graphicData>
            </a:graphic>
          </wp:inline>
        </w:drawing>
      </w:r>
      <w:r w:rsidR="00374780" w:rsidRPr="00374780">
        <w:rPr>
          <w:noProof/>
        </w:rPr>
        <w:t xml:space="preserve"> </w:t>
      </w:r>
      <w:r w:rsidR="00374780">
        <w:rPr>
          <w:noProof/>
        </w:rPr>
        <w:drawing>
          <wp:inline distT="0" distB="0" distL="0" distR="0" wp14:anchorId="6D50F023" wp14:editId="04AAE448">
            <wp:extent cx="5971540" cy="1170940"/>
            <wp:effectExtent l="0" t="0" r="0" b="0"/>
            <wp:docPr id="172151633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16338" name="Imagen 1" descr="Tabla&#10;&#10;El contenido generado por IA puede ser incorrecto."/>
                    <pic:cNvPicPr/>
                  </pic:nvPicPr>
                  <pic:blipFill>
                    <a:blip r:embed="rId245"/>
                    <a:stretch>
                      <a:fillRect/>
                    </a:stretch>
                  </pic:blipFill>
                  <pic:spPr>
                    <a:xfrm>
                      <a:off x="0" y="0"/>
                      <a:ext cx="5971540" cy="1170940"/>
                    </a:xfrm>
                    <a:prstGeom prst="rect">
                      <a:avLst/>
                    </a:prstGeom>
                  </pic:spPr>
                </pic:pic>
              </a:graphicData>
            </a:graphic>
          </wp:inline>
        </w:drawing>
      </w:r>
    </w:p>
    <w:p w14:paraId="5F7061C4" w14:textId="77777777" w:rsidR="00E10AC2" w:rsidRDefault="00E10AC2" w:rsidP="00E10AC2">
      <w:pPr>
        <w:pStyle w:val="Sinespaciado"/>
      </w:pPr>
    </w:p>
    <w:p w14:paraId="03302DF0" w14:textId="77777777" w:rsidR="2DF506A1" w:rsidRDefault="2DF506A1">
      <w:r>
        <w:t>Fuente: Elaborado por el estudiante de acuerdo con el proyecto</w:t>
      </w:r>
    </w:p>
    <w:p w14:paraId="782977D9" w14:textId="4C545607" w:rsidR="5D97A888" w:rsidRDefault="5D97A888" w:rsidP="00104D75">
      <w:pPr>
        <w:spacing w:line="278" w:lineRule="auto"/>
        <w:ind w:firstLine="0"/>
      </w:pPr>
    </w:p>
    <w:p w14:paraId="1ABD4F8D" w14:textId="1869C952" w:rsidR="006863DF" w:rsidRDefault="369ED8CA" w:rsidP="00E10416">
      <w:pPr>
        <w:pStyle w:val="Ttulo2"/>
      </w:pPr>
      <w:bookmarkStart w:id="1876" w:name="_Toc213787211"/>
      <w:r>
        <w:t>Gráfico</w:t>
      </w:r>
      <w:r w:rsidR="00837999">
        <w:t>s</w:t>
      </w:r>
      <w:r w:rsidR="003C14BD">
        <w:t xml:space="preserve"> de </w:t>
      </w:r>
      <w:r w:rsidR="006863DF">
        <w:t>seguimiento</w:t>
      </w:r>
      <w:bookmarkEnd w:id="1876"/>
    </w:p>
    <w:p w14:paraId="253312BD" w14:textId="77777777" w:rsidR="006863DF" w:rsidRDefault="006863DF" w:rsidP="006863DF"/>
    <w:p w14:paraId="64DC147C" w14:textId="5C3DB62F" w:rsidR="00837999" w:rsidRDefault="00837999" w:rsidP="006863DF">
      <w:r>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lastRenderedPageBreak/>
        <w:t xml:space="preserve"> </w:t>
      </w:r>
      <w:bookmarkStart w:id="1877" w:name="_Toc213787212"/>
      <w:r w:rsidR="008112F2">
        <w:t>Burn down chart</w:t>
      </w:r>
      <w:bookmarkEnd w:id="1877"/>
    </w:p>
    <w:p w14:paraId="2411FB06" w14:textId="77777777" w:rsidR="00E10416" w:rsidRPr="00E10416" w:rsidRDefault="00E10416" w:rsidP="00E10416"/>
    <w:p w14:paraId="0D8A352D" w14:textId="58D9FA0F" w:rsidR="00C765B9" w:rsidRDefault="369ED8CA" w:rsidP="00C765B9">
      <w:r>
        <w:t>E</w:t>
      </w:r>
      <w:r w:rsidR="004B4CE2">
        <w:t xml:space="preserve">n la figura </w:t>
      </w:r>
      <w:r w:rsidR="001C2692">
        <w:t>8</w:t>
      </w:r>
      <w:r w:rsidR="004B4CE2">
        <w:t xml:space="preserve">.1 se observa un </w:t>
      </w:r>
      <w:r>
        <w:t xml:space="preserve">gráfico </w:t>
      </w:r>
      <w:r w:rsidR="004B4CE2">
        <w:t>que d</w:t>
      </w:r>
      <w:r>
        <w:t xml:space="preserve">emuestra más explícitamente como la cantidad de </w:t>
      </w:r>
      <w:r w:rsidR="00740BED">
        <w:t>horas estimadas</w:t>
      </w:r>
      <w:r w:rsidR="00BC2B82">
        <w:t xml:space="preserve"> </w:t>
      </w:r>
      <w:r>
        <w:t xml:space="preserve">(Línea Naranja) van disminuyendo, así mismo como las </w:t>
      </w:r>
      <w:r w:rsidR="00EE3DF0">
        <w:t>horas</w:t>
      </w:r>
      <w:r>
        <w:t xml:space="preserve"> </w:t>
      </w:r>
      <w:r w:rsidR="00BC2B82">
        <w:t>reales</w:t>
      </w:r>
      <w:r>
        <w:t xml:space="preserve"> (Línea Azul) van disminuyendo con relación al tiempo invertido</w:t>
      </w:r>
      <w:r w:rsidR="10EC8A9C">
        <w:t>.</w:t>
      </w:r>
    </w:p>
    <w:p w14:paraId="3426EB99" w14:textId="77777777" w:rsidR="00E10416" w:rsidRDefault="00E10416"/>
    <w:p w14:paraId="151B2798" w14:textId="1713EF58" w:rsidR="00BC2B82" w:rsidRPr="00BC2B82" w:rsidRDefault="00A54DDE" w:rsidP="00B26F43">
      <w:pPr>
        <w:pStyle w:val="Descripcin"/>
      </w:pPr>
      <w:bookmarkStart w:id="1878" w:name="_Toc200854241"/>
      <w:bookmarkStart w:id="1879" w:name="_Toc201172461"/>
      <w:bookmarkStart w:id="1880" w:name="_Toc201199657"/>
      <w:bookmarkStart w:id="1881" w:name="_Toc201199746"/>
      <w:bookmarkStart w:id="1882" w:name="_Toc211609266"/>
      <w:bookmarkStart w:id="1883" w:name="_Toc212539480"/>
      <w:bookmarkStart w:id="1884" w:name="_Toc212539534"/>
      <w:bookmarkStart w:id="1885" w:name="_Toc213698797"/>
      <w:bookmarkStart w:id="1886" w:name="_Toc213787106"/>
      <w:bookmarkStart w:id="1887" w:name="_Toc213787520"/>
      <w:r>
        <w:t xml:space="preserve">Figura </w:t>
      </w:r>
      <w:fldSimple w:instr=" STYLEREF 1 \s ">
        <w:r w:rsidR="008F7228">
          <w:rPr>
            <w:noProof/>
          </w:rPr>
          <w:t>8</w:t>
        </w:r>
      </w:fldSimple>
      <w:r w:rsidR="008F7228">
        <w:t>.</w:t>
      </w:r>
      <w:fldSimple w:instr=" SEQ Figura \* ARABIC \s 1 ">
        <w:r w:rsidR="008F7228">
          <w:rPr>
            <w:noProof/>
          </w:rPr>
          <w:t>1</w:t>
        </w:r>
      </w:fldSimple>
      <w:r w:rsidR="00E7787A">
        <w:t xml:space="preserve"> Gr</w:t>
      </w:r>
      <w:r w:rsidR="00776A16">
        <w:t>á</w:t>
      </w:r>
      <w:r w:rsidR="00E7787A">
        <w:t>fica</w:t>
      </w:r>
      <w:r>
        <w:t xml:space="preserve"> </w:t>
      </w:r>
      <w:r w:rsidR="00EB0C64">
        <w:t xml:space="preserve">Burn-Down </w:t>
      </w:r>
      <w:r w:rsidR="00E7787A">
        <w:t>del esfuerzo del equipo</w:t>
      </w:r>
      <w:bookmarkEnd w:id="1878"/>
      <w:bookmarkEnd w:id="1879"/>
      <w:bookmarkEnd w:id="1880"/>
      <w:bookmarkEnd w:id="1881"/>
      <w:bookmarkEnd w:id="1882"/>
      <w:bookmarkEnd w:id="1883"/>
      <w:bookmarkEnd w:id="1884"/>
      <w:bookmarkEnd w:id="1885"/>
      <w:bookmarkEnd w:id="1886"/>
      <w:bookmarkEnd w:id="1887"/>
    </w:p>
    <w:p w14:paraId="4573038E" w14:textId="31102E3E" w:rsidR="00BA12BB" w:rsidRPr="00BA12BB" w:rsidRDefault="006C512C" w:rsidP="00BA12BB">
      <w:pPr>
        <w:pStyle w:val="Sinespaciado"/>
      </w:pPr>
      <w:r>
        <w:rPr>
          <w:noProof/>
        </w:rPr>
        <w:drawing>
          <wp:inline distT="0" distB="0" distL="0" distR="0" wp14:anchorId="54CAD318" wp14:editId="3C40FF0A">
            <wp:extent cx="5971540" cy="3274060"/>
            <wp:effectExtent l="0" t="0" r="0" b="2540"/>
            <wp:docPr id="889174036"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74036" name="Imagen 1" descr="Gráfico, Gráfico de líneas&#10;&#10;El contenido generado por IA puede ser incorrecto."/>
                    <pic:cNvPicPr/>
                  </pic:nvPicPr>
                  <pic:blipFill>
                    <a:blip r:embed="rId246"/>
                    <a:stretch>
                      <a:fillRect/>
                    </a:stretch>
                  </pic:blipFill>
                  <pic:spPr>
                    <a:xfrm>
                      <a:off x="0" y="0"/>
                      <a:ext cx="5971540" cy="3274060"/>
                    </a:xfrm>
                    <a:prstGeom prst="rect">
                      <a:avLst/>
                    </a:prstGeom>
                  </pic:spPr>
                </pic:pic>
              </a:graphicData>
            </a:graphic>
          </wp:inline>
        </w:drawing>
      </w:r>
    </w:p>
    <w:p w14:paraId="44AA9E06" w14:textId="23E3F62E" w:rsidR="00E10416" w:rsidRDefault="00E10416" w:rsidP="00A54DDE">
      <w:pPr>
        <w:pStyle w:val="Sinespaciado"/>
      </w:pPr>
    </w:p>
    <w:p w14:paraId="6D52C980" w14:textId="4575A8B9" w:rsidR="001C2692" w:rsidRDefault="5F5EA842" w:rsidP="00B26F43">
      <w:r>
        <w:t>Fuente: Elaborado por el estudiante de acuerdo con el proyecto</w:t>
      </w:r>
    </w:p>
    <w:p w14:paraId="4978174D" w14:textId="2964DAD8" w:rsidR="00654EAD" w:rsidRDefault="00CB741E" w:rsidP="008112F2">
      <w:pPr>
        <w:pStyle w:val="Ttulo3"/>
      </w:pPr>
      <w:bookmarkStart w:id="1888" w:name="_Toc213787213"/>
      <w:r>
        <w:t xml:space="preserve">Burn </w:t>
      </w:r>
      <w:r w:rsidR="006B1CD1">
        <w:t>U</w:t>
      </w:r>
      <w:r>
        <w:t>p chart</w:t>
      </w:r>
      <w:bookmarkEnd w:id="1888"/>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Burn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7C8331E8" w:rsidR="001F029F" w:rsidRDefault="001F029F" w:rsidP="00183B20">
      <w:pPr>
        <w:pStyle w:val="Descripcin"/>
        <w:keepNext/>
      </w:pPr>
      <w:bookmarkStart w:id="1889" w:name="_Toc200854242"/>
      <w:bookmarkStart w:id="1890" w:name="_Toc201172462"/>
      <w:bookmarkStart w:id="1891" w:name="_Toc201199658"/>
      <w:bookmarkStart w:id="1892" w:name="_Toc201199747"/>
      <w:bookmarkStart w:id="1893" w:name="_Toc211609267"/>
      <w:bookmarkStart w:id="1894" w:name="_Toc212539481"/>
      <w:bookmarkStart w:id="1895" w:name="_Toc212539535"/>
      <w:bookmarkStart w:id="1896" w:name="_Toc213698798"/>
      <w:bookmarkStart w:id="1897" w:name="_Toc213787107"/>
      <w:bookmarkStart w:id="1898" w:name="_Toc213787521"/>
      <w:r>
        <w:lastRenderedPageBreak/>
        <w:t xml:space="preserve">Figura </w:t>
      </w:r>
      <w:fldSimple w:instr=" STYLEREF 1 \s ">
        <w:r w:rsidR="008F7228">
          <w:rPr>
            <w:noProof/>
          </w:rPr>
          <w:t>8</w:t>
        </w:r>
      </w:fldSimple>
      <w:r w:rsidR="008F7228">
        <w:t>.</w:t>
      </w:r>
      <w:fldSimple w:instr=" SEQ Figura \* ARABIC \s 1 ">
        <w:r w:rsidR="008F7228">
          <w:rPr>
            <w:noProof/>
          </w:rPr>
          <w:t>2</w:t>
        </w:r>
      </w:fldSimple>
      <w:r w:rsidR="008E16FF">
        <w:t xml:space="preserve"> </w:t>
      </w:r>
      <w:r w:rsidR="00E7787A">
        <w:t>Gr</w:t>
      </w:r>
      <w:r w:rsidR="00776A16">
        <w:t>á</w:t>
      </w:r>
      <w:r w:rsidR="00E7787A">
        <w:t xml:space="preserve">fica </w:t>
      </w:r>
      <w:r w:rsidR="008E16FF">
        <w:t>Burn</w:t>
      </w:r>
      <w:r w:rsidR="00183B20">
        <w:t>-Up del esfuerzo del equipo</w:t>
      </w:r>
      <w:bookmarkEnd w:id="1889"/>
      <w:bookmarkEnd w:id="1890"/>
      <w:bookmarkEnd w:id="1891"/>
      <w:bookmarkEnd w:id="1892"/>
      <w:bookmarkEnd w:id="1893"/>
      <w:bookmarkEnd w:id="1894"/>
      <w:bookmarkEnd w:id="1895"/>
      <w:bookmarkEnd w:id="1896"/>
      <w:bookmarkEnd w:id="1897"/>
      <w:bookmarkEnd w:id="1898"/>
    </w:p>
    <w:p w14:paraId="3BE4FE1A" w14:textId="043850BB" w:rsidR="00CA3BEB" w:rsidRPr="00CA3BEB" w:rsidRDefault="00CA3BEB" w:rsidP="00BC2B82">
      <w:pPr>
        <w:pStyle w:val="Sinespaciado"/>
        <w:rPr>
          <w:rFonts w:eastAsia="Times New Roman" w:cs="Times New Roman"/>
        </w:rPr>
      </w:pPr>
    </w:p>
    <w:p w14:paraId="62046F6F" w14:textId="4AAEB2C6" w:rsidR="00831391" w:rsidRPr="00831391" w:rsidRDefault="006C512C" w:rsidP="00B26F43">
      <w:pPr>
        <w:pStyle w:val="Sinespaciado"/>
        <w:rPr>
          <w:rFonts w:eastAsia="Times New Roman" w:cs="Times New Roman"/>
        </w:rPr>
      </w:pPr>
      <w:r>
        <w:rPr>
          <w:noProof/>
        </w:rPr>
        <w:drawing>
          <wp:inline distT="0" distB="0" distL="0" distR="0" wp14:anchorId="2B0D4174" wp14:editId="6E9CF045">
            <wp:extent cx="5971540" cy="3298190"/>
            <wp:effectExtent l="0" t="0" r="0" b="0"/>
            <wp:docPr id="941637026"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37026" name="Imagen 1" descr="Gráfico, Gráfico de líneas&#10;&#10;El contenido generado por IA puede ser incorrecto."/>
                    <pic:cNvPicPr/>
                  </pic:nvPicPr>
                  <pic:blipFill>
                    <a:blip r:embed="rId247"/>
                    <a:stretch>
                      <a:fillRect/>
                    </a:stretch>
                  </pic:blipFill>
                  <pic:spPr>
                    <a:xfrm>
                      <a:off x="0" y="0"/>
                      <a:ext cx="5971540" cy="3298190"/>
                    </a:xfrm>
                    <a:prstGeom prst="rect">
                      <a:avLst/>
                    </a:prstGeom>
                  </pic:spPr>
                </pic:pic>
              </a:graphicData>
            </a:graphic>
          </wp:inline>
        </w:drawing>
      </w: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1899" w:name="_Toc213787214"/>
      <w:r>
        <w:t>Velocidad del equipó</w:t>
      </w:r>
      <w:bookmarkEnd w:id="1899"/>
    </w:p>
    <w:p w14:paraId="438DCD4E" w14:textId="77777777" w:rsidR="00C17EEC" w:rsidRDefault="00C17EEC" w:rsidP="00C17EEC"/>
    <w:p w14:paraId="44AA2CB6" w14:textId="6A021899" w:rsidR="00C17EEC" w:rsidRPr="00C17EEC" w:rsidRDefault="00791F42" w:rsidP="00C17EEC">
      <w:r>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6B733DF3" w:rsidR="00F2237A" w:rsidRDefault="00F2237A" w:rsidP="00F2237A">
      <w:pPr>
        <w:pStyle w:val="Descripcin"/>
        <w:keepNext/>
      </w:pPr>
      <w:bookmarkStart w:id="1900" w:name="_Toc200854243"/>
      <w:bookmarkStart w:id="1901" w:name="_Toc201172463"/>
      <w:bookmarkStart w:id="1902" w:name="_Toc201199659"/>
      <w:bookmarkStart w:id="1903" w:name="_Toc201199748"/>
      <w:bookmarkStart w:id="1904" w:name="_Toc211609268"/>
      <w:bookmarkStart w:id="1905" w:name="_Toc212539482"/>
      <w:bookmarkStart w:id="1906" w:name="_Toc212539536"/>
      <w:bookmarkStart w:id="1907" w:name="_Toc213698799"/>
      <w:bookmarkStart w:id="1908" w:name="_Toc213787108"/>
      <w:bookmarkStart w:id="1909" w:name="_Toc213787522"/>
      <w:r>
        <w:t xml:space="preserve">Figura </w:t>
      </w:r>
      <w:fldSimple w:instr=" STYLEREF 1 \s ">
        <w:r w:rsidR="008F7228">
          <w:rPr>
            <w:noProof/>
          </w:rPr>
          <w:t>8</w:t>
        </w:r>
      </w:fldSimple>
      <w:r w:rsidR="008F7228">
        <w:t>.</w:t>
      </w:r>
      <w:fldSimple w:instr=" SEQ Figura \* ARABIC \s 1 ">
        <w:r w:rsidR="008F7228">
          <w:rPr>
            <w:noProof/>
          </w:rPr>
          <w:t>3</w:t>
        </w:r>
      </w:fldSimple>
      <w:r>
        <w:t xml:space="preserve"> Velocidad del equipo</w:t>
      </w:r>
      <w:bookmarkEnd w:id="1900"/>
      <w:bookmarkEnd w:id="1901"/>
      <w:bookmarkEnd w:id="1902"/>
      <w:bookmarkEnd w:id="1903"/>
      <w:bookmarkEnd w:id="1904"/>
      <w:bookmarkEnd w:id="1905"/>
      <w:bookmarkEnd w:id="1906"/>
      <w:bookmarkEnd w:id="1907"/>
      <w:bookmarkEnd w:id="1908"/>
      <w:bookmarkEnd w:id="1909"/>
    </w:p>
    <w:p w14:paraId="1CC5C947" w14:textId="65A214CD" w:rsidR="00BC2B82" w:rsidRPr="00BC2B82" w:rsidRDefault="00BC2B82" w:rsidP="00BC2B82">
      <w:pPr>
        <w:pStyle w:val="Sinespaciado"/>
      </w:pPr>
    </w:p>
    <w:p w14:paraId="444B3242" w14:textId="2AEEE4D0" w:rsidR="00C17EEC" w:rsidRPr="00C17EEC" w:rsidRDefault="00E47A43" w:rsidP="00E47A43">
      <w:pPr>
        <w:pStyle w:val="Sinespaciado"/>
      </w:pPr>
      <w:r>
        <w:rPr>
          <w:noProof/>
        </w:rPr>
        <w:lastRenderedPageBreak/>
        <w:drawing>
          <wp:inline distT="0" distB="0" distL="0" distR="0" wp14:anchorId="29CCC9D1" wp14:editId="5C30CAF4">
            <wp:extent cx="5971540" cy="4533900"/>
            <wp:effectExtent l="0" t="0" r="0" b="0"/>
            <wp:docPr id="78594997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49977" name="Imagen 1" descr="Gráfico, Gráfico de barras&#10;&#10;El contenido generado por IA puede ser incorrecto."/>
                    <pic:cNvPicPr/>
                  </pic:nvPicPr>
                  <pic:blipFill>
                    <a:blip r:embed="rId248"/>
                    <a:stretch>
                      <a:fillRect/>
                    </a:stretch>
                  </pic:blipFill>
                  <pic:spPr>
                    <a:xfrm>
                      <a:off x="0" y="0"/>
                      <a:ext cx="5971540" cy="4533900"/>
                    </a:xfrm>
                    <a:prstGeom prst="rect">
                      <a:avLst/>
                    </a:prstGeom>
                  </pic:spPr>
                </pic:pic>
              </a:graphicData>
            </a:graphic>
          </wp:inline>
        </w:drawing>
      </w:r>
    </w:p>
    <w:p w14:paraId="1EEA3966" w14:textId="55E9A59A" w:rsidR="00F2237A" w:rsidRDefault="00F2237A" w:rsidP="00B1218D">
      <w:pPr>
        <w:spacing w:line="278" w:lineRule="auto"/>
        <w:ind w:firstLine="0"/>
        <w:jc w:val="left"/>
      </w:pP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1910" w:name="_Toc213787215"/>
      <w:r w:rsidR="00784BD2">
        <w:lastRenderedPageBreak/>
        <w:t>Retrospectiva</w:t>
      </w:r>
      <w:bookmarkEnd w:id="1910"/>
    </w:p>
    <w:p w14:paraId="4F7DCE41" w14:textId="77777777" w:rsidR="00980CAD" w:rsidRPr="00980CAD" w:rsidRDefault="00980CAD" w:rsidP="00980CAD"/>
    <w:p w14:paraId="0F131CCA" w14:textId="77777777" w:rsidR="006F5D15" w:rsidRDefault="006F5D15" w:rsidP="006F5D15">
      <w:r w:rsidRPr="006F5D15">
        <w:t>La retrospectiva del proyecto se llevó a cabo como una instancia fundamental para la inspección y adaptación continua de los procesos y el desempeño del Equipo Scrum. Esta sesión se enfocó en analizar el trabajo realizado durante los sprints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1911" w:name="_Toc213787216"/>
      <w:r>
        <w:t>Plan de mejora</w:t>
      </w:r>
      <w:bookmarkEnd w:id="1911"/>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los hallazgos y discusiones de la retrospectiva, se ha formulado el siguiente plan de mejora, el cual detalla las acciones específicas que el Equipo Scrum se compromete a implementar en los próximos sprints. Estas acciones están diseñadas para abordar las áreas identificadas y potenciar la productividad y cohesión del equipo</w:t>
      </w:r>
    </w:p>
    <w:p w14:paraId="776FD233" w14:textId="510B409C" w:rsidR="00080EBF" w:rsidRDefault="00080EBF" w:rsidP="00080EBF">
      <w:pPr>
        <w:pStyle w:val="Descripcin"/>
        <w:keepNext/>
      </w:pPr>
      <w:bookmarkStart w:id="1912" w:name="_Toc200854106"/>
      <w:bookmarkStart w:id="1913" w:name="_Toc201172390"/>
      <w:bookmarkStart w:id="1914" w:name="_Toc201199660"/>
      <w:bookmarkStart w:id="1915" w:name="_Toc201199749"/>
      <w:bookmarkStart w:id="1916" w:name="_Toc211609269"/>
      <w:bookmarkStart w:id="1917" w:name="_Toc212539483"/>
      <w:bookmarkStart w:id="1918" w:name="_Toc213698766"/>
      <w:bookmarkStart w:id="1919" w:name="_Toc213698800"/>
      <w:bookmarkStart w:id="1920" w:name="_Toc213787109"/>
      <w:bookmarkStart w:id="1921" w:name="_Toc213787523"/>
      <w:r>
        <w:lastRenderedPageBreak/>
        <w:t xml:space="preserve">Tabla </w:t>
      </w:r>
      <w:fldSimple w:instr=" STYLEREF 1 \s ">
        <w:r w:rsidR="008F7228">
          <w:rPr>
            <w:noProof/>
          </w:rPr>
          <w:t>8</w:t>
        </w:r>
      </w:fldSimple>
      <w:r w:rsidR="008F7228">
        <w:t>.</w:t>
      </w:r>
      <w:fldSimple w:instr=" SEQ Tabla \* ARABIC \s 1 ">
        <w:r w:rsidR="008F7228">
          <w:rPr>
            <w:noProof/>
          </w:rPr>
          <w:t>3</w:t>
        </w:r>
      </w:fldSimple>
      <w:r>
        <w:t xml:space="preserve"> “Plan de mejora”</w:t>
      </w:r>
      <w:bookmarkEnd w:id="1912"/>
      <w:bookmarkEnd w:id="1913"/>
      <w:bookmarkEnd w:id="1914"/>
      <w:bookmarkEnd w:id="1915"/>
      <w:bookmarkEnd w:id="1916"/>
      <w:bookmarkEnd w:id="1917"/>
      <w:bookmarkEnd w:id="1918"/>
      <w:bookmarkEnd w:id="1919"/>
      <w:bookmarkEnd w:id="1920"/>
      <w:bookmarkEnd w:id="1921"/>
    </w:p>
    <w:p w14:paraId="1C13B129" w14:textId="6ADDFAAF" w:rsidR="00C250B8" w:rsidRDefault="00873D7E" w:rsidP="00EB4ADF">
      <w:pPr>
        <w:pStyle w:val="Sinespaciado"/>
      </w:pPr>
      <w:r w:rsidRPr="00873D7E">
        <w:rPr>
          <w:noProof/>
        </w:rPr>
        <w:drawing>
          <wp:inline distT="0" distB="0" distL="0" distR="0" wp14:anchorId="60E70D59" wp14:editId="348FE184">
            <wp:extent cx="5971540" cy="2983230"/>
            <wp:effectExtent l="0" t="0" r="0" b="7620"/>
            <wp:docPr id="203064676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46766" name="Imagen 1" descr="Imagen que contiene Texto&#10;&#10;El contenido generado por IA puede ser incorrecto."/>
                    <pic:cNvPicPr/>
                  </pic:nvPicPr>
                  <pic:blipFill>
                    <a:blip r:embed="rId249"/>
                    <a:stretch>
                      <a:fillRect/>
                    </a:stretch>
                  </pic:blipFill>
                  <pic:spPr>
                    <a:xfrm>
                      <a:off x="0" y="0"/>
                      <a:ext cx="5971540" cy="2983230"/>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1922" w:name="_Toc201199661"/>
      <w:bookmarkStart w:id="1923" w:name="_Toc201199750"/>
      <w:bookmarkStart w:id="1924" w:name="_Toc211609270"/>
      <w:bookmarkStart w:id="1925" w:name="_Toc212539484"/>
      <w:bookmarkStart w:id="1926" w:name="_Toc213698801"/>
      <w:bookmarkStart w:id="1927" w:name="_Toc213787110"/>
      <w:bookmarkStart w:id="1928" w:name="_Toc213787217"/>
      <w:bookmarkStart w:id="1929" w:name="_Toc213787524"/>
      <w:r>
        <w:lastRenderedPageBreak/>
        <w:t>ANEXO</w:t>
      </w:r>
      <w:bookmarkEnd w:id="1922"/>
      <w:bookmarkEnd w:id="1923"/>
      <w:bookmarkEnd w:id="1924"/>
      <w:bookmarkEnd w:id="1925"/>
      <w:bookmarkEnd w:id="1926"/>
      <w:bookmarkEnd w:id="1927"/>
      <w:bookmarkEnd w:id="1928"/>
      <w:bookmarkEnd w:id="1929"/>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1930" w:name="_Toc213787218"/>
      <w:r>
        <w:t>Propuesta de solución</w:t>
      </w:r>
      <w:r w:rsidR="00DD6D69">
        <w:t xml:space="preserve"> detallada</w:t>
      </w:r>
      <w:bookmarkEnd w:id="1930"/>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1931" w:name="_Toc213787219"/>
      <w:r w:rsidRPr="003763C1">
        <w:t>Pila Tecnológica</w:t>
      </w:r>
      <w:bookmarkEnd w:id="1931"/>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6A4B4BB8" w14:textId="0D228C62" w:rsidR="00B61ED4" w:rsidRDefault="00B61ED4" w:rsidP="00B26F43">
      <w:pPr>
        <w:ind w:firstLine="0"/>
      </w:pPr>
    </w:p>
    <w:p w14:paraId="4A86A4F6" w14:textId="77777777" w:rsidR="00B26F43" w:rsidRPr="00B61ED4" w:rsidRDefault="00B26F43" w:rsidP="00B26F43">
      <w:pPr>
        <w:ind w:firstLine="0"/>
      </w:pPr>
    </w:p>
    <w:p w14:paraId="3B561B93" w14:textId="070E29F2" w:rsidR="00FB1907" w:rsidRDefault="00FB1907">
      <w:pPr>
        <w:spacing w:line="278" w:lineRule="auto"/>
        <w:ind w:firstLine="0"/>
        <w:jc w:val="left"/>
      </w:pPr>
    </w:p>
    <w:p w14:paraId="36A2DB0D" w14:textId="715D8736" w:rsidR="00FB1907" w:rsidRDefault="00670F6D" w:rsidP="00FB1907">
      <w:pPr>
        <w:pStyle w:val="Ttulo2"/>
      </w:pPr>
      <w:bookmarkStart w:id="1932" w:name="_Toc213787220"/>
      <w:r>
        <w:t>V</w:t>
      </w:r>
      <w:r w:rsidR="00FB1907">
        <w:t xml:space="preserve">ista </w:t>
      </w:r>
      <w:r w:rsidR="001B05A0">
        <w:t>de proceso</w:t>
      </w:r>
      <w:bookmarkEnd w:id="1932"/>
    </w:p>
    <w:p w14:paraId="02390094" w14:textId="77777777" w:rsidR="00670F6D" w:rsidRPr="00670F6D" w:rsidRDefault="00670F6D" w:rsidP="00670F6D"/>
    <w:p w14:paraId="556A5DF8" w14:textId="3DBB7C86" w:rsidR="001B05A0" w:rsidRPr="001B05A0" w:rsidRDefault="00670F6D" w:rsidP="00670F6D">
      <w:r w:rsidRPr="00670F6D">
        <w:t xml:space="preserve">La </w:t>
      </w:r>
      <w:r w:rsidRPr="00670F6D">
        <w:rPr>
          <w:b/>
          <w:bCs/>
        </w:rPr>
        <w:t>vista de proceso</w:t>
      </w:r>
      <w:r w:rsidRPr="00670F6D">
        <w:t xml:space="preserve"> es una de las cinco vistas esenciales del modelo de arquitectura de </w:t>
      </w:r>
      <w:r w:rsidRPr="00670F6D">
        <w:rPr>
          <w:i/>
          <w:iCs/>
        </w:rPr>
        <w:t>software</w:t>
      </w:r>
      <w:r w:rsidRPr="00670F6D">
        <w:t xml:space="preserve"> </w:t>
      </w:r>
      <w:r w:rsidRPr="00670F6D">
        <w:rPr>
          <w:b/>
          <w:bCs/>
        </w:rPr>
        <w:t>4+1 de Kruchten</w:t>
      </w:r>
      <w:r w:rsidRPr="00670F6D">
        <w:t xml:space="preserve"> que describe los </w:t>
      </w:r>
      <w:r w:rsidRPr="00670F6D">
        <w:rPr>
          <w:b/>
          <w:bCs/>
        </w:rPr>
        <w:t>aspectos dinámicos</w:t>
      </w:r>
      <w:r w:rsidRPr="00670F6D">
        <w:t xml:space="preserve"> del sistema, enfocándose en su </w:t>
      </w:r>
      <w:r w:rsidRPr="00670F6D">
        <w:rPr>
          <w:b/>
          <w:bCs/>
        </w:rPr>
        <w:t>estructura de ejecución</w:t>
      </w:r>
      <w:r w:rsidRPr="00670F6D">
        <w:t xml:space="preserve"> y rendimiento. Esta vista modela cómo el sistema se descompone en </w:t>
      </w:r>
      <w:r w:rsidRPr="00670F6D">
        <w:rPr>
          <w:b/>
          <w:bCs/>
        </w:rPr>
        <w:t>procesos concurrentes</w:t>
      </w:r>
      <w:r w:rsidRPr="00670F6D">
        <w:t xml:space="preserve"> e </w:t>
      </w:r>
      <w:r w:rsidRPr="00670F6D">
        <w:rPr>
          <w:b/>
          <w:bCs/>
        </w:rPr>
        <w:t>hilos</w:t>
      </w:r>
      <w:r w:rsidRPr="00670F6D">
        <w:t xml:space="preserve"> para manejar el control y el flujo de la información, abordando preocupaciones clave de diseño como el </w:t>
      </w:r>
      <w:r w:rsidRPr="00670F6D">
        <w:rPr>
          <w:b/>
          <w:bCs/>
        </w:rPr>
        <w:t>rendimiento</w:t>
      </w:r>
      <w:r w:rsidRPr="00670F6D">
        <w:t xml:space="preserve">, la </w:t>
      </w:r>
      <w:r w:rsidRPr="00670F6D">
        <w:rPr>
          <w:b/>
          <w:bCs/>
        </w:rPr>
        <w:t>escalabilidad</w:t>
      </w:r>
      <w:r w:rsidRPr="00670F6D">
        <w:t xml:space="preserve"> y la </w:t>
      </w:r>
      <w:r w:rsidRPr="00670F6D">
        <w:rPr>
          <w:b/>
          <w:bCs/>
        </w:rPr>
        <w:t>sincronización</w:t>
      </w:r>
      <w:r w:rsidRPr="00670F6D">
        <w:t xml:space="preserve"> entre las tareas para asegurar que múltiples actividades se ejecuten simultáneamente sin conflictos.</w:t>
      </w:r>
    </w:p>
    <w:p w14:paraId="0AD09547" w14:textId="7D2E596B" w:rsidR="001B05A0" w:rsidRDefault="00670F6D" w:rsidP="001B05A0">
      <w:pPr>
        <w:pStyle w:val="Ttulo2"/>
      </w:pPr>
      <w:bookmarkStart w:id="1933" w:name="_Toc213787221"/>
      <w:r>
        <w:t>Vi</w:t>
      </w:r>
      <w:r w:rsidR="001B05A0">
        <w:t>sta componentes</w:t>
      </w:r>
      <w:bookmarkEnd w:id="1933"/>
    </w:p>
    <w:p w14:paraId="70F9E1E8" w14:textId="77777777" w:rsidR="00670F6D" w:rsidRPr="00670F6D" w:rsidRDefault="00670F6D" w:rsidP="00670F6D"/>
    <w:p w14:paraId="510134BB" w14:textId="315A2E0C" w:rsidR="001B05A0" w:rsidRDefault="00670F6D" w:rsidP="00670F6D">
      <w:r w:rsidRPr="00670F6D">
        <w:rPr>
          <w:b/>
          <w:bCs/>
        </w:rPr>
        <w:t>Diagrama de Componentes UML</w:t>
      </w:r>
      <w:r w:rsidRPr="00670F6D">
        <w:t xml:space="preserve"> , que ilustra la arquitectura de un sistema de información dividido en dos grandes dominios: el </w:t>
      </w:r>
      <w:r w:rsidRPr="00670F6D">
        <w:rPr>
          <w:b/>
          <w:bCs/>
        </w:rPr>
        <w:t>Front-end</w:t>
      </w:r>
      <w:r w:rsidRPr="00670F6D">
        <w:t xml:space="preserve"> y el </w:t>
      </w:r>
      <w:r w:rsidRPr="00670F6D">
        <w:rPr>
          <w:b/>
          <w:bCs/>
        </w:rPr>
        <w:t>Back-end</w:t>
      </w:r>
      <w:r w:rsidRPr="00670F6D">
        <w:t xml:space="preserve">. El </w:t>
      </w:r>
      <w:r w:rsidRPr="00670F6D">
        <w:rPr>
          <w:b/>
          <w:bCs/>
        </w:rPr>
        <w:t>Front-end</w:t>
      </w:r>
      <w:r w:rsidRPr="00670F6D">
        <w:t xml:space="preserve"> (azul), expuesto al usuario mediante </w:t>
      </w:r>
      <w:r w:rsidRPr="00670F6D">
        <w:rPr>
          <w:b/>
          <w:bCs/>
        </w:rPr>
        <w:t>HTTPS</w:t>
      </w:r>
      <w:r w:rsidRPr="00670F6D">
        <w:t xml:space="preserve">, incluye componentes de presentación como </w:t>
      </w:r>
      <w:r w:rsidRPr="00670F6D">
        <w:rPr>
          <w:b/>
          <w:bCs/>
        </w:rPr>
        <w:t>HTML</w:t>
      </w:r>
      <w:r w:rsidRPr="00670F6D">
        <w:t xml:space="preserve">, </w:t>
      </w:r>
      <w:r w:rsidRPr="00670F6D">
        <w:rPr>
          <w:b/>
          <w:bCs/>
        </w:rPr>
        <w:t>CSS</w:t>
      </w:r>
      <w:r w:rsidRPr="00670F6D">
        <w:t xml:space="preserve"> y </w:t>
      </w:r>
      <w:r w:rsidRPr="00670F6D">
        <w:rPr>
          <w:b/>
          <w:bCs/>
        </w:rPr>
        <w:t>JavaScript</w:t>
      </w:r>
      <w:r w:rsidRPr="00670F6D">
        <w:t xml:space="preserve">, todos contenidos dentro de una </w:t>
      </w:r>
      <w:r w:rsidRPr="00670F6D">
        <w:rPr>
          <w:b/>
          <w:bCs/>
        </w:rPr>
        <w:t>Vista</w:t>
      </w:r>
      <w:r w:rsidRPr="00670F6D">
        <w:t xml:space="preserve">. El </w:t>
      </w:r>
      <w:r w:rsidRPr="00670F6D">
        <w:rPr>
          <w:b/>
          <w:bCs/>
        </w:rPr>
        <w:t>Back-end</w:t>
      </w:r>
      <w:r w:rsidRPr="00670F6D">
        <w:t xml:space="preserve"> (rosa) gestiona la lógica de negocio y los datos; aquí, las peticiones llegan al </w:t>
      </w:r>
      <w:r w:rsidRPr="00670F6D">
        <w:rPr>
          <w:b/>
          <w:bCs/>
        </w:rPr>
        <w:t>Servidor</w:t>
      </w:r>
      <w:r w:rsidRPr="00670F6D">
        <w:t xml:space="preserve"> (que incluye módulos de </w:t>
      </w:r>
      <w:r w:rsidRPr="00670F6D">
        <w:rPr>
          <w:b/>
          <w:bCs/>
        </w:rPr>
        <w:t>Login</w:t>
      </w:r>
      <w:r w:rsidRPr="00670F6D">
        <w:t xml:space="preserve">, </w:t>
      </w:r>
      <w:r w:rsidRPr="00670F6D">
        <w:rPr>
          <w:b/>
          <w:bCs/>
        </w:rPr>
        <w:t>App Servlet</w:t>
      </w:r>
      <w:r w:rsidRPr="00670F6D">
        <w:t xml:space="preserve"> y </w:t>
      </w:r>
      <w:r w:rsidRPr="00670F6D">
        <w:rPr>
          <w:b/>
          <w:bCs/>
        </w:rPr>
        <w:t>Apache</w:t>
      </w:r>
      <w:r w:rsidRPr="00670F6D">
        <w:t xml:space="preserve">), son procesadas por un </w:t>
      </w:r>
      <w:r w:rsidRPr="00670F6D">
        <w:rPr>
          <w:i/>
          <w:iCs/>
        </w:rPr>
        <w:t>middleware</w:t>
      </w:r>
      <w:r w:rsidRPr="00670F6D">
        <w:t xml:space="preserve"> (</w:t>
      </w:r>
      <w:r w:rsidRPr="00670F6D">
        <w:rPr>
          <w:b/>
          <w:bCs/>
        </w:rPr>
        <w:t>AuthController</w:t>
      </w:r>
      <w:r w:rsidRPr="00670F6D">
        <w:t xml:space="preserve"> con </w:t>
      </w:r>
      <w:r w:rsidRPr="00670F6D">
        <w:rPr>
          <w:b/>
          <w:bCs/>
        </w:rPr>
        <w:t>Body-Parser</w:t>
      </w:r>
      <w:r w:rsidRPr="00670F6D">
        <w:t xml:space="preserve">) que genera un </w:t>
      </w:r>
      <w:r w:rsidRPr="00670F6D">
        <w:rPr>
          <w:b/>
          <w:bCs/>
        </w:rPr>
        <w:t>JWT TOKEN</w:t>
      </w:r>
      <w:r w:rsidRPr="00670F6D">
        <w:t xml:space="preserve"> para autenticación, y luego son distribuidas por múltiples </w:t>
      </w:r>
      <w:r w:rsidRPr="00670F6D">
        <w:rPr>
          <w:b/>
          <w:bCs/>
        </w:rPr>
        <w:t>Controladores</w:t>
      </w:r>
      <w:r w:rsidRPr="00670F6D">
        <w:t xml:space="preserve"> (</w:t>
      </w:r>
      <w:r w:rsidRPr="00670F6D">
        <w:rPr>
          <w:b/>
          <w:bCs/>
        </w:rPr>
        <w:t>Usuario</w:t>
      </w:r>
      <w:r w:rsidRPr="00670F6D">
        <w:t xml:space="preserve">, </w:t>
      </w:r>
      <w:r w:rsidRPr="00670F6D">
        <w:rPr>
          <w:b/>
          <w:bCs/>
        </w:rPr>
        <w:t>Cliente</w:t>
      </w:r>
      <w:r w:rsidRPr="00670F6D">
        <w:t xml:space="preserve">, </w:t>
      </w:r>
      <w:r w:rsidRPr="00670F6D">
        <w:rPr>
          <w:b/>
          <w:bCs/>
        </w:rPr>
        <w:t>Reporte</w:t>
      </w:r>
      <w:r w:rsidRPr="00670F6D">
        <w:t xml:space="preserve">, </w:t>
      </w:r>
      <w:r w:rsidRPr="00670F6D">
        <w:rPr>
          <w:b/>
          <w:bCs/>
        </w:rPr>
        <w:t>BD</w:t>
      </w:r>
      <w:r w:rsidRPr="00670F6D">
        <w:t xml:space="preserve">) para interactuar con la </w:t>
      </w:r>
      <w:r w:rsidRPr="00670F6D">
        <w:rPr>
          <w:b/>
          <w:bCs/>
        </w:rPr>
        <w:t>Base de Datos MySQL</w:t>
      </w:r>
      <w:r w:rsidRPr="00670F6D">
        <w:t xml:space="preserve"> (que indica el uso de </w:t>
      </w:r>
      <w:r w:rsidRPr="00670F6D">
        <w:rPr>
          <w:b/>
          <w:bCs/>
        </w:rPr>
        <w:t>CIFRADO L99TL3</w:t>
      </w:r>
      <w:r w:rsidRPr="00670F6D">
        <w:t xml:space="preserve">) mediante consultas, o para comunicarse con servicios externos como el envío de correos a través del componente </w:t>
      </w:r>
      <w:r w:rsidRPr="00670F6D">
        <w:rPr>
          <w:b/>
          <w:bCs/>
        </w:rPr>
        <w:t>Servicio</w:t>
      </w:r>
      <w:r w:rsidRPr="00670F6D">
        <w:t xml:space="preserve"> usando </w:t>
      </w:r>
      <w:r w:rsidRPr="00670F6D">
        <w:rPr>
          <w:b/>
          <w:bCs/>
        </w:rPr>
        <w:t>Mailgun</w:t>
      </w:r>
      <w:r w:rsidRPr="00670F6D">
        <w:t>.</w:t>
      </w:r>
    </w:p>
    <w:p w14:paraId="5DDC40E8" w14:textId="79E92DF7" w:rsidR="000E7D9E" w:rsidRPr="000E7D9E" w:rsidRDefault="000E7D9E" w:rsidP="00670F6D">
      <w:pPr>
        <w:ind w:firstLine="0"/>
      </w:pPr>
    </w:p>
    <w:p w14:paraId="3BD3E74E" w14:textId="4F5E1DE6" w:rsidR="00E10416" w:rsidRDefault="00131198" w:rsidP="00E10416">
      <w:pPr>
        <w:pStyle w:val="Ttulo2"/>
      </w:pPr>
      <w:bookmarkStart w:id="1934" w:name="_Toc213787222"/>
      <w:r>
        <w:t>Diagrama de clases</w:t>
      </w:r>
      <w:r w:rsidR="00876D85">
        <w:t xml:space="preserve"> y modelado de datos</w:t>
      </w:r>
      <w:bookmarkEnd w:id="1934"/>
    </w:p>
    <w:p w14:paraId="3C3F0569" w14:textId="77777777" w:rsidR="00670F6D" w:rsidRPr="00670F6D" w:rsidRDefault="00670F6D" w:rsidP="00670F6D"/>
    <w:p w14:paraId="5E705B67" w14:textId="123032DD" w:rsidR="00670F6D" w:rsidRPr="00670F6D" w:rsidRDefault="00670F6D" w:rsidP="00670F6D">
      <w:r w:rsidRPr="00670F6D">
        <w:rPr>
          <w:b/>
          <w:bCs/>
        </w:rPr>
        <w:t>Modelado (UML)</w:t>
      </w:r>
      <w:r w:rsidRPr="00670F6D">
        <w:t xml:space="preserve">. Este plano técnico define la arquitectura lógica y conceptual de un sistema de información, probablemente diseñado para la gestión de recursos humanos y asistencia. Se compone de cajas que representan las </w:t>
      </w:r>
      <w:r w:rsidRPr="00670F6D">
        <w:rPr>
          <w:b/>
          <w:bCs/>
        </w:rPr>
        <w:t>clases</w:t>
      </w:r>
      <w:r w:rsidRPr="00670F6D">
        <w:t xml:space="preserve"> principales del sistema, como </w:t>
      </w:r>
      <w:r w:rsidRPr="00670F6D">
        <w:rPr>
          <w:rFonts w:ascii="Courier New" w:hAnsi="Courier New" w:cs="Courier New"/>
          <w:sz w:val="20"/>
          <w:szCs w:val="20"/>
        </w:rPr>
        <w:t>empleados</w:t>
      </w:r>
      <w:r w:rsidRPr="00670F6D">
        <w:t xml:space="preserve">, </w:t>
      </w:r>
      <w:r w:rsidRPr="00670F6D">
        <w:rPr>
          <w:rFonts w:ascii="Courier New" w:hAnsi="Courier New" w:cs="Courier New"/>
          <w:sz w:val="20"/>
          <w:szCs w:val="20"/>
        </w:rPr>
        <w:lastRenderedPageBreak/>
        <w:t>empresas</w:t>
      </w:r>
      <w:r w:rsidRPr="00670F6D">
        <w:t xml:space="preserve">, </w:t>
      </w:r>
      <w:r w:rsidRPr="00670F6D">
        <w:rPr>
          <w:rFonts w:ascii="Courier New" w:hAnsi="Courier New" w:cs="Courier New"/>
          <w:sz w:val="20"/>
          <w:szCs w:val="20"/>
        </w:rPr>
        <w:t>vacaciones</w:t>
      </w:r>
      <w:r w:rsidRPr="00670F6D">
        <w:t xml:space="preserve"> y </w:t>
      </w:r>
      <w:r w:rsidRPr="00670F6D">
        <w:rPr>
          <w:rFonts w:ascii="Courier New" w:hAnsi="Courier New" w:cs="Courier New"/>
          <w:sz w:val="20"/>
          <w:szCs w:val="20"/>
        </w:rPr>
        <w:t>horarios</w:t>
      </w:r>
      <w:r w:rsidRPr="00670F6D">
        <w:t xml:space="preserve">, detallando los </w:t>
      </w:r>
      <w:r w:rsidRPr="00670F6D">
        <w:rPr>
          <w:b/>
          <w:bCs/>
        </w:rPr>
        <w:t>atributos</w:t>
      </w:r>
      <w:r w:rsidRPr="00670F6D">
        <w:t xml:space="preserve"> esenciales que caracterizan a cada entidad (por ejemplo, el </w:t>
      </w:r>
      <w:r w:rsidRPr="00670F6D">
        <w:rPr>
          <w:rFonts w:ascii="Courier New" w:hAnsi="Courier New" w:cs="Courier New"/>
          <w:sz w:val="20"/>
          <w:szCs w:val="20"/>
        </w:rPr>
        <w:t>rut</w:t>
      </w:r>
      <w:r w:rsidRPr="00670F6D">
        <w:t xml:space="preserve">, el </w:t>
      </w:r>
      <w:r w:rsidRPr="00670F6D">
        <w:rPr>
          <w:rFonts w:ascii="Courier New" w:hAnsi="Courier New" w:cs="Courier New"/>
          <w:sz w:val="20"/>
          <w:szCs w:val="20"/>
        </w:rPr>
        <w:t>nombre</w:t>
      </w:r>
      <w:r w:rsidRPr="00670F6D">
        <w:t xml:space="preserve"> o el tipo de dato </w:t>
      </w:r>
      <w:r w:rsidRPr="00670F6D">
        <w:rPr>
          <w:rFonts w:ascii="Courier New" w:hAnsi="Courier New" w:cs="Courier New"/>
          <w:sz w:val="20"/>
          <w:szCs w:val="20"/>
        </w:rPr>
        <w:t>string</w:t>
      </w:r>
      <w:r w:rsidRPr="00670F6D">
        <w:t xml:space="preserve">). Además de la estructura de datos, este diagrama modela el comportamiento al incluir los </w:t>
      </w:r>
      <w:r w:rsidRPr="00670F6D">
        <w:rPr>
          <w:b/>
          <w:bCs/>
        </w:rPr>
        <w:t>métodos</w:t>
      </w:r>
      <w:r w:rsidRPr="00670F6D">
        <w:t xml:space="preserve"> u operaciones que dichas clases deben ejecutar (como </w:t>
      </w:r>
      <w:r w:rsidRPr="00670F6D">
        <w:rPr>
          <w:rFonts w:ascii="Courier New" w:hAnsi="Courier New" w:cs="Courier New"/>
          <w:sz w:val="20"/>
          <w:szCs w:val="20"/>
        </w:rPr>
        <w:t>validar_jornada</w:t>
      </w:r>
      <w:r w:rsidRPr="00670F6D">
        <w:t xml:space="preserve"> o </w:t>
      </w:r>
      <w:r w:rsidRPr="00670F6D">
        <w:rPr>
          <w:rFonts w:ascii="Courier New" w:hAnsi="Courier New" w:cs="Courier New"/>
          <w:sz w:val="20"/>
          <w:szCs w:val="20"/>
        </w:rPr>
        <w:t>guardar_vacaciones</w:t>
      </w:r>
      <w:r w:rsidRPr="00670F6D">
        <w:t xml:space="preserve">), lo que establece la lógica de negocio fundamental del </w:t>
      </w:r>
      <w:r w:rsidRPr="00670F6D">
        <w:rPr>
          <w:i/>
          <w:iCs/>
        </w:rPr>
        <w:t>software</w:t>
      </w:r>
      <w:r w:rsidRPr="00670F6D">
        <w:t xml:space="preserve"> antes de escribir el código.</w:t>
      </w:r>
    </w:p>
    <w:p w14:paraId="176F6F0A" w14:textId="77777777" w:rsidR="00670F6D" w:rsidRPr="00670F6D" w:rsidRDefault="00670F6D" w:rsidP="00670F6D">
      <w:r w:rsidRPr="00670F6D">
        <w:t xml:space="preserve">El segundo diagrama, el </w:t>
      </w:r>
      <w:r w:rsidRPr="00670F6D">
        <w:rPr>
          <w:b/>
          <w:bCs/>
        </w:rPr>
        <w:t>Modelo Entidad-Relación (E-R)</w:t>
      </w:r>
      <w:r w:rsidRPr="00670F6D">
        <w:t xml:space="preserve">, funciona como el plano de la base de datos, traduciendo la estructura conceptual del UML a un esquema relacional ejecutable. Este diagrama es fundamental para el equipo de </w:t>
      </w:r>
      <w:r w:rsidRPr="00670F6D">
        <w:rPr>
          <w:i/>
          <w:iCs/>
        </w:rPr>
        <w:t>backend</w:t>
      </w:r>
      <w:r w:rsidRPr="00670F6D">
        <w:t xml:space="preserve"> y los administradores de bases de datos, ya que especifica las </w:t>
      </w:r>
      <w:r w:rsidRPr="00670F6D">
        <w:rPr>
          <w:b/>
          <w:bCs/>
        </w:rPr>
        <w:t>tablas</w:t>
      </w:r>
      <w:r w:rsidRPr="00670F6D">
        <w:t xml:space="preserve"> definitivas del sistema (como </w:t>
      </w:r>
      <w:r w:rsidRPr="00670F6D">
        <w:rPr>
          <w:rFonts w:ascii="Courier New" w:hAnsi="Courier New" w:cs="Courier New"/>
          <w:sz w:val="20"/>
          <w:szCs w:val="20"/>
        </w:rPr>
        <w:t>biometrico_usuarios</w:t>
      </w:r>
      <w:r w:rsidRPr="00670F6D">
        <w:t xml:space="preserve"> o </w:t>
      </w:r>
      <w:r w:rsidRPr="00670F6D">
        <w:rPr>
          <w:rFonts w:ascii="Courier New" w:hAnsi="Courier New" w:cs="Courier New"/>
          <w:sz w:val="20"/>
          <w:szCs w:val="20"/>
        </w:rPr>
        <w:t>biometrico_marcas</w:t>
      </w:r>
      <w:r w:rsidRPr="00670F6D">
        <w:t xml:space="preserve">), los </w:t>
      </w:r>
      <w:r w:rsidRPr="00670F6D">
        <w:rPr>
          <w:b/>
          <w:bCs/>
        </w:rPr>
        <w:t>tipos de datos</w:t>
      </w:r>
      <w:r w:rsidRPr="00670F6D">
        <w:t xml:space="preserve"> exactos que se usarán para cada columna (como </w:t>
      </w:r>
      <w:r w:rsidRPr="00670F6D">
        <w:rPr>
          <w:rFonts w:ascii="Courier New" w:hAnsi="Courier New" w:cs="Courier New"/>
          <w:sz w:val="20"/>
          <w:szCs w:val="20"/>
        </w:rPr>
        <w:t>varchar(100)</w:t>
      </w:r>
      <w:r w:rsidRPr="00670F6D">
        <w:t xml:space="preserve"> para texto o </w:t>
      </w:r>
      <w:r w:rsidRPr="00670F6D">
        <w:rPr>
          <w:rFonts w:ascii="Courier New" w:hAnsi="Courier New" w:cs="Courier New"/>
          <w:sz w:val="20"/>
          <w:szCs w:val="20"/>
        </w:rPr>
        <w:t>date</w:t>
      </w:r>
      <w:r w:rsidRPr="00670F6D">
        <w:t xml:space="preserve"> para fechas), y las </w:t>
      </w:r>
      <w:r w:rsidRPr="00670F6D">
        <w:rPr>
          <w:b/>
          <w:bCs/>
        </w:rPr>
        <w:t>claves primarias y foráneas</w:t>
      </w:r>
      <w:r w:rsidRPr="00670F6D">
        <w:t xml:space="preserve"> necesarias. Esta última característica es crucial, pues las claves foráneas (FK) son el mecanismo que implementa las </w:t>
      </w:r>
      <w:r w:rsidRPr="00670F6D">
        <w:rPr>
          <w:b/>
          <w:bCs/>
        </w:rPr>
        <w:t>relaciones de cardinalidad</w:t>
      </w:r>
      <w:r w:rsidRPr="00670F6D">
        <w:t xml:space="preserve"> (como el Uno a Muchos) mostradas en el UML, asegurando la integridad y la consistencia de los datos almacenados.</w:t>
      </w:r>
    </w:p>
    <w:p w14:paraId="29038656" w14:textId="77777777" w:rsidR="00670F6D" w:rsidRPr="00670F6D" w:rsidRDefault="00670F6D" w:rsidP="00670F6D">
      <w:r w:rsidRPr="00670F6D">
        <w:t xml:space="preserve">Ambos modelos convergen en la funcionalidad. El sistema está claramente diseñado para estructurar la organización con tablas que enlazan </w:t>
      </w:r>
      <w:r w:rsidRPr="00670F6D">
        <w:rPr>
          <w:rFonts w:ascii="Courier New" w:hAnsi="Courier New" w:cs="Courier New"/>
          <w:sz w:val="20"/>
          <w:szCs w:val="20"/>
        </w:rPr>
        <w:t>holding</w:t>
      </w:r>
      <w:r w:rsidRPr="00670F6D">
        <w:t xml:space="preserve">, </w:t>
      </w:r>
      <w:r w:rsidRPr="00670F6D">
        <w:rPr>
          <w:rFonts w:ascii="Courier New" w:hAnsi="Courier New" w:cs="Courier New"/>
          <w:sz w:val="20"/>
          <w:szCs w:val="20"/>
        </w:rPr>
        <w:t>empresas</w:t>
      </w:r>
      <w:r w:rsidRPr="00670F6D">
        <w:t xml:space="preserve"> y </w:t>
      </w:r>
      <w:r w:rsidRPr="00670F6D">
        <w:rPr>
          <w:rFonts w:ascii="Courier New" w:hAnsi="Courier New" w:cs="Courier New"/>
          <w:sz w:val="20"/>
          <w:szCs w:val="20"/>
        </w:rPr>
        <w:t>departamentos</w:t>
      </w:r>
      <w:r w:rsidRPr="00670F6D">
        <w:t xml:space="preserve">. El control de tiempo se modela meticulosamente con la asignación de </w:t>
      </w:r>
      <w:r w:rsidRPr="00670F6D">
        <w:rPr>
          <w:rFonts w:ascii="Courier New" w:hAnsi="Courier New" w:cs="Courier New"/>
          <w:sz w:val="20"/>
          <w:szCs w:val="20"/>
        </w:rPr>
        <w:t>turnos</w:t>
      </w:r>
      <w:r w:rsidRPr="00670F6D">
        <w:t xml:space="preserve"> a los </w:t>
      </w:r>
      <w:r w:rsidRPr="00670F6D">
        <w:rPr>
          <w:rFonts w:ascii="Courier New" w:hAnsi="Courier New" w:cs="Courier New"/>
          <w:sz w:val="20"/>
          <w:szCs w:val="20"/>
        </w:rPr>
        <w:t>usuarios</w:t>
      </w:r>
      <w:r w:rsidRPr="00670F6D">
        <w:t xml:space="preserve"> y el registro de </w:t>
      </w:r>
      <w:r w:rsidRPr="00670F6D">
        <w:rPr>
          <w:rFonts w:ascii="Courier New" w:hAnsi="Courier New" w:cs="Courier New"/>
          <w:sz w:val="20"/>
          <w:szCs w:val="20"/>
        </w:rPr>
        <w:t>marcas</w:t>
      </w:r>
      <w:r w:rsidRPr="00670F6D">
        <w:t xml:space="preserve"> de asistencia, las cuales se asocian a un </w:t>
      </w:r>
      <w:r w:rsidRPr="00670F6D">
        <w:rPr>
          <w:rFonts w:ascii="Courier New" w:hAnsi="Courier New" w:cs="Courier New"/>
          <w:sz w:val="20"/>
          <w:szCs w:val="20"/>
        </w:rPr>
        <w:t>dispositivo</w:t>
      </w:r>
      <w:r w:rsidRPr="00670F6D">
        <w:t xml:space="preserve"> de registro específico. Finalmente, el sistema maneja la administración de </w:t>
      </w:r>
      <w:r w:rsidRPr="00670F6D">
        <w:rPr>
          <w:b/>
          <w:bCs/>
        </w:rPr>
        <w:t>ausencias</w:t>
      </w:r>
      <w:r w:rsidRPr="00670F6D">
        <w:t xml:space="preserve">, detallando las solicitudes de </w:t>
      </w:r>
      <w:r w:rsidRPr="00670F6D">
        <w:rPr>
          <w:rFonts w:ascii="Courier New" w:hAnsi="Courier New" w:cs="Courier New"/>
          <w:sz w:val="20"/>
          <w:szCs w:val="20"/>
        </w:rPr>
        <w:t>vacaciones</w:t>
      </w:r>
      <w:r w:rsidRPr="00670F6D">
        <w:t xml:space="preserve"> y </w:t>
      </w:r>
      <w:r w:rsidRPr="00670F6D">
        <w:rPr>
          <w:rFonts w:ascii="Courier New" w:hAnsi="Courier New" w:cs="Courier New"/>
          <w:sz w:val="20"/>
          <w:szCs w:val="20"/>
        </w:rPr>
        <w:t>permisos</w:t>
      </w:r>
      <w:r w:rsidRPr="00670F6D">
        <w:t xml:space="preserve"> mediante el uso de tablas catálogo que mantienen la clasificación y la aprobación de dichos eventos consistentes en todo el </w:t>
      </w:r>
      <w:r w:rsidRPr="00670F6D">
        <w:rPr>
          <w:i/>
          <w:iCs/>
        </w:rPr>
        <w:t>software</w:t>
      </w:r>
      <w:r w:rsidRPr="00670F6D">
        <w:t>. Juntos, estos diagramas ofrecen una visión completa y detallada, abarcando desde la lógica del negocio hasta la persistencia de los datos.</w:t>
      </w:r>
    </w:p>
    <w:p w14:paraId="485D84C4" w14:textId="77777777" w:rsidR="003D49E5" w:rsidRPr="003D49E5" w:rsidRDefault="003D49E5" w:rsidP="003D49E5"/>
    <w:p w14:paraId="0BD8CD1A" w14:textId="2A73607D" w:rsidR="00D85468" w:rsidRDefault="00D85468" w:rsidP="004D08B0">
      <w:r>
        <w:t>.</w:t>
      </w:r>
    </w:p>
    <w:p w14:paraId="20B6ADAE" w14:textId="07DEDB93" w:rsidR="00971784" w:rsidRDefault="63354E94" w:rsidP="00AA304E">
      <w:pPr>
        <w:pStyle w:val="Ttulo2"/>
      </w:pPr>
      <w:bookmarkStart w:id="1935" w:name="_Toc213787223"/>
      <w:r>
        <w:t>Árbol de navegación</w:t>
      </w:r>
      <w:r w:rsidR="00613426">
        <w:t xml:space="preserve"> y </w:t>
      </w:r>
      <w:r w:rsidR="00021088">
        <w:t>v</w:t>
      </w:r>
      <w:r w:rsidR="00613426">
        <w:t>ista del menú desplegable</w:t>
      </w:r>
      <w:bookmarkEnd w:id="1935"/>
    </w:p>
    <w:p w14:paraId="7EB79AFE" w14:textId="5AE59152" w:rsidR="00965C25" w:rsidRDefault="00965C25" w:rsidP="00965C25"/>
    <w:p w14:paraId="12CA15A5" w14:textId="37B232B7" w:rsidR="001A674F" w:rsidRPr="00965C25" w:rsidRDefault="684D0A9E" w:rsidP="00416CA1">
      <w:r>
        <w:lastRenderedPageBreak/>
        <w:t>El diagrama presentado ilustra la estructura de navegación del sistema, el cual está orientada a la gestión de turnos y administración de personal. La representación gráfica muestra una vista jerárquica de los módulos principales que conforman la interfaz del usuario, donde cada bloque azul corresponde a una interfaz del sistema, acompañada de su respectiva funcionalidad las cuales se ven representadas en bloques rosados. Desde esta interfaz principal se accede a distintos módulos, entre ellos la sección de turnos, que permite gestionar la asignación, modificación y visualización de los turnos de trabajo del personal, el módulo de ingreso de empleado, orientado al registro de nuesvos trabajadores y la edición de sus datos personales y laborales, y el apartado de tablas maestras, que centraliza la configuración básica del sistema, como los tipos de turnos, departamentos y demás parámetros estructurales y finalmente una opción de salida que permite cerrar sesión de manera manual. Esta estructura de navegación refleja una organización lógica y coherente, lo que facilita el uso del sistema por parte del usuario final, además de servir como una herramienta útil para comprender la arquitectura funcional de la aplicación</w:t>
      </w:r>
    </w:p>
    <w:p w14:paraId="6BEDB391" w14:textId="77777777" w:rsidR="00BF0E25" w:rsidRDefault="00BF0E25" w:rsidP="008D0C9F">
      <w:pPr>
        <w:ind w:firstLine="0"/>
      </w:pPr>
    </w:p>
    <w:p w14:paraId="5748718D" w14:textId="1D56FF8A" w:rsidR="00343424" w:rsidRDefault="00343424" w:rsidP="001170E8">
      <w:pPr>
        <w:pStyle w:val="Ttulo2"/>
      </w:pPr>
      <w:bookmarkStart w:id="1936" w:name="_Toc213787224"/>
      <w:r>
        <w:t>Tabla de esfuerzo</w:t>
      </w:r>
      <w:bookmarkEnd w:id="1936"/>
    </w:p>
    <w:p w14:paraId="310E8A88" w14:textId="77777777" w:rsidR="00670F6D" w:rsidRPr="00670F6D" w:rsidRDefault="00670F6D" w:rsidP="00670F6D"/>
    <w:p w14:paraId="464062AD" w14:textId="4C0E3A0F" w:rsidR="0037061D" w:rsidRDefault="00670F6D" w:rsidP="00670F6D">
      <w:r w:rsidRPr="00670F6D">
        <w:t xml:space="preserve">Una </w:t>
      </w:r>
      <w:r w:rsidRPr="00670F6D">
        <w:rPr>
          <w:b/>
          <w:bCs/>
        </w:rPr>
        <w:t>tabla de esfuerzo</w:t>
      </w:r>
      <w:r w:rsidRPr="00670F6D">
        <w:t xml:space="preserve"> (o matriz de seguimiento de esfuerzo) es una herramienta de gestión de proyectos, frecuentemente utilizada en metodologías ágiles como Scrum, que se usa para </w:t>
      </w:r>
      <w:r w:rsidRPr="00670F6D">
        <w:rPr>
          <w:b/>
          <w:bCs/>
        </w:rPr>
        <w:t>planificar, asignar y rastrear la cantidad de trabajo pendiente o completado</w:t>
      </w:r>
      <w:r w:rsidRPr="00670F6D">
        <w:t xml:space="preserve"> a lo largo de un período de tiempo, como un </w:t>
      </w:r>
      <w:r w:rsidRPr="00670F6D">
        <w:rPr>
          <w:i/>
          <w:iCs/>
        </w:rPr>
        <w:t>sprint</w:t>
      </w:r>
      <w:r w:rsidRPr="00670F6D">
        <w:t xml:space="preserve"> o un incremento.</w:t>
      </w:r>
    </w:p>
    <w:p w14:paraId="30065646" w14:textId="77777777" w:rsidR="00670F6D" w:rsidRDefault="00670F6D" w:rsidP="00670F6D"/>
    <w:p w14:paraId="3A4CBCE4" w14:textId="77777777" w:rsidR="0037061D" w:rsidRDefault="0037061D" w:rsidP="0037061D">
      <w:pPr>
        <w:pStyle w:val="Ttulo2"/>
      </w:pPr>
      <w:bookmarkStart w:id="1937" w:name="_Toc213787225"/>
      <w:r>
        <w:t>Diagrama de despliegue</w:t>
      </w:r>
      <w:bookmarkEnd w:id="1937"/>
    </w:p>
    <w:p w14:paraId="7E362188" w14:textId="77777777" w:rsidR="005A0324" w:rsidRPr="005A0324" w:rsidRDefault="005A0324" w:rsidP="005A0324"/>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lastRenderedPageBreak/>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1938" w:name="_Toc201199662"/>
      <w:bookmarkStart w:id="1939" w:name="_Toc201199751"/>
      <w:bookmarkStart w:id="1940" w:name="_Toc211609271"/>
      <w:bookmarkStart w:id="1941" w:name="_Toc212539485"/>
      <w:bookmarkStart w:id="1942" w:name="_Toc213698802"/>
      <w:bookmarkStart w:id="1943" w:name="_Toc213787111"/>
      <w:bookmarkStart w:id="1944" w:name="_Toc213787226"/>
      <w:bookmarkStart w:id="1945" w:name="_Toc213787525"/>
      <w:r>
        <w:lastRenderedPageBreak/>
        <w:t>REFERENCIAS</w:t>
      </w:r>
      <w:bookmarkEnd w:id="1938"/>
      <w:bookmarkEnd w:id="1939"/>
      <w:bookmarkEnd w:id="1940"/>
      <w:bookmarkEnd w:id="1941"/>
      <w:bookmarkEnd w:id="1942"/>
      <w:bookmarkEnd w:id="1943"/>
      <w:bookmarkEnd w:id="1944"/>
      <w:bookmarkEnd w:id="1945"/>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250"/>
      <w:footerReference w:type="default" r:id="rId251"/>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BA661" w14:textId="77777777" w:rsidR="00533C71" w:rsidRDefault="00533C71">
      <w:pPr>
        <w:spacing w:after="0" w:line="240" w:lineRule="auto"/>
      </w:pPr>
      <w:r>
        <w:separator/>
      </w:r>
    </w:p>
  </w:endnote>
  <w:endnote w:type="continuationSeparator" w:id="0">
    <w:p w14:paraId="5E782857" w14:textId="77777777" w:rsidR="00533C71" w:rsidRDefault="00533C71">
      <w:pPr>
        <w:spacing w:after="0" w:line="240" w:lineRule="auto"/>
      </w:pPr>
      <w:r>
        <w:continuationSeparator/>
      </w:r>
    </w:p>
  </w:endnote>
  <w:endnote w:type="continuationNotice" w:id="1">
    <w:p w14:paraId="055EA2DB" w14:textId="77777777" w:rsidR="00533C71" w:rsidRDefault="00533C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B8034F6E-40F2-404A-8179-2702E69B0223}"/>
    <w:embedBold r:id="rId2" w:fontKey="{9D68C9B7-DDEC-46BC-9BB9-A3F52732464F}"/>
    <w:embedItalic r:id="rId3" w:fontKey="{5628BF45-1860-4028-A753-CB36B9BAF31C}"/>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8286976C-C20C-4798-8671-94F15403868B}"/>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9A2D6BCA-33A1-4261-A92F-C22FAC3069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B7791C" w:rsidRDefault="00B7791C">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D06A56">
      <w:rPr>
        <w:noProof/>
        <w:color w:val="0A1D30"/>
      </w:rPr>
      <w:t>40</w:t>
    </w:r>
    <w:r>
      <w:rPr>
        <w:color w:val="0A1D30"/>
      </w:rPr>
      <w:fldChar w:fldCharType="end"/>
    </w:r>
  </w:p>
  <w:p w14:paraId="2DECCAB3" w14:textId="77777777" w:rsidR="00B7791C" w:rsidRDefault="00B7791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1B7A9" w14:textId="77777777" w:rsidR="00533C71" w:rsidRDefault="00533C71">
      <w:pPr>
        <w:spacing w:after="0" w:line="240" w:lineRule="auto"/>
      </w:pPr>
      <w:r>
        <w:separator/>
      </w:r>
    </w:p>
  </w:footnote>
  <w:footnote w:type="continuationSeparator" w:id="0">
    <w:p w14:paraId="15421E20" w14:textId="77777777" w:rsidR="00533C71" w:rsidRDefault="00533C71">
      <w:pPr>
        <w:spacing w:after="0" w:line="240" w:lineRule="auto"/>
      </w:pPr>
      <w:r>
        <w:continuationSeparator/>
      </w:r>
    </w:p>
  </w:footnote>
  <w:footnote w:type="continuationNotice" w:id="1">
    <w:p w14:paraId="6F0FE8B0" w14:textId="77777777" w:rsidR="00533C71" w:rsidRDefault="00533C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B7791C" w14:paraId="4BE65C9D" w14:textId="214A2808" w:rsidTr="00490761">
      <w:trPr>
        <w:trHeight w:val="300"/>
      </w:trPr>
      <w:tc>
        <w:tcPr>
          <w:tcW w:w="2945" w:type="dxa"/>
        </w:tcPr>
        <w:p w14:paraId="2AACF843" w14:textId="708F4423" w:rsidR="00B7791C" w:rsidRDefault="00B7791C" w:rsidP="5D36CEAE">
          <w:pPr>
            <w:pStyle w:val="Encabezado"/>
            <w:ind w:left="-115" w:firstLine="0"/>
          </w:pPr>
        </w:p>
      </w:tc>
      <w:tc>
        <w:tcPr>
          <w:tcW w:w="2945" w:type="dxa"/>
        </w:tcPr>
        <w:p w14:paraId="134B6AC3" w14:textId="4AFFC5B7" w:rsidR="00B7791C" w:rsidRDefault="00B7791C" w:rsidP="032C51C5">
          <w:pPr>
            <w:pStyle w:val="Encabezado"/>
            <w:jc w:val="center"/>
          </w:pPr>
        </w:p>
      </w:tc>
      <w:tc>
        <w:tcPr>
          <w:tcW w:w="2945" w:type="dxa"/>
        </w:tcPr>
        <w:p w14:paraId="3099C73A" w14:textId="2A8880F5" w:rsidR="00B7791C" w:rsidRDefault="00B7791C" w:rsidP="032C51C5">
          <w:pPr>
            <w:pStyle w:val="Encabezado"/>
            <w:ind w:right="-115"/>
            <w:jc w:val="right"/>
          </w:pPr>
        </w:p>
      </w:tc>
      <w:tc>
        <w:tcPr>
          <w:tcW w:w="2945" w:type="dxa"/>
        </w:tcPr>
        <w:p w14:paraId="34EE9100" w14:textId="0AF7DE10" w:rsidR="00B7791C" w:rsidRDefault="00B7791C" w:rsidP="032C51C5">
          <w:pPr>
            <w:pStyle w:val="Encabezado"/>
            <w:ind w:right="-115"/>
            <w:jc w:val="right"/>
          </w:pPr>
        </w:p>
      </w:tc>
    </w:tr>
  </w:tbl>
  <w:p w14:paraId="1BA45103" w14:textId="71DA4A97" w:rsidR="00B7791C" w:rsidRDefault="00B7791C">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D88"/>
    <w:multiLevelType w:val="multilevel"/>
    <w:tmpl w:val="8500DF3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 w15:restartNumberingAfterBreak="0">
    <w:nsid w:val="00403CD4"/>
    <w:multiLevelType w:val="hybridMultilevel"/>
    <w:tmpl w:val="B328B11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060132B"/>
    <w:multiLevelType w:val="multilevel"/>
    <w:tmpl w:val="13E48CD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007C4299"/>
    <w:multiLevelType w:val="multilevel"/>
    <w:tmpl w:val="4B44F08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15:restartNumberingAfterBreak="0">
    <w:nsid w:val="00DA5576"/>
    <w:multiLevelType w:val="hybridMultilevel"/>
    <w:tmpl w:val="AA84395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5" w15:restartNumberingAfterBreak="0">
    <w:nsid w:val="01413A1A"/>
    <w:multiLevelType w:val="multilevel"/>
    <w:tmpl w:val="8C3C579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 w15:restartNumberingAfterBreak="0">
    <w:nsid w:val="01DF09DB"/>
    <w:multiLevelType w:val="hybridMultilevel"/>
    <w:tmpl w:val="8CFE8E0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 w15:restartNumberingAfterBreak="0">
    <w:nsid w:val="01F12A68"/>
    <w:multiLevelType w:val="multilevel"/>
    <w:tmpl w:val="0F021E9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 w15:restartNumberingAfterBreak="0">
    <w:nsid w:val="02070871"/>
    <w:multiLevelType w:val="hybridMultilevel"/>
    <w:tmpl w:val="F91439CE"/>
    <w:lvl w:ilvl="0" w:tplc="8D14C73C">
      <w:start w:val="1"/>
      <w:numFmt w:val="decimal"/>
      <w:lvlText w:val="%1."/>
      <w:lvlJc w:val="left"/>
      <w:pPr>
        <w:ind w:left="2160" w:hanging="360"/>
      </w:pPr>
      <w:rPr>
        <w:rFonts w:ascii="Times New Roman" w:eastAsia="Aptos" w:hAnsi="Times New Roman" w:cs="Aptos"/>
      </w:r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10" w15:restartNumberingAfterBreak="0">
    <w:nsid w:val="024A6E38"/>
    <w:multiLevelType w:val="multilevel"/>
    <w:tmpl w:val="3326B4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 w15:restartNumberingAfterBreak="0">
    <w:nsid w:val="02676819"/>
    <w:multiLevelType w:val="multilevel"/>
    <w:tmpl w:val="C9F685F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03690C48"/>
    <w:multiLevelType w:val="multilevel"/>
    <w:tmpl w:val="D53292A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15:restartNumberingAfterBreak="0">
    <w:nsid w:val="037419DF"/>
    <w:multiLevelType w:val="hybridMultilevel"/>
    <w:tmpl w:val="E97E494E"/>
    <w:lvl w:ilvl="0" w:tplc="251E4EF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5"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6" w15:restartNumberingAfterBreak="0">
    <w:nsid w:val="04376A6D"/>
    <w:multiLevelType w:val="multilevel"/>
    <w:tmpl w:val="3E665AF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 w15:restartNumberingAfterBreak="0">
    <w:nsid w:val="048F2001"/>
    <w:multiLevelType w:val="hybridMultilevel"/>
    <w:tmpl w:val="F6363ECC"/>
    <w:lvl w:ilvl="0" w:tplc="340A000F">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18" w15:restartNumberingAfterBreak="0">
    <w:nsid w:val="049910D0"/>
    <w:multiLevelType w:val="multilevel"/>
    <w:tmpl w:val="481CB7E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 w15:restartNumberingAfterBreak="0">
    <w:nsid w:val="04A85625"/>
    <w:multiLevelType w:val="multilevel"/>
    <w:tmpl w:val="3614088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 w15:restartNumberingAfterBreak="0">
    <w:nsid w:val="04C34DE1"/>
    <w:multiLevelType w:val="multilevel"/>
    <w:tmpl w:val="08F27DC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 w15:restartNumberingAfterBreak="0">
    <w:nsid w:val="04F31AF8"/>
    <w:multiLevelType w:val="multilevel"/>
    <w:tmpl w:val="97E8113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 w15:restartNumberingAfterBreak="0">
    <w:nsid w:val="04F441CA"/>
    <w:multiLevelType w:val="hybridMultilevel"/>
    <w:tmpl w:val="49AA94E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3" w15:restartNumberingAfterBreak="0">
    <w:nsid w:val="056A6264"/>
    <w:multiLevelType w:val="hybridMultilevel"/>
    <w:tmpl w:val="D7124FD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4" w15:restartNumberingAfterBreak="0">
    <w:nsid w:val="05B340E0"/>
    <w:multiLevelType w:val="hybridMultilevel"/>
    <w:tmpl w:val="126ADAFE"/>
    <w:lvl w:ilvl="0" w:tplc="8D14C73C">
      <w:start w:val="1"/>
      <w:numFmt w:val="decimal"/>
      <w:lvlText w:val="%1."/>
      <w:lvlJc w:val="left"/>
      <w:pPr>
        <w:ind w:left="1800" w:hanging="360"/>
      </w:pPr>
      <w:rPr>
        <w:rFonts w:ascii="Times New Roman" w:eastAsia="Aptos" w:hAnsi="Times New Roman" w:cs="Aptos"/>
      </w:rPr>
    </w:lvl>
    <w:lvl w:ilvl="1" w:tplc="580A0019">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5" w15:restartNumberingAfterBreak="0">
    <w:nsid w:val="05D60711"/>
    <w:multiLevelType w:val="hybridMultilevel"/>
    <w:tmpl w:val="E1B2EFA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 w15:restartNumberingAfterBreak="0">
    <w:nsid w:val="067C01E2"/>
    <w:multiLevelType w:val="multilevel"/>
    <w:tmpl w:val="CF20806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 w15:restartNumberingAfterBreak="0">
    <w:nsid w:val="0696552D"/>
    <w:multiLevelType w:val="hybridMultilevel"/>
    <w:tmpl w:val="9872E75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8" w15:restartNumberingAfterBreak="0">
    <w:nsid w:val="070C7E5E"/>
    <w:multiLevelType w:val="hybridMultilevel"/>
    <w:tmpl w:val="667883F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9" w15:restartNumberingAfterBreak="0">
    <w:nsid w:val="073B09DA"/>
    <w:multiLevelType w:val="multilevel"/>
    <w:tmpl w:val="2C6A527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0"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1" w15:restartNumberingAfterBreak="0">
    <w:nsid w:val="082405B0"/>
    <w:multiLevelType w:val="hybridMultilevel"/>
    <w:tmpl w:val="E0163CCC"/>
    <w:lvl w:ilvl="0" w:tplc="D0B683A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2" w15:restartNumberingAfterBreak="0">
    <w:nsid w:val="08747BAC"/>
    <w:multiLevelType w:val="multilevel"/>
    <w:tmpl w:val="9476F8A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3"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34" w15:restartNumberingAfterBreak="0">
    <w:nsid w:val="09F81E2C"/>
    <w:multiLevelType w:val="multilevel"/>
    <w:tmpl w:val="84844E8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5" w15:restartNumberingAfterBreak="0">
    <w:nsid w:val="0A5A5801"/>
    <w:multiLevelType w:val="hybridMultilevel"/>
    <w:tmpl w:val="C760590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6" w15:restartNumberingAfterBreak="0">
    <w:nsid w:val="0A7C56B5"/>
    <w:multiLevelType w:val="hybridMultilevel"/>
    <w:tmpl w:val="D09817B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7" w15:restartNumberingAfterBreak="0">
    <w:nsid w:val="0A88370D"/>
    <w:multiLevelType w:val="hybridMultilevel"/>
    <w:tmpl w:val="57388FE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8"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9" w15:restartNumberingAfterBreak="0">
    <w:nsid w:val="0B3063ED"/>
    <w:multiLevelType w:val="hybridMultilevel"/>
    <w:tmpl w:val="621EAEDA"/>
    <w:lvl w:ilvl="0" w:tplc="A43E6F8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40" w15:restartNumberingAfterBreak="0">
    <w:nsid w:val="0B5F5C9B"/>
    <w:multiLevelType w:val="multilevel"/>
    <w:tmpl w:val="CB60D3C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1" w15:restartNumberingAfterBreak="0">
    <w:nsid w:val="0B667900"/>
    <w:multiLevelType w:val="hybridMultilevel"/>
    <w:tmpl w:val="F37EDF84"/>
    <w:lvl w:ilvl="0" w:tplc="98B85F5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42" w15:restartNumberingAfterBreak="0">
    <w:nsid w:val="0C4D1BC5"/>
    <w:multiLevelType w:val="hybridMultilevel"/>
    <w:tmpl w:val="2AB0005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43" w15:restartNumberingAfterBreak="0">
    <w:nsid w:val="0C752475"/>
    <w:multiLevelType w:val="hybridMultilevel"/>
    <w:tmpl w:val="AB1603B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44" w15:restartNumberingAfterBreak="0">
    <w:nsid w:val="0C8918B7"/>
    <w:multiLevelType w:val="hybridMultilevel"/>
    <w:tmpl w:val="A01E05B6"/>
    <w:lvl w:ilvl="0" w:tplc="0CA8C560">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45" w15:restartNumberingAfterBreak="0">
    <w:nsid w:val="0DB74807"/>
    <w:multiLevelType w:val="multilevel"/>
    <w:tmpl w:val="0C4AE5E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6"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7" w15:restartNumberingAfterBreak="0">
    <w:nsid w:val="0DF109EC"/>
    <w:multiLevelType w:val="hybridMultilevel"/>
    <w:tmpl w:val="8D8CC310"/>
    <w:lvl w:ilvl="0" w:tplc="340A000F">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48"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9" w15:restartNumberingAfterBreak="0">
    <w:nsid w:val="0ED837C9"/>
    <w:multiLevelType w:val="multilevel"/>
    <w:tmpl w:val="98B24B2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0" w15:restartNumberingAfterBreak="0">
    <w:nsid w:val="0F1C4A35"/>
    <w:multiLevelType w:val="multilevel"/>
    <w:tmpl w:val="1D8E2DA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1" w15:restartNumberingAfterBreak="0">
    <w:nsid w:val="0FBF4215"/>
    <w:multiLevelType w:val="hybridMultilevel"/>
    <w:tmpl w:val="725CBB1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2"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53" w15:restartNumberingAfterBreak="0">
    <w:nsid w:val="10C50CFE"/>
    <w:multiLevelType w:val="multilevel"/>
    <w:tmpl w:val="5C78FC3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4" w15:restartNumberingAfterBreak="0">
    <w:nsid w:val="10E37AA8"/>
    <w:multiLevelType w:val="hybridMultilevel"/>
    <w:tmpl w:val="8CB6C80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55" w15:restartNumberingAfterBreak="0">
    <w:nsid w:val="10E717D6"/>
    <w:multiLevelType w:val="multilevel"/>
    <w:tmpl w:val="5A9A457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6" w15:restartNumberingAfterBreak="0">
    <w:nsid w:val="117317E9"/>
    <w:multiLevelType w:val="multilevel"/>
    <w:tmpl w:val="DAEC180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7" w15:restartNumberingAfterBreak="0">
    <w:nsid w:val="11AE6607"/>
    <w:multiLevelType w:val="multilevel"/>
    <w:tmpl w:val="B6CA1B7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8" w15:restartNumberingAfterBreak="0">
    <w:nsid w:val="11B5720B"/>
    <w:multiLevelType w:val="hybridMultilevel"/>
    <w:tmpl w:val="C1B6E894"/>
    <w:lvl w:ilvl="0" w:tplc="F6DE429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59" w15:restartNumberingAfterBreak="0">
    <w:nsid w:val="11B63836"/>
    <w:multiLevelType w:val="multilevel"/>
    <w:tmpl w:val="7D76B80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0" w15:restartNumberingAfterBreak="0">
    <w:nsid w:val="11FB6FEF"/>
    <w:multiLevelType w:val="multilevel"/>
    <w:tmpl w:val="EE92F2A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1" w15:restartNumberingAfterBreak="0">
    <w:nsid w:val="12492970"/>
    <w:multiLevelType w:val="multilevel"/>
    <w:tmpl w:val="F500B0D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2" w15:restartNumberingAfterBreak="0">
    <w:nsid w:val="12527C3C"/>
    <w:multiLevelType w:val="hybridMultilevel"/>
    <w:tmpl w:val="542808CE"/>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63" w15:restartNumberingAfterBreak="0">
    <w:nsid w:val="127E23E9"/>
    <w:multiLevelType w:val="multilevel"/>
    <w:tmpl w:val="9166873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4"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5" w15:restartNumberingAfterBreak="0">
    <w:nsid w:val="12B6060A"/>
    <w:multiLevelType w:val="multilevel"/>
    <w:tmpl w:val="A68269F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6" w15:restartNumberingAfterBreak="0">
    <w:nsid w:val="12E05F6E"/>
    <w:multiLevelType w:val="hybridMultilevel"/>
    <w:tmpl w:val="B044A6F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67" w15:restartNumberingAfterBreak="0">
    <w:nsid w:val="130F5924"/>
    <w:multiLevelType w:val="multilevel"/>
    <w:tmpl w:val="1BDAC49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8" w15:restartNumberingAfterBreak="0">
    <w:nsid w:val="131D63BE"/>
    <w:multiLevelType w:val="hybridMultilevel"/>
    <w:tmpl w:val="9810308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69" w15:restartNumberingAfterBreak="0">
    <w:nsid w:val="13501B5C"/>
    <w:multiLevelType w:val="multilevel"/>
    <w:tmpl w:val="6C82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3A260B9"/>
    <w:multiLevelType w:val="hybridMultilevel"/>
    <w:tmpl w:val="772E8AA8"/>
    <w:lvl w:ilvl="0" w:tplc="F33629A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71" w15:restartNumberingAfterBreak="0">
    <w:nsid w:val="13CB7BD5"/>
    <w:multiLevelType w:val="hybridMultilevel"/>
    <w:tmpl w:val="597E91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2"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3" w15:restartNumberingAfterBreak="0">
    <w:nsid w:val="143F6AD0"/>
    <w:multiLevelType w:val="multilevel"/>
    <w:tmpl w:val="1724132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4" w15:restartNumberingAfterBreak="0">
    <w:nsid w:val="148F6B7B"/>
    <w:multiLevelType w:val="multilevel"/>
    <w:tmpl w:val="5802A2B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5" w15:restartNumberingAfterBreak="0">
    <w:nsid w:val="14EC51A2"/>
    <w:multiLevelType w:val="multilevel"/>
    <w:tmpl w:val="0060DCB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6"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7" w15:restartNumberingAfterBreak="0">
    <w:nsid w:val="157B51A8"/>
    <w:multiLevelType w:val="hybridMultilevel"/>
    <w:tmpl w:val="D0B08EB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78"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9" w15:restartNumberingAfterBreak="0">
    <w:nsid w:val="15E47923"/>
    <w:multiLevelType w:val="hybridMultilevel"/>
    <w:tmpl w:val="F42CEDB8"/>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0" w15:restartNumberingAfterBreak="0">
    <w:nsid w:val="15FE76F5"/>
    <w:multiLevelType w:val="hybridMultilevel"/>
    <w:tmpl w:val="BE0C70E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1" w15:restartNumberingAfterBreak="0">
    <w:nsid w:val="16113820"/>
    <w:multiLevelType w:val="hybridMultilevel"/>
    <w:tmpl w:val="A956FB9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2" w15:restartNumberingAfterBreak="0">
    <w:nsid w:val="16EE5476"/>
    <w:multiLevelType w:val="multilevel"/>
    <w:tmpl w:val="F6A83BF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3" w15:restartNumberingAfterBreak="0">
    <w:nsid w:val="177943E1"/>
    <w:multiLevelType w:val="hybridMultilevel"/>
    <w:tmpl w:val="C466F9D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4" w15:restartNumberingAfterBreak="0">
    <w:nsid w:val="17F3749C"/>
    <w:multiLevelType w:val="hybridMultilevel"/>
    <w:tmpl w:val="B8620C4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5" w15:restartNumberingAfterBreak="0">
    <w:nsid w:val="18733807"/>
    <w:multiLevelType w:val="hybridMultilevel"/>
    <w:tmpl w:val="A3C68AC6"/>
    <w:lvl w:ilvl="0" w:tplc="5268C4D4">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86"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7" w15:restartNumberingAfterBreak="0">
    <w:nsid w:val="192E1E41"/>
    <w:multiLevelType w:val="multilevel"/>
    <w:tmpl w:val="AC90B06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8" w15:restartNumberingAfterBreak="0">
    <w:nsid w:val="193412AD"/>
    <w:multiLevelType w:val="hybridMultilevel"/>
    <w:tmpl w:val="A9D614F2"/>
    <w:lvl w:ilvl="0" w:tplc="DF4AB73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89"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90" w15:restartNumberingAfterBreak="0">
    <w:nsid w:val="1A2708B4"/>
    <w:multiLevelType w:val="hybridMultilevel"/>
    <w:tmpl w:val="FB826B9E"/>
    <w:lvl w:ilvl="0" w:tplc="B19AD45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91" w15:restartNumberingAfterBreak="0">
    <w:nsid w:val="1AF1509A"/>
    <w:multiLevelType w:val="hybridMultilevel"/>
    <w:tmpl w:val="6C820F7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2" w15:restartNumberingAfterBreak="0">
    <w:nsid w:val="1AFC5BB1"/>
    <w:multiLevelType w:val="multilevel"/>
    <w:tmpl w:val="B8B8F1F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3" w15:restartNumberingAfterBreak="0">
    <w:nsid w:val="1B6113BF"/>
    <w:multiLevelType w:val="hybridMultilevel"/>
    <w:tmpl w:val="AB765654"/>
    <w:lvl w:ilvl="0" w:tplc="1DF6CB7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94"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5" w15:restartNumberingAfterBreak="0">
    <w:nsid w:val="1C7A3B49"/>
    <w:multiLevelType w:val="multilevel"/>
    <w:tmpl w:val="5F8CFD3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6" w15:restartNumberingAfterBreak="0">
    <w:nsid w:val="1C9407DD"/>
    <w:multiLevelType w:val="multilevel"/>
    <w:tmpl w:val="C4685B3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7" w15:restartNumberingAfterBreak="0">
    <w:nsid w:val="1CA3618A"/>
    <w:multiLevelType w:val="multilevel"/>
    <w:tmpl w:val="47B459C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8" w15:restartNumberingAfterBreak="0">
    <w:nsid w:val="1CAD4A7C"/>
    <w:multiLevelType w:val="hybridMultilevel"/>
    <w:tmpl w:val="E02A3F76"/>
    <w:lvl w:ilvl="0" w:tplc="EF94C1C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99" w15:restartNumberingAfterBreak="0">
    <w:nsid w:val="1CF238F5"/>
    <w:multiLevelType w:val="hybridMultilevel"/>
    <w:tmpl w:val="8B047F2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0" w15:restartNumberingAfterBreak="0">
    <w:nsid w:val="1D086198"/>
    <w:multiLevelType w:val="hybridMultilevel"/>
    <w:tmpl w:val="8AA449AA"/>
    <w:lvl w:ilvl="0" w:tplc="4AC02F00">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01" w15:restartNumberingAfterBreak="0">
    <w:nsid w:val="1D0B64FF"/>
    <w:multiLevelType w:val="hybridMultilevel"/>
    <w:tmpl w:val="A47E1C5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2" w15:restartNumberingAfterBreak="0">
    <w:nsid w:val="1D200A05"/>
    <w:multiLevelType w:val="multilevel"/>
    <w:tmpl w:val="0F3E1B4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3" w15:restartNumberingAfterBreak="0">
    <w:nsid w:val="1D5F0EC9"/>
    <w:multiLevelType w:val="multilevel"/>
    <w:tmpl w:val="C39CB98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4" w15:restartNumberingAfterBreak="0">
    <w:nsid w:val="1D910AD6"/>
    <w:multiLevelType w:val="hybridMultilevel"/>
    <w:tmpl w:val="BE9AA1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5" w15:restartNumberingAfterBreak="0">
    <w:nsid w:val="1DDF30FB"/>
    <w:multiLevelType w:val="hybridMultilevel"/>
    <w:tmpl w:val="7FE2A8A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6" w15:restartNumberingAfterBreak="0">
    <w:nsid w:val="1DE16755"/>
    <w:multiLevelType w:val="multilevel"/>
    <w:tmpl w:val="C7E4EA2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7" w15:restartNumberingAfterBreak="0">
    <w:nsid w:val="1E4D38EF"/>
    <w:multiLevelType w:val="hybridMultilevel"/>
    <w:tmpl w:val="D444E8E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8" w15:restartNumberingAfterBreak="0">
    <w:nsid w:val="1E4F6DB6"/>
    <w:multiLevelType w:val="hybridMultilevel"/>
    <w:tmpl w:val="7E062CA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9" w15:restartNumberingAfterBreak="0">
    <w:nsid w:val="1ECF2159"/>
    <w:multiLevelType w:val="hybridMultilevel"/>
    <w:tmpl w:val="0C64D64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10"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1" w15:restartNumberingAfterBreak="0">
    <w:nsid w:val="1F2C0D14"/>
    <w:multiLevelType w:val="hybridMultilevel"/>
    <w:tmpl w:val="AF247CD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12" w15:restartNumberingAfterBreak="0">
    <w:nsid w:val="1F390591"/>
    <w:multiLevelType w:val="multilevel"/>
    <w:tmpl w:val="6E30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F750EA3"/>
    <w:multiLevelType w:val="multilevel"/>
    <w:tmpl w:val="86A4D8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4" w15:restartNumberingAfterBreak="0">
    <w:nsid w:val="208119E3"/>
    <w:multiLevelType w:val="multilevel"/>
    <w:tmpl w:val="8EFA7FC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5" w15:restartNumberingAfterBreak="0">
    <w:nsid w:val="210164EA"/>
    <w:multiLevelType w:val="hybridMultilevel"/>
    <w:tmpl w:val="5D74BF78"/>
    <w:lvl w:ilvl="0" w:tplc="340A000F">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116"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7" w15:restartNumberingAfterBreak="0">
    <w:nsid w:val="21D21D4F"/>
    <w:multiLevelType w:val="multilevel"/>
    <w:tmpl w:val="08480F7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8" w15:restartNumberingAfterBreak="0">
    <w:nsid w:val="22322212"/>
    <w:multiLevelType w:val="multilevel"/>
    <w:tmpl w:val="97CE661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9" w15:restartNumberingAfterBreak="0">
    <w:nsid w:val="22E43265"/>
    <w:multiLevelType w:val="hybridMultilevel"/>
    <w:tmpl w:val="37644506"/>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0" w15:restartNumberingAfterBreak="0">
    <w:nsid w:val="2387191C"/>
    <w:multiLevelType w:val="multilevel"/>
    <w:tmpl w:val="1988CC2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1" w15:restartNumberingAfterBreak="0">
    <w:nsid w:val="239964A0"/>
    <w:multiLevelType w:val="hybridMultilevel"/>
    <w:tmpl w:val="1A16035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22" w15:restartNumberingAfterBreak="0">
    <w:nsid w:val="24F61EC4"/>
    <w:multiLevelType w:val="hybridMultilevel"/>
    <w:tmpl w:val="FD54284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23" w15:restartNumberingAfterBreak="0">
    <w:nsid w:val="24FA4EC8"/>
    <w:multiLevelType w:val="hybridMultilevel"/>
    <w:tmpl w:val="BD0AD916"/>
    <w:lvl w:ilvl="0" w:tplc="7FA20BB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24" w15:restartNumberingAfterBreak="0">
    <w:nsid w:val="252B1689"/>
    <w:multiLevelType w:val="hybridMultilevel"/>
    <w:tmpl w:val="7DCECE6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25" w15:restartNumberingAfterBreak="0">
    <w:nsid w:val="255A1A01"/>
    <w:multiLevelType w:val="hybridMultilevel"/>
    <w:tmpl w:val="BB7864B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26" w15:restartNumberingAfterBreak="0">
    <w:nsid w:val="25D21216"/>
    <w:multiLevelType w:val="hybridMultilevel"/>
    <w:tmpl w:val="1F5EBBE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27" w15:restartNumberingAfterBreak="0">
    <w:nsid w:val="267769BC"/>
    <w:multiLevelType w:val="hybridMultilevel"/>
    <w:tmpl w:val="003C3D02"/>
    <w:lvl w:ilvl="0" w:tplc="38E2A798">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28" w15:restartNumberingAfterBreak="0">
    <w:nsid w:val="27120D3F"/>
    <w:multiLevelType w:val="hybridMultilevel"/>
    <w:tmpl w:val="96887360"/>
    <w:lvl w:ilvl="0" w:tplc="AE7C5AA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29"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0" w15:restartNumberingAfterBreak="0">
    <w:nsid w:val="27B04D54"/>
    <w:multiLevelType w:val="multilevel"/>
    <w:tmpl w:val="B2D4F24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1" w15:restartNumberingAfterBreak="0">
    <w:nsid w:val="287847B8"/>
    <w:multiLevelType w:val="hybridMultilevel"/>
    <w:tmpl w:val="52366C5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32" w15:restartNumberingAfterBreak="0">
    <w:nsid w:val="28BE468C"/>
    <w:multiLevelType w:val="multilevel"/>
    <w:tmpl w:val="3B5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F442CF"/>
    <w:multiLevelType w:val="multilevel"/>
    <w:tmpl w:val="80A01D6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4" w15:restartNumberingAfterBreak="0">
    <w:nsid w:val="28FE65D3"/>
    <w:multiLevelType w:val="hybridMultilevel"/>
    <w:tmpl w:val="39FE42EC"/>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135" w15:restartNumberingAfterBreak="0">
    <w:nsid w:val="291C505E"/>
    <w:multiLevelType w:val="multilevel"/>
    <w:tmpl w:val="6C82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9347B15"/>
    <w:multiLevelType w:val="hybridMultilevel"/>
    <w:tmpl w:val="4C9C4EB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37" w15:restartNumberingAfterBreak="0">
    <w:nsid w:val="2A6231F4"/>
    <w:multiLevelType w:val="multilevel"/>
    <w:tmpl w:val="476EC1F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8" w15:restartNumberingAfterBreak="0">
    <w:nsid w:val="2AE83D77"/>
    <w:multiLevelType w:val="multilevel"/>
    <w:tmpl w:val="92DA214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9" w15:restartNumberingAfterBreak="0">
    <w:nsid w:val="2B0D5432"/>
    <w:multiLevelType w:val="hybridMultilevel"/>
    <w:tmpl w:val="B5EE1B8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40" w15:restartNumberingAfterBreak="0">
    <w:nsid w:val="2B1D2B87"/>
    <w:multiLevelType w:val="multilevel"/>
    <w:tmpl w:val="40A0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5C2D3C"/>
    <w:multiLevelType w:val="multilevel"/>
    <w:tmpl w:val="1BDC520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2"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43"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4" w15:restartNumberingAfterBreak="0">
    <w:nsid w:val="2CB713C9"/>
    <w:multiLevelType w:val="hybridMultilevel"/>
    <w:tmpl w:val="C87CC930"/>
    <w:lvl w:ilvl="0" w:tplc="6EFE61A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45"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146" w15:restartNumberingAfterBreak="0">
    <w:nsid w:val="2E024214"/>
    <w:multiLevelType w:val="multilevel"/>
    <w:tmpl w:val="8638885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7" w15:restartNumberingAfterBreak="0">
    <w:nsid w:val="2E4C6387"/>
    <w:multiLevelType w:val="hybridMultilevel"/>
    <w:tmpl w:val="1AFEC98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48" w15:restartNumberingAfterBreak="0">
    <w:nsid w:val="2EAA6250"/>
    <w:multiLevelType w:val="hybridMultilevel"/>
    <w:tmpl w:val="6F7A325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9"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50" w15:restartNumberingAfterBreak="0">
    <w:nsid w:val="2EE3709F"/>
    <w:multiLevelType w:val="multilevel"/>
    <w:tmpl w:val="A0EADFC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1" w15:restartNumberingAfterBreak="0">
    <w:nsid w:val="2EF473AB"/>
    <w:multiLevelType w:val="multilevel"/>
    <w:tmpl w:val="8FC4EDA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2" w15:restartNumberingAfterBreak="0">
    <w:nsid w:val="2FCD7FE9"/>
    <w:multiLevelType w:val="hybridMultilevel"/>
    <w:tmpl w:val="D1A8A53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53" w15:restartNumberingAfterBreak="0">
    <w:nsid w:val="30381AFC"/>
    <w:multiLevelType w:val="hybridMultilevel"/>
    <w:tmpl w:val="8A4C2300"/>
    <w:lvl w:ilvl="0" w:tplc="7018D8F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54" w15:restartNumberingAfterBreak="0">
    <w:nsid w:val="306250E9"/>
    <w:multiLevelType w:val="hybridMultilevel"/>
    <w:tmpl w:val="9BF0AB10"/>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5" w15:restartNumberingAfterBreak="0">
    <w:nsid w:val="30741819"/>
    <w:multiLevelType w:val="multilevel"/>
    <w:tmpl w:val="54DE337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6" w15:restartNumberingAfterBreak="0">
    <w:nsid w:val="30B13947"/>
    <w:multiLevelType w:val="multilevel"/>
    <w:tmpl w:val="4CDC1BA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7" w15:restartNumberingAfterBreak="0">
    <w:nsid w:val="30F574A9"/>
    <w:multiLevelType w:val="hybridMultilevel"/>
    <w:tmpl w:val="C6A8A4D8"/>
    <w:lvl w:ilvl="0" w:tplc="46A809A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58" w15:restartNumberingAfterBreak="0">
    <w:nsid w:val="311409CF"/>
    <w:multiLevelType w:val="hybridMultilevel"/>
    <w:tmpl w:val="19F65B3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59" w15:restartNumberingAfterBreak="0">
    <w:nsid w:val="31751E75"/>
    <w:multiLevelType w:val="multilevel"/>
    <w:tmpl w:val="57364B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0" w15:restartNumberingAfterBreak="0">
    <w:nsid w:val="322C7E30"/>
    <w:multiLevelType w:val="hybridMultilevel"/>
    <w:tmpl w:val="C348349A"/>
    <w:lvl w:ilvl="0" w:tplc="340A000F">
      <w:start w:val="1"/>
      <w:numFmt w:val="decimal"/>
      <w:lvlText w:val="%1."/>
      <w:lvlJc w:val="left"/>
      <w:pPr>
        <w:ind w:left="1800" w:hanging="360"/>
      </w:pPr>
    </w:lvl>
    <w:lvl w:ilvl="1" w:tplc="340A0019">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161" w15:restartNumberingAfterBreak="0">
    <w:nsid w:val="32452B6E"/>
    <w:multiLevelType w:val="multilevel"/>
    <w:tmpl w:val="A7945B5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2" w15:restartNumberingAfterBreak="0">
    <w:nsid w:val="325102E2"/>
    <w:multiLevelType w:val="hybridMultilevel"/>
    <w:tmpl w:val="9246156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63" w15:restartNumberingAfterBreak="0">
    <w:nsid w:val="3264577C"/>
    <w:multiLevelType w:val="hybridMultilevel"/>
    <w:tmpl w:val="FB84A40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64" w15:restartNumberingAfterBreak="0">
    <w:nsid w:val="328E3BBC"/>
    <w:multiLevelType w:val="hybridMultilevel"/>
    <w:tmpl w:val="363611F2"/>
    <w:lvl w:ilvl="0" w:tplc="C4F0C84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65"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66" w15:restartNumberingAfterBreak="0">
    <w:nsid w:val="34B00E5E"/>
    <w:multiLevelType w:val="multilevel"/>
    <w:tmpl w:val="9D36BB0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7" w15:restartNumberingAfterBreak="0">
    <w:nsid w:val="34E85F70"/>
    <w:multiLevelType w:val="hybridMultilevel"/>
    <w:tmpl w:val="461858A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68" w15:restartNumberingAfterBreak="0">
    <w:nsid w:val="368B373E"/>
    <w:multiLevelType w:val="hybridMultilevel"/>
    <w:tmpl w:val="3FC4A93C"/>
    <w:lvl w:ilvl="0" w:tplc="DF74098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69" w15:restartNumberingAfterBreak="0">
    <w:nsid w:val="36982930"/>
    <w:multiLevelType w:val="multilevel"/>
    <w:tmpl w:val="BDB2DA1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0" w15:restartNumberingAfterBreak="0">
    <w:nsid w:val="36A17003"/>
    <w:multiLevelType w:val="hybridMultilevel"/>
    <w:tmpl w:val="8F42729E"/>
    <w:lvl w:ilvl="0" w:tplc="BC8A985C">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71" w15:restartNumberingAfterBreak="0">
    <w:nsid w:val="36D71E4E"/>
    <w:multiLevelType w:val="multilevel"/>
    <w:tmpl w:val="A4281C1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2" w15:restartNumberingAfterBreak="0">
    <w:nsid w:val="378F3395"/>
    <w:multiLevelType w:val="hybridMultilevel"/>
    <w:tmpl w:val="82E8A4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73" w15:restartNumberingAfterBreak="0">
    <w:nsid w:val="37C65867"/>
    <w:multiLevelType w:val="multilevel"/>
    <w:tmpl w:val="6C82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7E750A5"/>
    <w:multiLevelType w:val="hybridMultilevel"/>
    <w:tmpl w:val="3F50495E"/>
    <w:lvl w:ilvl="0" w:tplc="1F8C7F90">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75" w15:restartNumberingAfterBreak="0">
    <w:nsid w:val="37F02D0F"/>
    <w:multiLevelType w:val="hybridMultilevel"/>
    <w:tmpl w:val="B4CA24E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76" w15:restartNumberingAfterBreak="0">
    <w:nsid w:val="37FB4B25"/>
    <w:multiLevelType w:val="hybridMultilevel"/>
    <w:tmpl w:val="14AED16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77" w15:restartNumberingAfterBreak="0">
    <w:nsid w:val="383A4426"/>
    <w:multiLevelType w:val="multilevel"/>
    <w:tmpl w:val="5F5CC17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8"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9" w15:restartNumberingAfterBreak="0">
    <w:nsid w:val="38A600A7"/>
    <w:multiLevelType w:val="multilevel"/>
    <w:tmpl w:val="8318919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0" w15:restartNumberingAfterBreak="0">
    <w:nsid w:val="38DB7653"/>
    <w:multiLevelType w:val="multilevel"/>
    <w:tmpl w:val="D84C89C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2"/>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8E60F1D"/>
    <w:multiLevelType w:val="hybridMultilevel"/>
    <w:tmpl w:val="17D0D24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82" w15:restartNumberingAfterBreak="0">
    <w:nsid w:val="38E62142"/>
    <w:multiLevelType w:val="hybridMultilevel"/>
    <w:tmpl w:val="307E96A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83" w15:restartNumberingAfterBreak="0">
    <w:nsid w:val="39D435F1"/>
    <w:multiLevelType w:val="hybridMultilevel"/>
    <w:tmpl w:val="871CB752"/>
    <w:lvl w:ilvl="0" w:tplc="1F9E73E4">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84"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5" w15:restartNumberingAfterBreak="0">
    <w:nsid w:val="3AAE6FA8"/>
    <w:multiLevelType w:val="multilevel"/>
    <w:tmpl w:val="8D9E74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6" w15:restartNumberingAfterBreak="0">
    <w:nsid w:val="3AB86A6B"/>
    <w:multiLevelType w:val="hybridMultilevel"/>
    <w:tmpl w:val="8F5EAB5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87" w15:restartNumberingAfterBreak="0">
    <w:nsid w:val="3B0B4E08"/>
    <w:multiLevelType w:val="hybridMultilevel"/>
    <w:tmpl w:val="8D32355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88" w15:restartNumberingAfterBreak="0">
    <w:nsid w:val="3B7D7C7B"/>
    <w:multiLevelType w:val="hybridMultilevel"/>
    <w:tmpl w:val="B2F2934E"/>
    <w:lvl w:ilvl="0" w:tplc="FE687E0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89" w15:restartNumberingAfterBreak="0">
    <w:nsid w:val="3BA32530"/>
    <w:multiLevelType w:val="multilevel"/>
    <w:tmpl w:val="C79C5B9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0" w15:restartNumberingAfterBreak="0">
    <w:nsid w:val="3BA61947"/>
    <w:multiLevelType w:val="hybridMultilevel"/>
    <w:tmpl w:val="B6E4C14A"/>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1" w15:restartNumberingAfterBreak="0">
    <w:nsid w:val="3BB37DC0"/>
    <w:multiLevelType w:val="multilevel"/>
    <w:tmpl w:val="E48210C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2" w15:restartNumberingAfterBreak="0">
    <w:nsid w:val="3BCD7095"/>
    <w:multiLevelType w:val="multilevel"/>
    <w:tmpl w:val="8BDA9C6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3" w15:restartNumberingAfterBreak="0">
    <w:nsid w:val="3C083455"/>
    <w:multiLevelType w:val="hybridMultilevel"/>
    <w:tmpl w:val="C24C74F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94" w15:restartNumberingAfterBreak="0">
    <w:nsid w:val="3C5C5673"/>
    <w:multiLevelType w:val="hybridMultilevel"/>
    <w:tmpl w:val="0E1472A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5" w15:restartNumberingAfterBreak="0">
    <w:nsid w:val="3C710867"/>
    <w:multiLevelType w:val="hybridMultilevel"/>
    <w:tmpl w:val="227C6EEA"/>
    <w:lvl w:ilvl="0" w:tplc="35F42F4E">
      <w:start w:val="1"/>
      <w:numFmt w:val="decimal"/>
      <w:lvlText w:val="%1."/>
      <w:lvlJc w:val="left"/>
      <w:pPr>
        <w:ind w:left="2520" w:hanging="360"/>
      </w:pPr>
      <w:rPr>
        <w:rFonts w:hint="default"/>
      </w:r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196" w15:restartNumberingAfterBreak="0">
    <w:nsid w:val="3C781AF4"/>
    <w:multiLevelType w:val="multilevel"/>
    <w:tmpl w:val="4D786C8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7"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8" w15:restartNumberingAfterBreak="0">
    <w:nsid w:val="3D34422D"/>
    <w:multiLevelType w:val="hybridMultilevel"/>
    <w:tmpl w:val="E8B618A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99" w15:restartNumberingAfterBreak="0">
    <w:nsid w:val="3DAE7291"/>
    <w:multiLevelType w:val="multilevel"/>
    <w:tmpl w:val="F606C61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0" w15:restartNumberingAfterBreak="0">
    <w:nsid w:val="3DBD3B5E"/>
    <w:multiLevelType w:val="hybridMultilevel"/>
    <w:tmpl w:val="6D0E512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01"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2" w15:restartNumberingAfterBreak="0">
    <w:nsid w:val="3F2121C6"/>
    <w:multiLevelType w:val="hybridMultilevel"/>
    <w:tmpl w:val="C1D8298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03" w15:restartNumberingAfterBreak="0">
    <w:nsid w:val="41756DBD"/>
    <w:multiLevelType w:val="hybridMultilevel"/>
    <w:tmpl w:val="391AF308"/>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204" w15:restartNumberingAfterBreak="0">
    <w:nsid w:val="42404567"/>
    <w:multiLevelType w:val="hybridMultilevel"/>
    <w:tmpl w:val="6D746BF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05" w15:restartNumberingAfterBreak="0">
    <w:nsid w:val="4285324B"/>
    <w:multiLevelType w:val="multilevel"/>
    <w:tmpl w:val="6CC8A53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6" w15:restartNumberingAfterBreak="0">
    <w:nsid w:val="42B96E5E"/>
    <w:multiLevelType w:val="multilevel"/>
    <w:tmpl w:val="90DCC5D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7" w15:restartNumberingAfterBreak="0">
    <w:nsid w:val="43030477"/>
    <w:multiLevelType w:val="hybridMultilevel"/>
    <w:tmpl w:val="E032849E"/>
    <w:lvl w:ilvl="0" w:tplc="EA80CE3E">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08"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09"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210" w15:restartNumberingAfterBreak="0">
    <w:nsid w:val="443979F0"/>
    <w:multiLevelType w:val="hybridMultilevel"/>
    <w:tmpl w:val="6E483B58"/>
    <w:lvl w:ilvl="0" w:tplc="0B7AC56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11" w15:restartNumberingAfterBreak="0">
    <w:nsid w:val="44C50E95"/>
    <w:multiLevelType w:val="multilevel"/>
    <w:tmpl w:val="4A90D2B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2" w15:restartNumberingAfterBreak="0">
    <w:nsid w:val="44FF25A8"/>
    <w:multiLevelType w:val="multilevel"/>
    <w:tmpl w:val="954AB32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3" w15:restartNumberingAfterBreak="0">
    <w:nsid w:val="454535F1"/>
    <w:multiLevelType w:val="hybridMultilevel"/>
    <w:tmpl w:val="2402D74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14" w15:restartNumberingAfterBreak="0">
    <w:nsid w:val="462A07BE"/>
    <w:multiLevelType w:val="multilevel"/>
    <w:tmpl w:val="5D3E8B7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5" w15:restartNumberingAfterBreak="0">
    <w:nsid w:val="46EE5B58"/>
    <w:multiLevelType w:val="hybridMultilevel"/>
    <w:tmpl w:val="EDE62D3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16" w15:restartNumberingAfterBreak="0">
    <w:nsid w:val="479E48F0"/>
    <w:multiLevelType w:val="multilevel"/>
    <w:tmpl w:val="DDAEF75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7" w15:restartNumberingAfterBreak="0">
    <w:nsid w:val="47E85EB9"/>
    <w:multiLevelType w:val="hybridMultilevel"/>
    <w:tmpl w:val="300A5D5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18" w15:restartNumberingAfterBreak="0">
    <w:nsid w:val="481E5B13"/>
    <w:multiLevelType w:val="hybridMultilevel"/>
    <w:tmpl w:val="5396FEF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19" w15:restartNumberingAfterBreak="0">
    <w:nsid w:val="486E5516"/>
    <w:multiLevelType w:val="multilevel"/>
    <w:tmpl w:val="FBD47DB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0" w15:restartNumberingAfterBreak="0">
    <w:nsid w:val="49103443"/>
    <w:multiLevelType w:val="multilevel"/>
    <w:tmpl w:val="4DDA29D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1"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22"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223" w15:restartNumberingAfterBreak="0">
    <w:nsid w:val="4A5A1D45"/>
    <w:multiLevelType w:val="hybridMultilevel"/>
    <w:tmpl w:val="2738045A"/>
    <w:lvl w:ilvl="0" w:tplc="274034C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24"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25"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26" w15:restartNumberingAfterBreak="0">
    <w:nsid w:val="4BA12F6D"/>
    <w:multiLevelType w:val="multilevel"/>
    <w:tmpl w:val="5E4E2B8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7" w15:restartNumberingAfterBreak="0">
    <w:nsid w:val="4C1B5B5F"/>
    <w:multiLevelType w:val="multilevel"/>
    <w:tmpl w:val="2D7EB01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8" w15:restartNumberingAfterBreak="0">
    <w:nsid w:val="4C966E35"/>
    <w:multiLevelType w:val="multilevel"/>
    <w:tmpl w:val="832219F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9" w15:restartNumberingAfterBreak="0">
    <w:nsid w:val="4CB50987"/>
    <w:multiLevelType w:val="hybridMultilevel"/>
    <w:tmpl w:val="54DCFEA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30" w15:restartNumberingAfterBreak="0">
    <w:nsid w:val="4CB579C8"/>
    <w:multiLevelType w:val="multilevel"/>
    <w:tmpl w:val="9C60825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1" w15:restartNumberingAfterBreak="0">
    <w:nsid w:val="4CBB78DF"/>
    <w:multiLevelType w:val="hybridMultilevel"/>
    <w:tmpl w:val="0A825D56"/>
    <w:lvl w:ilvl="0" w:tplc="36DAD42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32"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3" w15:restartNumberingAfterBreak="0">
    <w:nsid w:val="4CFC29EA"/>
    <w:multiLevelType w:val="multilevel"/>
    <w:tmpl w:val="5462B67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4" w15:restartNumberingAfterBreak="0">
    <w:nsid w:val="4DD8116E"/>
    <w:multiLevelType w:val="multilevel"/>
    <w:tmpl w:val="B2A4C84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5" w15:restartNumberingAfterBreak="0">
    <w:nsid w:val="4DFA2550"/>
    <w:multiLevelType w:val="multilevel"/>
    <w:tmpl w:val="53F8E6D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6" w15:restartNumberingAfterBreak="0">
    <w:nsid w:val="4DFC0BCD"/>
    <w:multiLevelType w:val="hybridMultilevel"/>
    <w:tmpl w:val="BC56E2F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37" w15:restartNumberingAfterBreak="0">
    <w:nsid w:val="4E37486D"/>
    <w:multiLevelType w:val="hybridMultilevel"/>
    <w:tmpl w:val="7046CD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8"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9" w15:restartNumberingAfterBreak="0">
    <w:nsid w:val="4EC650FB"/>
    <w:multiLevelType w:val="hybridMultilevel"/>
    <w:tmpl w:val="E12AAF5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40" w15:restartNumberingAfterBreak="0">
    <w:nsid w:val="4F374743"/>
    <w:multiLevelType w:val="hybridMultilevel"/>
    <w:tmpl w:val="289C3A0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41" w15:restartNumberingAfterBreak="0">
    <w:nsid w:val="4F4B3C89"/>
    <w:multiLevelType w:val="hybridMultilevel"/>
    <w:tmpl w:val="0F1CEB96"/>
    <w:lvl w:ilvl="0" w:tplc="5D32C884">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42" w15:restartNumberingAfterBreak="0">
    <w:nsid w:val="4F82761C"/>
    <w:multiLevelType w:val="hybridMultilevel"/>
    <w:tmpl w:val="A5901F1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43" w15:restartNumberingAfterBreak="0">
    <w:nsid w:val="4F8F5B6D"/>
    <w:multiLevelType w:val="hybridMultilevel"/>
    <w:tmpl w:val="724AFB8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44" w15:restartNumberingAfterBreak="0">
    <w:nsid w:val="4FA23B18"/>
    <w:multiLevelType w:val="hybridMultilevel"/>
    <w:tmpl w:val="F5B24D9C"/>
    <w:lvl w:ilvl="0" w:tplc="71927398">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45" w15:restartNumberingAfterBreak="0">
    <w:nsid w:val="4FA36D42"/>
    <w:multiLevelType w:val="hybridMultilevel"/>
    <w:tmpl w:val="E5D0ED84"/>
    <w:lvl w:ilvl="0" w:tplc="0D303F8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46" w15:restartNumberingAfterBreak="0">
    <w:nsid w:val="4FA37799"/>
    <w:multiLevelType w:val="hybridMultilevel"/>
    <w:tmpl w:val="DBE2280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47" w15:restartNumberingAfterBreak="0">
    <w:nsid w:val="4FF41810"/>
    <w:multiLevelType w:val="multilevel"/>
    <w:tmpl w:val="7A58F02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081306D"/>
    <w:multiLevelType w:val="hybridMultilevel"/>
    <w:tmpl w:val="E834B0B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49" w15:restartNumberingAfterBreak="0">
    <w:nsid w:val="51D23EB3"/>
    <w:multiLevelType w:val="multilevel"/>
    <w:tmpl w:val="7A58F02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21237F9"/>
    <w:multiLevelType w:val="hybridMultilevel"/>
    <w:tmpl w:val="EF28784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51"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52" w15:restartNumberingAfterBreak="0">
    <w:nsid w:val="54EC23EF"/>
    <w:multiLevelType w:val="multilevel"/>
    <w:tmpl w:val="70026B6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3" w15:restartNumberingAfterBreak="0">
    <w:nsid w:val="55F72B5F"/>
    <w:multiLevelType w:val="multilevel"/>
    <w:tmpl w:val="139E167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4" w15:restartNumberingAfterBreak="0">
    <w:nsid w:val="563F7EA4"/>
    <w:multiLevelType w:val="hybridMultilevel"/>
    <w:tmpl w:val="2FF6767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55" w15:restartNumberingAfterBreak="0">
    <w:nsid w:val="56815B65"/>
    <w:multiLevelType w:val="multilevel"/>
    <w:tmpl w:val="038A31F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6" w15:restartNumberingAfterBreak="0">
    <w:nsid w:val="56A12365"/>
    <w:multiLevelType w:val="multilevel"/>
    <w:tmpl w:val="0AB870B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7" w15:restartNumberingAfterBreak="0">
    <w:nsid w:val="56C87A52"/>
    <w:multiLevelType w:val="hybridMultilevel"/>
    <w:tmpl w:val="C424357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58" w15:restartNumberingAfterBreak="0">
    <w:nsid w:val="57231AF2"/>
    <w:multiLevelType w:val="hybridMultilevel"/>
    <w:tmpl w:val="12FA533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59" w15:restartNumberingAfterBreak="0">
    <w:nsid w:val="58033C39"/>
    <w:multiLevelType w:val="multilevel"/>
    <w:tmpl w:val="260C070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60"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1"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2" w15:restartNumberingAfterBreak="0">
    <w:nsid w:val="58C6766C"/>
    <w:multiLevelType w:val="multilevel"/>
    <w:tmpl w:val="AFBC3C0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63" w15:restartNumberingAfterBreak="0">
    <w:nsid w:val="59153E23"/>
    <w:multiLevelType w:val="multilevel"/>
    <w:tmpl w:val="2180B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4F6590"/>
    <w:multiLevelType w:val="multilevel"/>
    <w:tmpl w:val="47BC6AB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65" w15:restartNumberingAfterBreak="0">
    <w:nsid w:val="59E86008"/>
    <w:multiLevelType w:val="hybridMultilevel"/>
    <w:tmpl w:val="C09EE79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66" w15:restartNumberingAfterBreak="0">
    <w:nsid w:val="59F67881"/>
    <w:multiLevelType w:val="hybridMultilevel"/>
    <w:tmpl w:val="95D6DB8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67" w15:restartNumberingAfterBreak="0">
    <w:nsid w:val="5ACE64B6"/>
    <w:multiLevelType w:val="multilevel"/>
    <w:tmpl w:val="D3F891D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68" w15:restartNumberingAfterBreak="0">
    <w:nsid w:val="5AF2316A"/>
    <w:multiLevelType w:val="hybridMultilevel"/>
    <w:tmpl w:val="B4A6E88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69" w15:restartNumberingAfterBreak="0">
    <w:nsid w:val="5B174C64"/>
    <w:multiLevelType w:val="hybridMultilevel"/>
    <w:tmpl w:val="8DFC9DBA"/>
    <w:lvl w:ilvl="0" w:tplc="136EBD3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70" w15:restartNumberingAfterBreak="0">
    <w:nsid w:val="5B865A34"/>
    <w:multiLevelType w:val="multilevel"/>
    <w:tmpl w:val="73F4C9B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1" w15:restartNumberingAfterBreak="0">
    <w:nsid w:val="5B9E76A8"/>
    <w:multiLevelType w:val="hybridMultilevel"/>
    <w:tmpl w:val="4F1EA59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2" w15:restartNumberingAfterBreak="0">
    <w:nsid w:val="5BD70E1B"/>
    <w:multiLevelType w:val="hybridMultilevel"/>
    <w:tmpl w:val="9620B38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73" w15:restartNumberingAfterBreak="0">
    <w:nsid w:val="5C114FDA"/>
    <w:multiLevelType w:val="multilevel"/>
    <w:tmpl w:val="D84C89C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2"/>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C3F13D1"/>
    <w:multiLevelType w:val="hybridMultilevel"/>
    <w:tmpl w:val="1E98FA88"/>
    <w:lvl w:ilvl="0" w:tplc="1996F1B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75" w15:restartNumberingAfterBreak="0">
    <w:nsid w:val="5C964077"/>
    <w:multiLevelType w:val="hybridMultilevel"/>
    <w:tmpl w:val="86CE1B86"/>
    <w:lvl w:ilvl="0" w:tplc="8A346B1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76" w15:restartNumberingAfterBreak="0">
    <w:nsid w:val="5CB9789A"/>
    <w:multiLevelType w:val="multilevel"/>
    <w:tmpl w:val="1596990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7" w15:restartNumberingAfterBreak="0">
    <w:nsid w:val="5CCD01A4"/>
    <w:multiLevelType w:val="hybridMultilevel"/>
    <w:tmpl w:val="CFA6C4B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8" w15:restartNumberingAfterBreak="0">
    <w:nsid w:val="5CDD6301"/>
    <w:multiLevelType w:val="multilevel"/>
    <w:tmpl w:val="C08A102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9" w15:restartNumberingAfterBreak="0">
    <w:nsid w:val="5D303E4C"/>
    <w:multiLevelType w:val="multilevel"/>
    <w:tmpl w:val="6F603FE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80" w15:restartNumberingAfterBreak="0">
    <w:nsid w:val="5D61096C"/>
    <w:multiLevelType w:val="multilevel"/>
    <w:tmpl w:val="6C82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D8C1488"/>
    <w:multiLevelType w:val="multilevel"/>
    <w:tmpl w:val="C7AEEE5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82" w15:restartNumberingAfterBreak="0">
    <w:nsid w:val="5D955904"/>
    <w:multiLevelType w:val="multilevel"/>
    <w:tmpl w:val="80361F6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83" w15:restartNumberingAfterBreak="0">
    <w:nsid w:val="5EB16D5A"/>
    <w:multiLevelType w:val="hybridMultilevel"/>
    <w:tmpl w:val="35CE76D8"/>
    <w:lvl w:ilvl="0" w:tplc="5A1069B8">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84" w15:restartNumberingAfterBreak="0">
    <w:nsid w:val="5ED56C57"/>
    <w:multiLevelType w:val="multilevel"/>
    <w:tmpl w:val="47B200A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85" w15:restartNumberingAfterBreak="0">
    <w:nsid w:val="5EE136A7"/>
    <w:multiLevelType w:val="hybridMultilevel"/>
    <w:tmpl w:val="C590A41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86" w15:restartNumberingAfterBreak="0">
    <w:nsid w:val="5EED6C79"/>
    <w:multiLevelType w:val="multilevel"/>
    <w:tmpl w:val="7B667EE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87" w15:restartNumberingAfterBreak="0">
    <w:nsid w:val="5EF81061"/>
    <w:multiLevelType w:val="multilevel"/>
    <w:tmpl w:val="F2C4EE4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88" w15:restartNumberingAfterBreak="0">
    <w:nsid w:val="5F0A4E5F"/>
    <w:multiLevelType w:val="hybridMultilevel"/>
    <w:tmpl w:val="A81E2C4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89" w15:restartNumberingAfterBreak="0">
    <w:nsid w:val="5F323B5D"/>
    <w:multiLevelType w:val="multilevel"/>
    <w:tmpl w:val="2BC0E8B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90"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91"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92" w15:restartNumberingAfterBreak="0">
    <w:nsid w:val="62052F8F"/>
    <w:multiLevelType w:val="hybridMultilevel"/>
    <w:tmpl w:val="4EB29600"/>
    <w:lvl w:ilvl="0" w:tplc="AC663D98">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93" w15:restartNumberingAfterBreak="0">
    <w:nsid w:val="6280092D"/>
    <w:multiLevelType w:val="multilevel"/>
    <w:tmpl w:val="470E64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94" w15:restartNumberingAfterBreak="0">
    <w:nsid w:val="62D02487"/>
    <w:multiLevelType w:val="hybridMultilevel"/>
    <w:tmpl w:val="0D5605F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95"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96" w15:restartNumberingAfterBreak="0">
    <w:nsid w:val="62F478B3"/>
    <w:multiLevelType w:val="hybridMultilevel"/>
    <w:tmpl w:val="54F840A2"/>
    <w:lvl w:ilvl="0" w:tplc="6498882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97" w15:restartNumberingAfterBreak="0">
    <w:nsid w:val="63493521"/>
    <w:multiLevelType w:val="hybridMultilevel"/>
    <w:tmpl w:val="06BC92C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98" w15:restartNumberingAfterBreak="0">
    <w:nsid w:val="63672CEC"/>
    <w:multiLevelType w:val="hybridMultilevel"/>
    <w:tmpl w:val="3B5CBF2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99"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00" w15:restartNumberingAfterBreak="0">
    <w:nsid w:val="654730FF"/>
    <w:multiLevelType w:val="hybridMultilevel"/>
    <w:tmpl w:val="BCFC910E"/>
    <w:lvl w:ilvl="0" w:tplc="F4FAC27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01" w15:restartNumberingAfterBreak="0">
    <w:nsid w:val="65775B2B"/>
    <w:multiLevelType w:val="hybridMultilevel"/>
    <w:tmpl w:val="8CECBF7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02"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303"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304" w15:restartNumberingAfterBreak="0">
    <w:nsid w:val="67550232"/>
    <w:multiLevelType w:val="multilevel"/>
    <w:tmpl w:val="D83E3D7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05" w15:restartNumberingAfterBreak="0">
    <w:nsid w:val="67AD126F"/>
    <w:multiLevelType w:val="hybridMultilevel"/>
    <w:tmpl w:val="C7663D7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06" w15:restartNumberingAfterBreak="0">
    <w:nsid w:val="682A5D91"/>
    <w:multiLevelType w:val="hybridMultilevel"/>
    <w:tmpl w:val="7C809EE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07" w15:restartNumberingAfterBreak="0">
    <w:nsid w:val="68315D99"/>
    <w:multiLevelType w:val="multilevel"/>
    <w:tmpl w:val="1378478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08" w15:restartNumberingAfterBreak="0">
    <w:nsid w:val="68AD1008"/>
    <w:multiLevelType w:val="multilevel"/>
    <w:tmpl w:val="6546C79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09" w15:restartNumberingAfterBreak="0">
    <w:nsid w:val="694A180B"/>
    <w:multiLevelType w:val="hybridMultilevel"/>
    <w:tmpl w:val="1A04940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10"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311" w15:restartNumberingAfterBreak="0">
    <w:nsid w:val="69BC12F2"/>
    <w:multiLevelType w:val="hybridMultilevel"/>
    <w:tmpl w:val="1A7A10B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12" w15:restartNumberingAfterBreak="0">
    <w:nsid w:val="69C746C9"/>
    <w:multiLevelType w:val="multilevel"/>
    <w:tmpl w:val="87D442E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13" w15:restartNumberingAfterBreak="0">
    <w:nsid w:val="6AC140A0"/>
    <w:multiLevelType w:val="hybridMultilevel"/>
    <w:tmpl w:val="D3E8143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14" w15:restartNumberingAfterBreak="0">
    <w:nsid w:val="6AEE772F"/>
    <w:multiLevelType w:val="multilevel"/>
    <w:tmpl w:val="272AFC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15" w15:restartNumberingAfterBreak="0">
    <w:nsid w:val="6B031E85"/>
    <w:multiLevelType w:val="hybridMultilevel"/>
    <w:tmpl w:val="1ED6668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16"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7" w15:restartNumberingAfterBreak="0">
    <w:nsid w:val="6BB836C6"/>
    <w:multiLevelType w:val="hybridMultilevel"/>
    <w:tmpl w:val="6720A4E6"/>
    <w:lvl w:ilvl="0" w:tplc="BB66D8EC">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18"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319" w15:restartNumberingAfterBreak="0">
    <w:nsid w:val="6BED3EEA"/>
    <w:multiLevelType w:val="hybridMultilevel"/>
    <w:tmpl w:val="A0F0A41E"/>
    <w:lvl w:ilvl="0" w:tplc="599ABE9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20" w15:restartNumberingAfterBreak="0">
    <w:nsid w:val="6C2A492D"/>
    <w:multiLevelType w:val="multilevel"/>
    <w:tmpl w:val="0F70A97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1" w15:restartNumberingAfterBreak="0">
    <w:nsid w:val="6C320D01"/>
    <w:multiLevelType w:val="hybridMultilevel"/>
    <w:tmpl w:val="35C2B89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22" w15:restartNumberingAfterBreak="0">
    <w:nsid w:val="6C460888"/>
    <w:multiLevelType w:val="hybridMultilevel"/>
    <w:tmpl w:val="EF8EA58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23" w15:restartNumberingAfterBreak="0">
    <w:nsid w:val="6CD02DD4"/>
    <w:multiLevelType w:val="hybridMultilevel"/>
    <w:tmpl w:val="BC92B00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24" w15:restartNumberingAfterBreak="0">
    <w:nsid w:val="6CDC15A6"/>
    <w:multiLevelType w:val="hybridMultilevel"/>
    <w:tmpl w:val="8BE6718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25"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326"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27"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28" w15:restartNumberingAfterBreak="0">
    <w:nsid w:val="6F515666"/>
    <w:multiLevelType w:val="multilevel"/>
    <w:tmpl w:val="8EEC6AB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9" w15:restartNumberingAfterBreak="0">
    <w:nsid w:val="6F95745B"/>
    <w:multiLevelType w:val="hybridMultilevel"/>
    <w:tmpl w:val="3788E79A"/>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30" w15:restartNumberingAfterBreak="0">
    <w:nsid w:val="702753FF"/>
    <w:multiLevelType w:val="hybridMultilevel"/>
    <w:tmpl w:val="640A326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31" w15:restartNumberingAfterBreak="0">
    <w:nsid w:val="70BC3A72"/>
    <w:multiLevelType w:val="multilevel"/>
    <w:tmpl w:val="E2F6766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32" w15:restartNumberingAfterBreak="0">
    <w:nsid w:val="70F95FC7"/>
    <w:multiLevelType w:val="multilevel"/>
    <w:tmpl w:val="1C122C3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33" w15:restartNumberingAfterBreak="0">
    <w:nsid w:val="71272737"/>
    <w:multiLevelType w:val="hybridMultilevel"/>
    <w:tmpl w:val="4EEAF5F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34" w15:restartNumberingAfterBreak="0">
    <w:nsid w:val="728A70FA"/>
    <w:multiLevelType w:val="multilevel"/>
    <w:tmpl w:val="DDCEA63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35" w15:restartNumberingAfterBreak="0">
    <w:nsid w:val="728A72DD"/>
    <w:multiLevelType w:val="multilevel"/>
    <w:tmpl w:val="A65456E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36" w15:restartNumberingAfterBreak="0">
    <w:nsid w:val="728B0C85"/>
    <w:multiLevelType w:val="multilevel"/>
    <w:tmpl w:val="EB48BE9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37" w15:restartNumberingAfterBreak="0">
    <w:nsid w:val="74BE5CCD"/>
    <w:multiLevelType w:val="multilevel"/>
    <w:tmpl w:val="FB686E8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38"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39"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40" w15:restartNumberingAfterBreak="0">
    <w:nsid w:val="75E47823"/>
    <w:multiLevelType w:val="hybridMultilevel"/>
    <w:tmpl w:val="5E0EC63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41" w15:restartNumberingAfterBreak="0">
    <w:nsid w:val="75F0569E"/>
    <w:multiLevelType w:val="hybridMultilevel"/>
    <w:tmpl w:val="82660E02"/>
    <w:lvl w:ilvl="0" w:tplc="65B67E94">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42" w15:restartNumberingAfterBreak="0">
    <w:nsid w:val="768514E0"/>
    <w:multiLevelType w:val="multilevel"/>
    <w:tmpl w:val="2E1690B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3" w15:restartNumberingAfterBreak="0">
    <w:nsid w:val="76A9066A"/>
    <w:multiLevelType w:val="hybridMultilevel"/>
    <w:tmpl w:val="70E6C8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44" w15:restartNumberingAfterBreak="0">
    <w:nsid w:val="76ED2BB2"/>
    <w:multiLevelType w:val="hybridMultilevel"/>
    <w:tmpl w:val="24B0FBB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45"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46" w15:restartNumberingAfterBreak="0">
    <w:nsid w:val="778F0677"/>
    <w:multiLevelType w:val="multilevel"/>
    <w:tmpl w:val="8190D76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7"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348" w15:restartNumberingAfterBreak="0">
    <w:nsid w:val="781333F6"/>
    <w:multiLevelType w:val="multilevel"/>
    <w:tmpl w:val="59FA652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9" w15:restartNumberingAfterBreak="0">
    <w:nsid w:val="781647EE"/>
    <w:multiLevelType w:val="hybridMultilevel"/>
    <w:tmpl w:val="F4C4CC26"/>
    <w:lvl w:ilvl="0" w:tplc="7702FA0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50" w15:restartNumberingAfterBreak="0">
    <w:nsid w:val="783F6409"/>
    <w:multiLevelType w:val="multilevel"/>
    <w:tmpl w:val="D774F94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51" w15:restartNumberingAfterBreak="0">
    <w:nsid w:val="791F731A"/>
    <w:multiLevelType w:val="multilevel"/>
    <w:tmpl w:val="17AC6A5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52" w15:restartNumberingAfterBreak="0">
    <w:nsid w:val="7922566C"/>
    <w:multiLevelType w:val="multilevel"/>
    <w:tmpl w:val="5AA60B3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53" w15:restartNumberingAfterBreak="0">
    <w:nsid w:val="79504B36"/>
    <w:multiLevelType w:val="hybridMultilevel"/>
    <w:tmpl w:val="2042D48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54"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5" w15:restartNumberingAfterBreak="0">
    <w:nsid w:val="798540FF"/>
    <w:multiLevelType w:val="multilevel"/>
    <w:tmpl w:val="4ECA1B1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56" w15:restartNumberingAfterBreak="0">
    <w:nsid w:val="79FE52FC"/>
    <w:multiLevelType w:val="hybridMultilevel"/>
    <w:tmpl w:val="A6F214C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57" w15:restartNumberingAfterBreak="0">
    <w:nsid w:val="7A420FE6"/>
    <w:multiLevelType w:val="hybridMultilevel"/>
    <w:tmpl w:val="17847AF0"/>
    <w:lvl w:ilvl="0" w:tplc="340A000F">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358" w15:restartNumberingAfterBreak="0">
    <w:nsid w:val="7A672226"/>
    <w:multiLevelType w:val="hybridMultilevel"/>
    <w:tmpl w:val="670CD61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59"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0" w15:restartNumberingAfterBreak="0">
    <w:nsid w:val="7AE20A43"/>
    <w:multiLevelType w:val="hybridMultilevel"/>
    <w:tmpl w:val="6464CC3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1" w15:restartNumberingAfterBreak="0">
    <w:nsid w:val="7B036855"/>
    <w:multiLevelType w:val="multilevel"/>
    <w:tmpl w:val="95E6194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2" w15:restartNumberingAfterBreak="0">
    <w:nsid w:val="7B72048A"/>
    <w:multiLevelType w:val="multilevel"/>
    <w:tmpl w:val="BAFCE10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3" w15:restartNumberingAfterBreak="0">
    <w:nsid w:val="7BCD4D3F"/>
    <w:multiLevelType w:val="hybridMultilevel"/>
    <w:tmpl w:val="4120EFB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64" w15:restartNumberingAfterBreak="0">
    <w:nsid w:val="7BCF1429"/>
    <w:multiLevelType w:val="hybridMultilevel"/>
    <w:tmpl w:val="2850E93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65" w15:restartNumberingAfterBreak="0">
    <w:nsid w:val="7C621410"/>
    <w:multiLevelType w:val="hybridMultilevel"/>
    <w:tmpl w:val="6D8C246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6" w15:restartNumberingAfterBreak="0">
    <w:nsid w:val="7CBA366B"/>
    <w:multiLevelType w:val="hybridMultilevel"/>
    <w:tmpl w:val="1CD0C754"/>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67" w15:restartNumberingAfterBreak="0">
    <w:nsid w:val="7D0D3CF5"/>
    <w:multiLevelType w:val="multilevel"/>
    <w:tmpl w:val="AA3097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8" w15:restartNumberingAfterBreak="0">
    <w:nsid w:val="7D1311E8"/>
    <w:multiLevelType w:val="multilevel"/>
    <w:tmpl w:val="60BA576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9" w15:restartNumberingAfterBreak="0">
    <w:nsid w:val="7E6A6D3A"/>
    <w:multiLevelType w:val="hybridMultilevel"/>
    <w:tmpl w:val="2E8AEE9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70"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71" w15:restartNumberingAfterBreak="0">
    <w:nsid w:val="7F064EBB"/>
    <w:multiLevelType w:val="multilevel"/>
    <w:tmpl w:val="4094EAE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72" w15:restartNumberingAfterBreak="0">
    <w:nsid w:val="7F0C34D8"/>
    <w:multiLevelType w:val="multilevel"/>
    <w:tmpl w:val="EC02B3C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73" w15:restartNumberingAfterBreak="0">
    <w:nsid w:val="7F3E4013"/>
    <w:multiLevelType w:val="hybridMultilevel"/>
    <w:tmpl w:val="91DE85EE"/>
    <w:lvl w:ilvl="0" w:tplc="580A000F">
      <w:start w:val="1"/>
      <w:numFmt w:val="decimal"/>
      <w:lvlText w:val="%1."/>
      <w:lvlJc w:val="left"/>
      <w:pPr>
        <w:ind w:left="1800" w:hanging="360"/>
      </w:p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74" w15:restartNumberingAfterBreak="0">
    <w:nsid w:val="7F3F7399"/>
    <w:multiLevelType w:val="multilevel"/>
    <w:tmpl w:val="FB4A003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75" w15:restartNumberingAfterBreak="0">
    <w:nsid w:val="7FA93D5E"/>
    <w:multiLevelType w:val="multilevel"/>
    <w:tmpl w:val="E4067C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76" w15:restartNumberingAfterBreak="0">
    <w:nsid w:val="7FB067E3"/>
    <w:multiLevelType w:val="hybridMultilevel"/>
    <w:tmpl w:val="6E644CC2"/>
    <w:lvl w:ilvl="0" w:tplc="340A000F">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num w:numId="1" w16cid:durableId="1968467907">
    <w:abstractNumId w:val="299"/>
  </w:num>
  <w:num w:numId="2" w16cid:durableId="1159464201">
    <w:abstractNumId w:val="251"/>
  </w:num>
  <w:num w:numId="3" w16cid:durableId="1387070347">
    <w:abstractNumId w:val="76"/>
  </w:num>
  <w:num w:numId="4" w16cid:durableId="1568564411">
    <w:abstractNumId w:val="197"/>
  </w:num>
  <w:num w:numId="5" w16cid:durableId="1011224352">
    <w:abstractNumId w:val="224"/>
  </w:num>
  <w:num w:numId="6" w16cid:durableId="240794762">
    <w:abstractNumId w:val="64"/>
  </w:num>
  <w:num w:numId="7" w16cid:durableId="983437129">
    <w:abstractNumId w:val="142"/>
  </w:num>
  <w:num w:numId="8" w16cid:durableId="770011796">
    <w:abstractNumId w:val="94"/>
  </w:num>
  <w:num w:numId="9" w16cid:durableId="1865244947">
    <w:abstractNumId w:val="326"/>
  </w:num>
  <w:num w:numId="10" w16cid:durableId="1132560074">
    <w:abstractNumId w:val="290"/>
  </w:num>
  <w:num w:numId="11" w16cid:durableId="1862088680">
    <w:abstractNumId w:val="222"/>
  </w:num>
  <w:num w:numId="12" w16cid:durableId="1392728336">
    <w:abstractNumId w:val="291"/>
  </w:num>
  <w:num w:numId="13" w16cid:durableId="530530482">
    <w:abstractNumId w:val="30"/>
  </w:num>
  <w:num w:numId="14" w16cid:durableId="713699504">
    <w:abstractNumId w:val="201"/>
  </w:num>
  <w:num w:numId="15" w16cid:durableId="1218207385">
    <w:abstractNumId w:val="104"/>
  </w:num>
  <w:num w:numId="16" w16cid:durableId="1685783387">
    <w:abstractNumId w:val="25"/>
  </w:num>
  <w:num w:numId="17" w16cid:durableId="376511430">
    <w:abstractNumId w:val="203"/>
  </w:num>
  <w:num w:numId="18" w16cid:durableId="2061663789">
    <w:abstractNumId w:val="303"/>
  </w:num>
  <w:num w:numId="19" w16cid:durableId="134762753">
    <w:abstractNumId w:val="310"/>
  </w:num>
  <w:num w:numId="20" w16cid:durableId="1904178891">
    <w:abstractNumId w:val="33"/>
  </w:num>
  <w:num w:numId="21" w16cid:durableId="1389651458">
    <w:abstractNumId w:val="145"/>
  </w:num>
  <w:num w:numId="22" w16cid:durableId="2065130518">
    <w:abstractNumId w:val="52"/>
  </w:num>
  <w:num w:numId="23" w16cid:durableId="488525239">
    <w:abstractNumId w:val="318"/>
  </w:num>
  <w:num w:numId="24" w16cid:durableId="516500098">
    <w:abstractNumId w:val="325"/>
  </w:num>
  <w:num w:numId="25" w16cid:durableId="1999072982">
    <w:abstractNumId w:val="89"/>
  </w:num>
  <w:num w:numId="26" w16cid:durableId="2034644044">
    <w:abstractNumId w:val="359"/>
  </w:num>
  <w:num w:numId="27" w16cid:durableId="1718892562">
    <w:abstractNumId w:val="221"/>
  </w:num>
  <w:num w:numId="28" w16cid:durableId="162936219">
    <w:abstractNumId w:val="184"/>
  </w:num>
  <w:num w:numId="29" w16cid:durableId="376048770">
    <w:abstractNumId w:val="6"/>
  </w:num>
  <w:num w:numId="30" w16cid:durableId="2059359600">
    <w:abstractNumId w:val="12"/>
  </w:num>
  <w:num w:numId="31" w16cid:durableId="1859349908">
    <w:abstractNumId w:val="46"/>
  </w:num>
  <w:num w:numId="32" w16cid:durableId="1960792057">
    <w:abstractNumId w:val="208"/>
  </w:num>
  <w:num w:numId="33" w16cid:durableId="1914075098">
    <w:abstractNumId w:val="129"/>
  </w:num>
  <w:num w:numId="34" w16cid:durableId="2020109974">
    <w:abstractNumId w:val="225"/>
  </w:num>
  <w:num w:numId="35" w16cid:durableId="1982347510">
    <w:abstractNumId w:val="370"/>
  </w:num>
  <w:num w:numId="36" w16cid:durableId="552885318">
    <w:abstractNumId w:val="116"/>
  </w:num>
  <w:num w:numId="37" w16cid:durableId="508518992">
    <w:abstractNumId w:val="295"/>
  </w:num>
  <w:num w:numId="38" w16cid:durableId="281116001">
    <w:abstractNumId w:val="238"/>
  </w:num>
  <w:num w:numId="39" w16cid:durableId="1667634737">
    <w:abstractNumId w:val="38"/>
  </w:num>
  <w:num w:numId="40" w16cid:durableId="544679553">
    <w:abstractNumId w:val="261"/>
  </w:num>
  <w:num w:numId="41" w16cid:durableId="1728796408">
    <w:abstractNumId w:val="143"/>
  </w:num>
  <w:num w:numId="42" w16cid:durableId="1843347716">
    <w:abstractNumId w:val="15"/>
  </w:num>
  <w:num w:numId="43" w16cid:durableId="57287088">
    <w:abstractNumId w:val="48"/>
  </w:num>
  <w:num w:numId="44" w16cid:durableId="525826772">
    <w:abstractNumId w:val="316"/>
  </w:num>
  <w:num w:numId="45" w16cid:durableId="1601060800">
    <w:abstractNumId w:val="260"/>
  </w:num>
  <w:num w:numId="46" w16cid:durableId="1124427332">
    <w:abstractNumId w:val="78"/>
  </w:num>
  <w:num w:numId="47" w16cid:durableId="1079326217">
    <w:abstractNumId w:val="165"/>
  </w:num>
  <w:num w:numId="48" w16cid:durableId="1359311140">
    <w:abstractNumId w:val="232"/>
  </w:num>
  <w:num w:numId="49" w16cid:durableId="632490998">
    <w:abstractNumId w:val="72"/>
  </w:num>
  <w:num w:numId="50" w16cid:durableId="125391713">
    <w:abstractNumId w:val="327"/>
  </w:num>
  <w:num w:numId="51" w16cid:durableId="1040016256">
    <w:abstractNumId w:val="338"/>
  </w:num>
  <w:num w:numId="52" w16cid:durableId="673190465">
    <w:abstractNumId w:val="354"/>
  </w:num>
  <w:num w:numId="53" w16cid:durableId="1038895088">
    <w:abstractNumId w:val="86"/>
  </w:num>
  <w:num w:numId="54" w16cid:durableId="1187870708">
    <w:abstractNumId w:val="149"/>
  </w:num>
  <w:num w:numId="55" w16cid:durableId="1521122325">
    <w:abstractNumId w:val="339"/>
  </w:num>
  <w:num w:numId="56" w16cid:durableId="1108624617">
    <w:abstractNumId w:val="209"/>
  </w:num>
  <w:num w:numId="57" w16cid:durableId="1623026705">
    <w:abstractNumId w:val="347"/>
  </w:num>
  <w:num w:numId="58" w16cid:durableId="1924873198">
    <w:abstractNumId w:val="110"/>
  </w:num>
  <w:num w:numId="59" w16cid:durableId="230964672">
    <w:abstractNumId w:val="178"/>
  </w:num>
  <w:num w:numId="60" w16cid:durableId="1364479794">
    <w:abstractNumId w:val="345"/>
  </w:num>
  <w:num w:numId="61" w16cid:durableId="356582329">
    <w:abstractNumId w:val="302"/>
  </w:num>
  <w:num w:numId="62" w16cid:durableId="1650788634">
    <w:abstractNumId w:val="132"/>
  </w:num>
  <w:num w:numId="63" w16cid:durableId="1524200859">
    <w:abstractNumId w:val="263"/>
  </w:num>
  <w:num w:numId="64" w16cid:durableId="2144812323">
    <w:abstractNumId w:val="319"/>
  </w:num>
  <w:num w:numId="65" w16cid:durableId="1735619025">
    <w:abstractNumId w:val="100"/>
  </w:num>
  <w:num w:numId="66" w16cid:durableId="2073766902">
    <w:abstractNumId w:val="123"/>
  </w:num>
  <w:num w:numId="67" w16cid:durableId="1826848592">
    <w:abstractNumId w:val="207"/>
  </w:num>
  <w:num w:numId="68" w16cid:durableId="512039827">
    <w:abstractNumId w:val="14"/>
  </w:num>
  <w:num w:numId="69" w16cid:durableId="2112234015">
    <w:abstractNumId w:val="144"/>
  </w:num>
  <w:num w:numId="70" w16cid:durableId="487720203">
    <w:abstractNumId w:val="283"/>
  </w:num>
  <w:num w:numId="71" w16cid:durableId="1768845773">
    <w:abstractNumId w:val="44"/>
  </w:num>
  <w:num w:numId="72" w16cid:durableId="435372167">
    <w:abstractNumId w:val="341"/>
  </w:num>
  <w:num w:numId="73" w16cid:durableId="1902977813">
    <w:abstractNumId w:val="274"/>
  </w:num>
  <w:num w:numId="74" w16cid:durableId="224998161">
    <w:abstractNumId w:val="317"/>
  </w:num>
  <w:num w:numId="75" w16cid:durableId="719015770">
    <w:abstractNumId w:val="58"/>
  </w:num>
  <w:num w:numId="76" w16cid:durableId="1705671739">
    <w:abstractNumId w:val="296"/>
  </w:num>
  <w:num w:numId="77" w16cid:durableId="528949956">
    <w:abstractNumId w:val="168"/>
  </w:num>
  <w:num w:numId="78" w16cid:durableId="860973861">
    <w:abstractNumId w:val="349"/>
  </w:num>
  <w:num w:numId="79" w16cid:durableId="473253896">
    <w:abstractNumId w:val="127"/>
  </w:num>
  <w:num w:numId="80" w16cid:durableId="379331283">
    <w:abstractNumId w:val="157"/>
  </w:num>
  <w:num w:numId="81" w16cid:durableId="1124541178">
    <w:abstractNumId w:val="93"/>
  </w:num>
  <w:num w:numId="82" w16cid:durableId="2106270193">
    <w:abstractNumId w:val="275"/>
  </w:num>
  <w:num w:numId="83" w16cid:durableId="727848294">
    <w:abstractNumId w:val="223"/>
  </w:num>
  <w:num w:numId="84" w16cid:durableId="1450734567">
    <w:abstractNumId w:val="153"/>
  </w:num>
  <w:num w:numId="85" w16cid:durableId="203831148">
    <w:abstractNumId w:val="88"/>
  </w:num>
  <w:num w:numId="86" w16cid:durableId="1925140027">
    <w:abstractNumId w:val="98"/>
  </w:num>
  <w:num w:numId="87" w16cid:durableId="966933745">
    <w:abstractNumId w:val="241"/>
  </w:num>
  <w:num w:numId="88" w16cid:durableId="1407875452">
    <w:abstractNumId w:val="41"/>
  </w:num>
  <w:num w:numId="89" w16cid:durableId="1800805137">
    <w:abstractNumId w:val="269"/>
  </w:num>
  <w:num w:numId="90" w16cid:durableId="541358821">
    <w:abstractNumId w:val="210"/>
  </w:num>
  <w:num w:numId="91" w16cid:durableId="448477783">
    <w:abstractNumId w:val="90"/>
  </w:num>
  <w:num w:numId="92" w16cid:durableId="709763129">
    <w:abstractNumId w:val="31"/>
  </w:num>
  <w:num w:numId="93" w16cid:durableId="498154631">
    <w:abstractNumId w:val="244"/>
  </w:num>
  <w:num w:numId="94" w16cid:durableId="36510880">
    <w:abstractNumId w:val="292"/>
  </w:num>
  <w:num w:numId="95" w16cid:durableId="1280138258">
    <w:abstractNumId w:val="70"/>
  </w:num>
  <w:num w:numId="96" w16cid:durableId="191456532">
    <w:abstractNumId w:val="245"/>
  </w:num>
  <w:num w:numId="97" w16cid:durableId="596140210">
    <w:abstractNumId w:val="164"/>
  </w:num>
  <w:num w:numId="98" w16cid:durableId="490027063">
    <w:abstractNumId w:val="170"/>
  </w:num>
  <w:num w:numId="99" w16cid:durableId="714501214">
    <w:abstractNumId w:val="174"/>
  </w:num>
  <w:num w:numId="100" w16cid:durableId="391120982">
    <w:abstractNumId w:val="188"/>
  </w:num>
  <w:num w:numId="101" w16cid:durableId="1828204100">
    <w:abstractNumId w:val="183"/>
  </w:num>
  <w:num w:numId="102" w16cid:durableId="237519417">
    <w:abstractNumId w:val="128"/>
  </w:num>
  <w:num w:numId="103" w16cid:durableId="310865332">
    <w:abstractNumId w:val="39"/>
  </w:num>
  <w:num w:numId="104" w16cid:durableId="839277487">
    <w:abstractNumId w:val="231"/>
  </w:num>
  <w:num w:numId="105" w16cid:durableId="1367410899">
    <w:abstractNumId w:val="85"/>
  </w:num>
  <w:num w:numId="106" w16cid:durableId="1297107723">
    <w:abstractNumId w:val="366"/>
  </w:num>
  <w:num w:numId="107" w16cid:durableId="964971521">
    <w:abstractNumId w:val="300"/>
  </w:num>
  <w:num w:numId="108" w16cid:durableId="1544097326">
    <w:abstractNumId w:val="190"/>
  </w:num>
  <w:num w:numId="109" w16cid:durableId="1430466932">
    <w:abstractNumId w:val="329"/>
  </w:num>
  <w:num w:numId="110" w16cid:durableId="784883648">
    <w:abstractNumId w:val="119"/>
  </w:num>
  <w:num w:numId="111" w16cid:durableId="349837653">
    <w:abstractNumId w:val="79"/>
  </w:num>
  <w:num w:numId="112" w16cid:durableId="1349988199">
    <w:abstractNumId w:val="154"/>
  </w:num>
  <w:num w:numId="113" w16cid:durableId="1117677252">
    <w:abstractNumId w:val="195"/>
  </w:num>
  <w:num w:numId="114" w16cid:durableId="1206722571">
    <w:abstractNumId w:val="373"/>
  </w:num>
  <w:num w:numId="115" w16cid:durableId="2059626511">
    <w:abstractNumId w:val="246"/>
  </w:num>
  <w:num w:numId="116" w16cid:durableId="1508011249">
    <w:abstractNumId w:val="147"/>
  </w:num>
  <w:num w:numId="117" w16cid:durableId="816996401">
    <w:abstractNumId w:val="353"/>
  </w:num>
  <w:num w:numId="118" w16cid:durableId="159123446">
    <w:abstractNumId w:val="107"/>
  </w:num>
  <w:num w:numId="119" w16cid:durableId="292911877">
    <w:abstractNumId w:val="248"/>
  </w:num>
  <w:num w:numId="120" w16cid:durableId="675152946">
    <w:abstractNumId w:val="163"/>
  </w:num>
  <w:num w:numId="121" w16cid:durableId="2068143996">
    <w:abstractNumId w:val="266"/>
  </w:num>
  <w:num w:numId="122" w16cid:durableId="739911765">
    <w:abstractNumId w:val="356"/>
  </w:num>
  <w:num w:numId="123" w16cid:durableId="27410315">
    <w:abstractNumId w:val="35"/>
  </w:num>
  <w:num w:numId="124" w16cid:durableId="774131576">
    <w:abstractNumId w:val="23"/>
  </w:num>
  <w:num w:numId="125" w16cid:durableId="993752586">
    <w:abstractNumId w:val="175"/>
  </w:num>
  <w:num w:numId="126" w16cid:durableId="1302689300">
    <w:abstractNumId w:val="105"/>
  </w:num>
  <w:num w:numId="127" w16cid:durableId="1178424389">
    <w:abstractNumId w:val="121"/>
  </w:num>
  <w:num w:numId="128" w16cid:durableId="1442870393">
    <w:abstractNumId w:val="84"/>
  </w:num>
  <w:num w:numId="129" w16cid:durableId="322198526">
    <w:abstractNumId w:val="315"/>
  </w:num>
  <w:num w:numId="130" w16cid:durableId="2023778051">
    <w:abstractNumId w:val="109"/>
  </w:num>
  <w:num w:numId="131" w16cid:durableId="250160850">
    <w:abstractNumId w:val="68"/>
  </w:num>
  <w:num w:numId="132" w16cid:durableId="1286735769">
    <w:abstractNumId w:val="111"/>
  </w:num>
  <w:num w:numId="133" w16cid:durableId="1262031594">
    <w:abstractNumId w:val="265"/>
  </w:num>
  <w:num w:numId="134" w16cid:durableId="1175799251">
    <w:abstractNumId w:val="69"/>
  </w:num>
  <w:num w:numId="135" w16cid:durableId="1831948676">
    <w:abstractNumId w:val="24"/>
  </w:num>
  <w:num w:numId="136" w16cid:durableId="822543574">
    <w:abstractNumId w:val="218"/>
  </w:num>
  <w:num w:numId="137" w16cid:durableId="1313364414">
    <w:abstractNumId w:val="80"/>
  </w:num>
  <w:num w:numId="138" w16cid:durableId="1202472481">
    <w:abstractNumId w:val="66"/>
  </w:num>
  <w:num w:numId="139" w16cid:durableId="695157711">
    <w:abstractNumId w:val="54"/>
  </w:num>
  <w:num w:numId="140" w16cid:durableId="103696613">
    <w:abstractNumId w:val="204"/>
  </w:num>
  <w:num w:numId="141" w16cid:durableId="55394742">
    <w:abstractNumId w:val="77"/>
  </w:num>
  <w:num w:numId="142" w16cid:durableId="296373720">
    <w:abstractNumId w:val="139"/>
  </w:num>
  <w:num w:numId="143" w16cid:durableId="1837649965">
    <w:abstractNumId w:val="126"/>
  </w:num>
  <w:num w:numId="144" w16cid:durableId="558788005">
    <w:abstractNumId w:val="101"/>
  </w:num>
  <w:num w:numId="145" w16cid:durableId="690225614">
    <w:abstractNumId w:val="324"/>
  </w:num>
  <w:num w:numId="146" w16cid:durableId="587427084">
    <w:abstractNumId w:val="167"/>
  </w:num>
  <w:num w:numId="147" w16cid:durableId="1273171119">
    <w:abstractNumId w:val="202"/>
  </w:num>
  <w:num w:numId="148" w16cid:durableId="1703893422">
    <w:abstractNumId w:val="152"/>
  </w:num>
  <w:num w:numId="149" w16cid:durableId="916593614">
    <w:abstractNumId w:val="333"/>
  </w:num>
  <w:num w:numId="150" w16cid:durableId="1040397018">
    <w:abstractNumId w:val="28"/>
  </w:num>
  <w:num w:numId="151" w16cid:durableId="1279533930">
    <w:abstractNumId w:val="217"/>
  </w:num>
  <w:num w:numId="152" w16cid:durableId="490103596">
    <w:abstractNumId w:val="311"/>
  </w:num>
  <w:num w:numId="153" w16cid:durableId="235438024">
    <w:abstractNumId w:val="309"/>
  </w:num>
  <w:num w:numId="154" w16cid:durableId="285819105">
    <w:abstractNumId w:val="176"/>
  </w:num>
  <w:num w:numId="155" w16cid:durableId="2058892713">
    <w:abstractNumId w:val="229"/>
  </w:num>
  <w:num w:numId="156" w16cid:durableId="517163290">
    <w:abstractNumId w:val="181"/>
  </w:num>
  <w:num w:numId="157" w16cid:durableId="2052340607">
    <w:abstractNumId w:val="125"/>
  </w:num>
  <w:num w:numId="158" w16cid:durableId="927692569">
    <w:abstractNumId w:val="213"/>
  </w:num>
  <w:num w:numId="159" w16cid:durableId="350618303">
    <w:abstractNumId w:val="7"/>
  </w:num>
  <w:num w:numId="160" w16cid:durableId="1539202003">
    <w:abstractNumId w:val="37"/>
  </w:num>
  <w:num w:numId="161" w16cid:durableId="1927952699">
    <w:abstractNumId w:val="272"/>
  </w:num>
  <w:num w:numId="162" w16cid:durableId="313606454">
    <w:abstractNumId w:val="321"/>
  </w:num>
  <w:num w:numId="163" w16cid:durableId="1905751463">
    <w:abstractNumId w:val="243"/>
  </w:num>
  <w:num w:numId="164" w16cid:durableId="1020936174">
    <w:abstractNumId w:val="288"/>
  </w:num>
  <w:num w:numId="165" w16cid:durableId="109978418">
    <w:abstractNumId w:val="363"/>
  </w:num>
  <w:num w:numId="166" w16cid:durableId="619454021">
    <w:abstractNumId w:val="323"/>
  </w:num>
  <w:num w:numId="167" w16cid:durableId="1440297999">
    <w:abstractNumId w:val="297"/>
  </w:num>
  <w:num w:numId="168" w16cid:durableId="2035959313">
    <w:abstractNumId w:val="187"/>
  </w:num>
  <w:num w:numId="169" w16cid:durableId="241306050">
    <w:abstractNumId w:val="364"/>
  </w:num>
  <w:num w:numId="170" w16cid:durableId="1319992091">
    <w:abstractNumId w:val="83"/>
  </w:num>
  <w:num w:numId="171" w16cid:durableId="1779984466">
    <w:abstractNumId w:val="239"/>
  </w:num>
  <w:num w:numId="172" w16cid:durableId="1291521627">
    <w:abstractNumId w:val="268"/>
  </w:num>
  <w:num w:numId="173" w16cid:durableId="1049261040">
    <w:abstractNumId w:val="9"/>
  </w:num>
  <w:num w:numId="174" w16cid:durableId="824273499">
    <w:abstractNumId w:val="173"/>
  </w:num>
  <w:num w:numId="175" w16cid:durableId="1552497203">
    <w:abstractNumId w:val="298"/>
  </w:num>
  <w:num w:numId="176" w16cid:durableId="105080102">
    <w:abstractNumId w:val="131"/>
  </w:num>
  <w:num w:numId="177" w16cid:durableId="736560498">
    <w:abstractNumId w:val="122"/>
  </w:num>
  <w:num w:numId="178" w16cid:durableId="1063136621">
    <w:abstractNumId w:val="358"/>
  </w:num>
  <w:num w:numId="179" w16cid:durableId="1846018686">
    <w:abstractNumId w:val="242"/>
  </w:num>
  <w:num w:numId="180" w16cid:durableId="1895391819">
    <w:abstractNumId w:val="81"/>
  </w:num>
  <w:num w:numId="181" w16cid:durableId="1384283236">
    <w:abstractNumId w:val="294"/>
  </w:num>
  <w:num w:numId="182" w16cid:durableId="1472938579">
    <w:abstractNumId w:val="136"/>
  </w:num>
  <w:num w:numId="183" w16cid:durableId="408961923">
    <w:abstractNumId w:val="182"/>
  </w:num>
  <w:num w:numId="184" w16cid:durableId="1061101298">
    <w:abstractNumId w:val="240"/>
  </w:num>
  <w:num w:numId="185" w16cid:durableId="796336886">
    <w:abstractNumId w:val="313"/>
  </w:num>
  <w:num w:numId="186" w16cid:durableId="2146582475">
    <w:abstractNumId w:val="4"/>
  </w:num>
  <w:num w:numId="187" w16cid:durableId="948584429">
    <w:abstractNumId w:val="99"/>
  </w:num>
  <w:num w:numId="188" w16cid:durableId="1115058106">
    <w:abstractNumId w:val="330"/>
  </w:num>
  <w:num w:numId="189" w16cid:durableId="1595279042">
    <w:abstractNumId w:val="344"/>
  </w:num>
  <w:num w:numId="190" w16cid:durableId="460853578">
    <w:abstractNumId w:val="340"/>
  </w:num>
  <w:num w:numId="191" w16cid:durableId="818962155">
    <w:abstractNumId w:val="162"/>
  </w:num>
  <w:num w:numId="192" w16cid:durableId="1998458178">
    <w:abstractNumId w:val="250"/>
  </w:num>
  <w:num w:numId="193" w16cid:durableId="1100032779">
    <w:abstractNumId w:val="42"/>
  </w:num>
  <w:num w:numId="194" w16cid:durableId="2048482786">
    <w:abstractNumId w:val="135"/>
  </w:num>
  <w:num w:numId="195" w16cid:durableId="1671056064">
    <w:abstractNumId w:val="322"/>
  </w:num>
  <w:num w:numId="196" w16cid:durableId="969213460">
    <w:abstractNumId w:val="306"/>
  </w:num>
  <w:num w:numId="197" w16cid:durableId="586621936">
    <w:abstractNumId w:val="305"/>
  </w:num>
  <w:num w:numId="198" w16cid:durableId="754861403">
    <w:abstractNumId w:val="280"/>
  </w:num>
  <w:num w:numId="199" w16cid:durableId="432094780">
    <w:abstractNumId w:val="236"/>
  </w:num>
  <w:num w:numId="200" w16cid:durableId="918440458">
    <w:abstractNumId w:val="158"/>
  </w:num>
  <w:num w:numId="201" w16cid:durableId="1679120343">
    <w:abstractNumId w:val="43"/>
  </w:num>
  <w:num w:numId="202" w16cid:durableId="779254573">
    <w:abstractNumId w:val="193"/>
  </w:num>
  <w:num w:numId="203" w16cid:durableId="878738587">
    <w:abstractNumId w:val="108"/>
  </w:num>
  <w:num w:numId="204" w16cid:durableId="1874533837">
    <w:abstractNumId w:val="22"/>
  </w:num>
  <w:num w:numId="205" w16cid:durableId="117070498">
    <w:abstractNumId w:val="198"/>
  </w:num>
  <w:num w:numId="206" w16cid:durableId="1297298456">
    <w:abstractNumId w:val="215"/>
  </w:num>
  <w:num w:numId="207" w16cid:durableId="506140734">
    <w:abstractNumId w:val="124"/>
  </w:num>
  <w:num w:numId="208" w16cid:durableId="1713383005">
    <w:abstractNumId w:val="301"/>
  </w:num>
  <w:num w:numId="209" w16cid:durableId="414322272">
    <w:abstractNumId w:val="118"/>
  </w:num>
  <w:num w:numId="210" w16cid:durableId="1479684923">
    <w:abstractNumId w:val="180"/>
  </w:num>
  <w:num w:numId="211" w16cid:durableId="2131822345">
    <w:abstractNumId w:val="199"/>
  </w:num>
  <w:num w:numId="212" w16cid:durableId="727342258">
    <w:abstractNumId w:val="371"/>
  </w:num>
  <w:num w:numId="213" w16cid:durableId="594217653">
    <w:abstractNumId w:val="20"/>
  </w:num>
  <w:num w:numId="214" w16cid:durableId="893005015">
    <w:abstractNumId w:val="32"/>
  </w:num>
  <w:num w:numId="215" w16cid:durableId="1536310383">
    <w:abstractNumId w:val="304"/>
  </w:num>
  <w:num w:numId="216" w16cid:durableId="656151311">
    <w:abstractNumId w:val="130"/>
  </w:num>
  <w:num w:numId="217" w16cid:durableId="1377974873">
    <w:abstractNumId w:val="56"/>
  </w:num>
  <w:num w:numId="218" w16cid:durableId="491264355">
    <w:abstractNumId w:val="26"/>
  </w:num>
  <w:num w:numId="219" w16cid:durableId="1225793775">
    <w:abstractNumId w:val="205"/>
  </w:num>
  <w:num w:numId="220" w16cid:durableId="149637955">
    <w:abstractNumId w:val="8"/>
  </w:num>
  <w:num w:numId="221" w16cid:durableId="577835902">
    <w:abstractNumId w:val="61"/>
  </w:num>
  <w:num w:numId="222" w16cid:durableId="106315998">
    <w:abstractNumId w:val="5"/>
  </w:num>
  <w:num w:numId="223" w16cid:durableId="1997106265">
    <w:abstractNumId w:val="166"/>
  </w:num>
  <w:num w:numId="224" w16cid:durableId="215550230">
    <w:abstractNumId w:val="117"/>
  </w:num>
  <w:num w:numId="225" w16cid:durableId="1848594085">
    <w:abstractNumId w:val="196"/>
  </w:num>
  <w:num w:numId="226" w16cid:durableId="478234640">
    <w:abstractNumId w:val="334"/>
  </w:num>
  <w:num w:numId="227" w16cid:durableId="268704927">
    <w:abstractNumId w:val="342"/>
  </w:num>
  <w:num w:numId="228" w16cid:durableId="508563682">
    <w:abstractNumId w:val="97"/>
  </w:num>
  <w:num w:numId="229" w16cid:durableId="2018341789">
    <w:abstractNumId w:val="234"/>
  </w:num>
  <w:num w:numId="230" w16cid:durableId="538905677">
    <w:abstractNumId w:val="368"/>
  </w:num>
  <w:num w:numId="231" w16cid:durableId="1346129019">
    <w:abstractNumId w:val="177"/>
  </w:num>
  <w:num w:numId="232" w16cid:durableId="849832096">
    <w:abstractNumId w:val="284"/>
  </w:num>
  <w:num w:numId="233" w16cid:durableId="1589270271">
    <w:abstractNumId w:val="96"/>
  </w:num>
  <w:num w:numId="234" w16cid:durableId="1422027084">
    <w:abstractNumId w:val="150"/>
  </w:num>
  <w:num w:numId="235" w16cid:durableId="886572706">
    <w:abstractNumId w:val="156"/>
  </w:num>
  <w:num w:numId="236" w16cid:durableId="1701395028">
    <w:abstractNumId w:val="219"/>
  </w:num>
  <w:num w:numId="237" w16cid:durableId="559832061">
    <w:abstractNumId w:val="189"/>
  </w:num>
  <w:num w:numId="238" w16cid:durableId="1354569792">
    <w:abstractNumId w:val="82"/>
  </w:num>
  <w:num w:numId="239" w16cid:durableId="1653607105">
    <w:abstractNumId w:val="65"/>
  </w:num>
  <w:num w:numId="240" w16cid:durableId="919362856">
    <w:abstractNumId w:val="281"/>
  </w:num>
  <w:num w:numId="241" w16cid:durableId="65038598">
    <w:abstractNumId w:val="270"/>
  </w:num>
  <w:num w:numId="242" w16cid:durableId="80685281">
    <w:abstractNumId w:val="337"/>
  </w:num>
  <w:num w:numId="243" w16cid:durableId="611328344">
    <w:abstractNumId w:val="34"/>
  </w:num>
  <w:num w:numId="244" w16cid:durableId="1686639849">
    <w:abstractNumId w:val="252"/>
  </w:num>
  <w:num w:numId="245" w16cid:durableId="653148954">
    <w:abstractNumId w:val="336"/>
  </w:num>
  <w:num w:numId="246" w16cid:durableId="143933364">
    <w:abstractNumId w:val="214"/>
  </w:num>
  <w:num w:numId="247" w16cid:durableId="2071731085">
    <w:abstractNumId w:val="102"/>
  </w:num>
  <w:num w:numId="248" w16cid:durableId="1927886560">
    <w:abstractNumId w:val="233"/>
  </w:num>
  <w:num w:numId="249" w16cid:durableId="243802683">
    <w:abstractNumId w:val="10"/>
  </w:num>
  <w:num w:numId="250" w16cid:durableId="834416595">
    <w:abstractNumId w:val="59"/>
  </w:num>
  <w:num w:numId="251" w16cid:durableId="1413893526">
    <w:abstractNumId w:val="3"/>
  </w:num>
  <w:num w:numId="252" w16cid:durableId="271518553">
    <w:abstractNumId w:val="29"/>
  </w:num>
  <w:num w:numId="253" w16cid:durableId="951671862">
    <w:abstractNumId w:val="169"/>
  </w:num>
  <w:num w:numId="254" w16cid:durableId="395709417">
    <w:abstractNumId w:val="259"/>
  </w:num>
  <w:num w:numId="255" w16cid:durableId="1607694890">
    <w:abstractNumId w:val="235"/>
  </w:num>
  <w:num w:numId="256" w16cid:durableId="138546404">
    <w:abstractNumId w:val="228"/>
  </w:num>
  <w:num w:numId="257" w16cid:durableId="380442306">
    <w:abstractNumId w:val="351"/>
  </w:num>
  <w:num w:numId="258" w16cid:durableId="1016033639">
    <w:abstractNumId w:val="267"/>
  </w:num>
  <w:num w:numId="259" w16cid:durableId="537862161">
    <w:abstractNumId w:val="2"/>
  </w:num>
  <w:num w:numId="260" w16cid:durableId="92743930">
    <w:abstractNumId w:val="372"/>
  </w:num>
  <w:num w:numId="261" w16cid:durableId="1177420643">
    <w:abstractNumId w:val="314"/>
  </w:num>
  <w:num w:numId="262" w16cid:durableId="1251505590">
    <w:abstractNumId w:val="185"/>
  </w:num>
  <w:num w:numId="263" w16cid:durableId="693579720">
    <w:abstractNumId w:val="133"/>
  </w:num>
  <w:num w:numId="264" w16cid:durableId="1442988826">
    <w:abstractNumId w:val="335"/>
  </w:num>
  <w:num w:numId="265" w16cid:durableId="1820263418">
    <w:abstractNumId w:val="262"/>
  </w:num>
  <w:num w:numId="266" w16cid:durableId="211239309">
    <w:abstractNumId w:val="57"/>
  </w:num>
  <w:num w:numId="267" w16cid:durableId="1463428044">
    <w:abstractNumId w:val="60"/>
  </w:num>
  <w:num w:numId="268" w16cid:durableId="229654168">
    <w:abstractNumId w:val="92"/>
  </w:num>
  <w:num w:numId="269" w16cid:durableId="677191515">
    <w:abstractNumId w:val="346"/>
  </w:num>
  <w:num w:numId="270" w16cid:durableId="867453748">
    <w:abstractNumId w:val="141"/>
  </w:num>
  <w:num w:numId="271" w16cid:durableId="585070664">
    <w:abstractNumId w:val="320"/>
  </w:num>
  <w:num w:numId="272" w16cid:durableId="1568879837">
    <w:abstractNumId w:val="171"/>
  </w:num>
  <w:num w:numId="273" w16cid:durableId="1427964324">
    <w:abstractNumId w:val="159"/>
  </w:num>
  <w:num w:numId="274" w16cid:durableId="1089502740">
    <w:abstractNumId w:val="16"/>
  </w:num>
  <w:num w:numId="275" w16cid:durableId="137308370">
    <w:abstractNumId w:val="256"/>
  </w:num>
  <w:num w:numId="276" w16cid:durableId="323820872">
    <w:abstractNumId w:val="332"/>
  </w:num>
  <w:num w:numId="277" w16cid:durableId="1540705508">
    <w:abstractNumId w:val="350"/>
  </w:num>
  <w:num w:numId="278" w16cid:durableId="891962434">
    <w:abstractNumId w:val="55"/>
  </w:num>
  <w:num w:numId="279" w16cid:durableId="1139959476">
    <w:abstractNumId w:val="67"/>
  </w:num>
  <w:num w:numId="280" w16cid:durableId="598564479">
    <w:abstractNumId w:val="293"/>
  </w:num>
  <w:num w:numId="281" w16cid:durableId="1269850250">
    <w:abstractNumId w:val="53"/>
  </w:num>
  <w:num w:numId="282" w16cid:durableId="1246526239">
    <w:abstractNumId w:val="328"/>
  </w:num>
  <w:num w:numId="283" w16cid:durableId="793330397">
    <w:abstractNumId w:val="40"/>
  </w:num>
  <w:num w:numId="284" w16cid:durableId="349188981">
    <w:abstractNumId w:val="155"/>
  </w:num>
  <w:num w:numId="285" w16cid:durableId="1175531999">
    <w:abstractNumId w:val="367"/>
  </w:num>
  <w:num w:numId="286" w16cid:durableId="986471147">
    <w:abstractNumId w:val="308"/>
  </w:num>
  <w:num w:numId="287" w16cid:durableId="1240096959">
    <w:abstractNumId w:val="191"/>
  </w:num>
  <w:num w:numId="288" w16cid:durableId="1723672875">
    <w:abstractNumId w:val="11"/>
  </w:num>
  <w:num w:numId="289" w16cid:durableId="229271910">
    <w:abstractNumId w:val="13"/>
  </w:num>
  <w:num w:numId="290" w16cid:durableId="1810706305">
    <w:abstractNumId w:val="227"/>
  </w:num>
  <w:num w:numId="291" w16cid:durableId="1327977798">
    <w:abstractNumId w:val="18"/>
  </w:num>
  <w:num w:numId="292" w16cid:durableId="190924930">
    <w:abstractNumId w:val="253"/>
  </w:num>
  <w:num w:numId="293" w16cid:durableId="90440435">
    <w:abstractNumId w:val="75"/>
  </w:num>
  <w:num w:numId="294" w16cid:durableId="1476489478">
    <w:abstractNumId w:val="137"/>
  </w:num>
  <w:num w:numId="295" w16cid:durableId="1766222336">
    <w:abstractNumId w:val="220"/>
  </w:num>
  <w:num w:numId="296" w16cid:durableId="1334989576">
    <w:abstractNumId w:val="63"/>
  </w:num>
  <w:num w:numId="297" w16cid:durableId="1033337804">
    <w:abstractNumId w:val="211"/>
  </w:num>
  <w:num w:numId="298" w16cid:durableId="1562864534">
    <w:abstractNumId w:val="0"/>
  </w:num>
  <w:num w:numId="299" w16cid:durableId="847790173">
    <w:abstractNumId w:val="362"/>
  </w:num>
  <w:num w:numId="300" w16cid:durableId="177161919">
    <w:abstractNumId w:val="114"/>
  </w:num>
  <w:num w:numId="301" w16cid:durableId="948858001">
    <w:abstractNumId w:val="74"/>
  </w:num>
  <w:num w:numId="302" w16cid:durableId="1923835167">
    <w:abstractNumId w:val="21"/>
  </w:num>
  <w:num w:numId="303" w16cid:durableId="1145704830">
    <w:abstractNumId w:val="19"/>
  </w:num>
  <w:num w:numId="304" w16cid:durableId="1657341714">
    <w:abstractNumId w:val="49"/>
  </w:num>
  <w:num w:numId="305" w16cid:durableId="626547446">
    <w:abstractNumId w:val="307"/>
  </w:num>
  <w:num w:numId="306" w16cid:durableId="474445901">
    <w:abstractNumId w:val="312"/>
  </w:num>
  <w:num w:numId="307" w16cid:durableId="1022586399">
    <w:abstractNumId w:val="192"/>
  </w:num>
  <w:num w:numId="308" w16cid:durableId="800147005">
    <w:abstractNumId w:val="161"/>
  </w:num>
  <w:num w:numId="309" w16cid:durableId="1118910336">
    <w:abstractNumId w:val="112"/>
  </w:num>
  <w:num w:numId="310" w16cid:durableId="2009627222">
    <w:abstractNumId w:val="73"/>
  </w:num>
  <w:num w:numId="311" w16cid:durableId="48576109">
    <w:abstractNumId w:val="348"/>
  </w:num>
  <w:num w:numId="312" w16cid:durableId="1010597545">
    <w:abstractNumId w:val="206"/>
  </w:num>
  <w:num w:numId="313" w16cid:durableId="1449396175">
    <w:abstractNumId w:val="278"/>
  </w:num>
  <w:num w:numId="314" w16cid:durableId="934168747">
    <w:abstractNumId w:val="146"/>
  </w:num>
  <w:num w:numId="315" w16cid:durableId="1103065703">
    <w:abstractNumId w:val="45"/>
  </w:num>
  <w:num w:numId="316" w16cid:durableId="1582563410">
    <w:abstractNumId w:val="255"/>
  </w:num>
  <w:num w:numId="317" w16cid:durableId="1888712381">
    <w:abstractNumId w:val="87"/>
  </w:num>
  <w:num w:numId="318" w16cid:durableId="920984269">
    <w:abstractNumId w:val="216"/>
  </w:num>
  <w:num w:numId="319" w16cid:durableId="1163161636">
    <w:abstractNumId w:val="138"/>
  </w:num>
  <w:num w:numId="320" w16cid:durableId="1253666427">
    <w:abstractNumId w:val="264"/>
  </w:num>
  <w:num w:numId="321" w16cid:durableId="948588928">
    <w:abstractNumId w:val="120"/>
  </w:num>
  <w:num w:numId="322" w16cid:durableId="1001160110">
    <w:abstractNumId w:val="103"/>
  </w:num>
  <w:num w:numId="323" w16cid:durableId="528417862">
    <w:abstractNumId w:val="355"/>
  </w:num>
  <w:num w:numId="324" w16cid:durableId="1580360518">
    <w:abstractNumId w:val="375"/>
  </w:num>
  <w:num w:numId="325" w16cid:durableId="669605805">
    <w:abstractNumId w:val="230"/>
  </w:num>
  <w:num w:numId="326" w16cid:durableId="1397782894">
    <w:abstractNumId w:val="287"/>
  </w:num>
  <w:num w:numId="327" w16cid:durableId="1647126019">
    <w:abstractNumId w:val="352"/>
  </w:num>
  <w:num w:numId="328" w16cid:durableId="1347369420">
    <w:abstractNumId w:val="282"/>
  </w:num>
  <w:num w:numId="329" w16cid:durableId="386026318">
    <w:abstractNumId w:val="289"/>
  </w:num>
  <w:num w:numId="330" w16cid:durableId="1568757974">
    <w:abstractNumId w:val="106"/>
  </w:num>
  <w:num w:numId="331" w16cid:durableId="1239905961">
    <w:abstractNumId w:val="286"/>
  </w:num>
  <w:num w:numId="332" w16cid:durableId="539829343">
    <w:abstractNumId w:val="151"/>
  </w:num>
  <w:num w:numId="333" w16cid:durableId="756903282">
    <w:abstractNumId w:val="226"/>
  </w:num>
  <w:num w:numId="334" w16cid:durableId="1039008609">
    <w:abstractNumId w:val="50"/>
  </w:num>
  <w:num w:numId="335" w16cid:durableId="722101219">
    <w:abstractNumId w:val="95"/>
  </w:num>
  <w:num w:numId="336" w16cid:durableId="754279552">
    <w:abstractNumId w:val="212"/>
  </w:num>
  <w:num w:numId="337" w16cid:durableId="1086608651">
    <w:abstractNumId w:val="179"/>
  </w:num>
  <w:num w:numId="338" w16cid:durableId="1138885662">
    <w:abstractNumId w:val="331"/>
  </w:num>
  <w:num w:numId="339" w16cid:durableId="209003502">
    <w:abstractNumId w:val="361"/>
  </w:num>
  <w:num w:numId="340" w16cid:durableId="604456733">
    <w:abstractNumId w:val="113"/>
  </w:num>
  <w:num w:numId="341" w16cid:durableId="1280605231">
    <w:abstractNumId w:val="374"/>
  </w:num>
  <w:num w:numId="342" w16cid:durableId="1807506229">
    <w:abstractNumId w:val="279"/>
  </w:num>
  <w:num w:numId="343" w16cid:durableId="2054453271">
    <w:abstractNumId w:val="276"/>
  </w:num>
  <w:num w:numId="344" w16cid:durableId="874804383">
    <w:abstractNumId w:val="249"/>
  </w:num>
  <w:num w:numId="345" w16cid:durableId="616252499">
    <w:abstractNumId w:val="273"/>
  </w:num>
  <w:num w:numId="346" w16cid:durableId="1925410028">
    <w:abstractNumId w:val="254"/>
  </w:num>
  <w:num w:numId="347" w16cid:durableId="1089274597">
    <w:abstractNumId w:val="247"/>
  </w:num>
  <w:num w:numId="348" w16cid:durableId="1634824864">
    <w:abstractNumId w:val="134"/>
  </w:num>
  <w:num w:numId="349" w16cid:durableId="2065905190">
    <w:abstractNumId w:val="62"/>
  </w:num>
  <w:num w:numId="350" w16cid:durableId="248540517">
    <w:abstractNumId w:val="357"/>
  </w:num>
  <w:num w:numId="351" w16cid:durableId="415246308">
    <w:abstractNumId w:val="376"/>
  </w:num>
  <w:num w:numId="352" w16cid:durableId="948049060">
    <w:abstractNumId w:val="47"/>
  </w:num>
  <w:num w:numId="353" w16cid:durableId="1397437656">
    <w:abstractNumId w:val="17"/>
  </w:num>
  <w:num w:numId="354" w16cid:durableId="687410217">
    <w:abstractNumId w:val="115"/>
  </w:num>
  <w:num w:numId="355" w16cid:durableId="73743445">
    <w:abstractNumId w:val="237"/>
  </w:num>
  <w:num w:numId="356" w16cid:durableId="793063334">
    <w:abstractNumId w:val="160"/>
  </w:num>
  <w:num w:numId="357" w16cid:durableId="1622955456">
    <w:abstractNumId w:val="343"/>
  </w:num>
  <w:num w:numId="358" w16cid:durableId="683285124">
    <w:abstractNumId w:val="369"/>
  </w:num>
  <w:num w:numId="359" w16cid:durableId="801120207">
    <w:abstractNumId w:val="27"/>
  </w:num>
  <w:num w:numId="360" w16cid:durableId="102000042">
    <w:abstractNumId w:val="36"/>
  </w:num>
  <w:num w:numId="361" w16cid:durableId="1318878345">
    <w:abstractNumId w:val="271"/>
  </w:num>
  <w:num w:numId="362" w16cid:durableId="683634675">
    <w:abstractNumId w:val="71"/>
  </w:num>
  <w:num w:numId="363" w16cid:durableId="134615355">
    <w:abstractNumId w:val="148"/>
  </w:num>
  <w:num w:numId="364" w16cid:durableId="615257855">
    <w:abstractNumId w:val="365"/>
  </w:num>
  <w:num w:numId="365" w16cid:durableId="1348868100">
    <w:abstractNumId w:val="1"/>
  </w:num>
  <w:num w:numId="366" w16cid:durableId="175845215">
    <w:abstractNumId w:val="51"/>
  </w:num>
  <w:num w:numId="367" w16cid:durableId="900557973">
    <w:abstractNumId w:val="257"/>
  </w:num>
  <w:num w:numId="368" w16cid:durableId="1620992366">
    <w:abstractNumId w:val="360"/>
  </w:num>
  <w:num w:numId="369" w16cid:durableId="1880388856">
    <w:abstractNumId w:val="140"/>
  </w:num>
  <w:num w:numId="370" w16cid:durableId="1935702495">
    <w:abstractNumId w:val="186"/>
  </w:num>
  <w:num w:numId="371" w16cid:durableId="116342246">
    <w:abstractNumId w:val="258"/>
  </w:num>
  <w:num w:numId="372" w16cid:durableId="251621872">
    <w:abstractNumId w:val="285"/>
  </w:num>
  <w:num w:numId="373" w16cid:durableId="552812933">
    <w:abstractNumId w:val="194"/>
  </w:num>
  <w:num w:numId="374" w16cid:durableId="1618638089">
    <w:abstractNumId w:val="91"/>
  </w:num>
  <w:num w:numId="375" w16cid:durableId="893152905">
    <w:abstractNumId w:val="200"/>
  </w:num>
  <w:num w:numId="376" w16cid:durableId="1366323086">
    <w:abstractNumId w:val="277"/>
  </w:num>
  <w:num w:numId="377" w16cid:durableId="112596710">
    <w:abstractNumId w:val="17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91"/>
  <w:embedTrueTypeFont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3C"/>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37C"/>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95"/>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D75"/>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94A"/>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64A"/>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571"/>
    <w:rsid w:val="001849AB"/>
    <w:rsid w:val="00184AD4"/>
    <w:rsid w:val="00184D3A"/>
    <w:rsid w:val="001853BD"/>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08"/>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202"/>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52A"/>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5FD4"/>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74C"/>
    <w:rsid w:val="00240814"/>
    <w:rsid w:val="00240949"/>
    <w:rsid w:val="00240A38"/>
    <w:rsid w:val="00240AA3"/>
    <w:rsid w:val="00240AEB"/>
    <w:rsid w:val="00240F71"/>
    <w:rsid w:val="00240F82"/>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6F78"/>
    <w:rsid w:val="002570F1"/>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80B"/>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3C0C"/>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BE1"/>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644"/>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6F34"/>
    <w:rsid w:val="002A72B3"/>
    <w:rsid w:val="002A75C7"/>
    <w:rsid w:val="002A76A7"/>
    <w:rsid w:val="002A76D5"/>
    <w:rsid w:val="002A79E1"/>
    <w:rsid w:val="002A7B83"/>
    <w:rsid w:val="002A7C74"/>
    <w:rsid w:val="002A7F09"/>
    <w:rsid w:val="002B06E8"/>
    <w:rsid w:val="002B07BB"/>
    <w:rsid w:val="002B0E82"/>
    <w:rsid w:val="002B13D0"/>
    <w:rsid w:val="002B14F3"/>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25"/>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CCC"/>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4E"/>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D44"/>
    <w:rsid w:val="003355DF"/>
    <w:rsid w:val="003358FE"/>
    <w:rsid w:val="00335E1D"/>
    <w:rsid w:val="00336613"/>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F0"/>
    <w:rsid w:val="00343CB3"/>
    <w:rsid w:val="0034400B"/>
    <w:rsid w:val="00344034"/>
    <w:rsid w:val="0034453A"/>
    <w:rsid w:val="00344766"/>
    <w:rsid w:val="00344907"/>
    <w:rsid w:val="003453D4"/>
    <w:rsid w:val="00345757"/>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57D17"/>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780"/>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204D"/>
    <w:rsid w:val="00392146"/>
    <w:rsid w:val="00392265"/>
    <w:rsid w:val="00392575"/>
    <w:rsid w:val="00392A96"/>
    <w:rsid w:val="00392E42"/>
    <w:rsid w:val="003932C0"/>
    <w:rsid w:val="00393800"/>
    <w:rsid w:val="00393CC8"/>
    <w:rsid w:val="00393D2F"/>
    <w:rsid w:val="00393D4C"/>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FEB"/>
    <w:rsid w:val="003B2051"/>
    <w:rsid w:val="003B2106"/>
    <w:rsid w:val="003B22D6"/>
    <w:rsid w:val="003B24E7"/>
    <w:rsid w:val="003B26CB"/>
    <w:rsid w:val="003B27E9"/>
    <w:rsid w:val="003B2CFF"/>
    <w:rsid w:val="003B2EA5"/>
    <w:rsid w:val="003B3139"/>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0CA"/>
    <w:rsid w:val="003D49E5"/>
    <w:rsid w:val="003D5242"/>
    <w:rsid w:val="003D5575"/>
    <w:rsid w:val="003D5607"/>
    <w:rsid w:val="003D5BAC"/>
    <w:rsid w:val="003D6205"/>
    <w:rsid w:val="003D6336"/>
    <w:rsid w:val="003D6871"/>
    <w:rsid w:val="003D6D5F"/>
    <w:rsid w:val="003D710F"/>
    <w:rsid w:val="003D767B"/>
    <w:rsid w:val="003D78E0"/>
    <w:rsid w:val="003D79AA"/>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002"/>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762"/>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4E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4E2"/>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53F"/>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3576"/>
    <w:rsid w:val="004A3CF9"/>
    <w:rsid w:val="004A4391"/>
    <w:rsid w:val="004A43EE"/>
    <w:rsid w:val="004A4881"/>
    <w:rsid w:val="004A4AF6"/>
    <w:rsid w:val="004A4C05"/>
    <w:rsid w:val="004A5000"/>
    <w:rsid w:val="004A5493"/>
    <w:rsid w:val="004A556C"/>
    <w:rsid w:val="004A5637"/>
    <w:rsid w:val="004A5BDE"/>
    <w:rsid w:val="004A6989"/>
    <w:rsid w:val="004A6F26"/>
    <w:rsid w:val="004A6FCF"/>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29"/>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3CA"/>
    <w:rsid w:val="004B543A"/>
    <w:rsid w:val="004B557F"/>
    <w:rsid w:val="004B5737"/>
    <w:rsid w:val="004B581B"/>
    <w:rsid w:val="004B59B4"/>
    <w:rsid w:val="004B5AE2"/>
    <w:rsid w:val="004B5EBE"/>
    <w:rsid w:val="004B65B5"/>
    <w:rsid w:val="004B6A66"/>
    <w:rsid w:val="004B6EDF"/>
    <w:rsid w:val="004B7132"/>
    <w:rsid w:val="004B76E4"/>
    <w:rsid w:val="004B7936"/>
    <w:rsid w:val="004B7A8F"/>
    <w:rsid w:val="004B7AB2"/>
    <w:rsid w:val="004B7F3F"/>
    <w:rsid w:val="004C007C"/>
    <w:rsid w:val="004C02B8"/>
    <w:rsid w:val="004C05B0"/>
    <w:rsid w:val="004C0801"/>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955"/>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070"/>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1FD6"/>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C71"/>
    <w:rsid w:val="00533F5D"/>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76"/>
    <w:rsid w:val="005562BE"/>
    <w:rsid w:val="00556CB8"/>
    <w:rsid w:val="00556D64"/>
    <w:rsid w:val="00557024"/>
    <w:rsid w:val="00557647"/>
    <w:rsid w:val="005577CD"/>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856"/>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33B"/>
    <w:rsid w:val="00596832"/>
    <w:rsid w:val="00596926"/>
    <w:rsid w:val="00596D58"/>
    <w:rsid w:val="00597001"/>
    <w:rsid w:val="00597910"/>
    <w:rsid w:val="00597FA0"/>
    <w:rsid w:val="005A0324"/>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CA7"/>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90C"/>
    <w:rsid w:val="005C4A5C"/>
    <w:rsid w:val="005C4C33"/>
    <w:rsid w:val="005C507E"/>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4EC"/>
    <w:rsid w:val="005E75B9"/>
    <w:rsid w:val="005E7D2B"/>
    <w:rsid w:val="005E7E09"/>
    <w:rsid w:val="005E7E2E"/>
    <w:rsid w:val="005E7F2C"/>
    <w:rsid w:val="005F0147"/>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ABF"/>
    <w:rsid w:val="005F4B97"/>
    <w:rsid w:val="005F4D59"/>
    <w:rsid w:val="005F4E34"/>
    <w:rsid w:val="005F4F9F"/>
    <w:rsid w:val="005F5979"/>
    <w:rsid w:val="005F5DB4"/>
    <w:rsid w:val="005F5F60"/>
    <w:rsid w:val="005F61A1"/>
    <w:rsid w:val="005F6384"/>
    <w:rsid w:val="005F63A6"/>
    <w:rsid w:val="005F65E6"/>
    <w:rsid w:val="005F6861"/>
    <w:rsid w:val="005F724B"/>
    <w:rsid w:val="005F77D3"/>
    <w:rsid w:val="005F7963"/>
    <w:rsid w:val="005F7C1C"/>
    <w:rsid w:val="005F7D01"/>
    <w:rsid w:val="005F7E10"/>
    <w:rsid w:val="006001F5"/>
    <w:rsid w:val="006003A3"/>
    <w:rsid w:val="00600590"/>
    <w:rsid w:val="006008AA"/>
    <w:rsid w:val="006008B0"/>
    <w:rsid w:val="00600A38"/>
    <w:rsid w:val="00600AA1"/>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5F2"/>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0F6D"/>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253"/>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6DE"/>
    <w:rsid w:val="006B778C"/>
    <w:rsid w:val="006B786E"/>
    <w:rsid w:val="006B7DA4"/>
    <w:rsid w:val="006B7DCA"/>
    <w:rsid w:val="006C06BC"/>
    <w:rsid w:val="006C0CB0"/>
    <w:rsid w:val="006C1607"/>
    <w:rsid w:val="006C17E3"/>
    <w:rsid w:val="006C1A72"/>
    <w:rsid w:val="006C1EFD"/>
    <w:rsid w:val="006C1F63"/>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12C"/>
    <w:rsid w:val="006C5388"/>
    <w:rsid w:val="006C5452"/>
    <w:rsid w:val="006C54B7"/>
    <w:rsid w:val="006C56A5"/>
    <w:rsid w:val="006C58A3"/>
    <w:rsid w:val="006C5AB9"/>
    <w:rsid w:val="006C5AE9"/>
    <w:rsid w:val="006C5B9C"/>
    <w:rsid w:val="006C5C6A"/>
    <w:rsid w:val="006C5D9C"/>
    <w:rsid w:val="006C6044"/>
    <w:rsid w:val="006C637D"/>
    <w:rsid w:val="006C6772"/>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A83"/>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450"/>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056"/>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BED"/>
    <w:rsid w:val="00740C46"/>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CCA"/>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DF3"/>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609"/>
    <w:rsid w:val="00833747"/>
    <w:rsid w:val="0083399F"/>
    <w:rsid w:val="00833A0D"/>
    <w:rsid w:val="00833C9D"/>
    <w:rsid w:val="0083414B"/>
    <w:rsid w:val="00834168"/>
    <w:rsid w:val="00834319"/>
    <w:rsid w:val="008344AD"/>
    <w:rsid w:val="0083465F"/>
    <w:rsid w:val="00834B1D"/>
    <w:rsid w:val="00834C15"/>
    <w:rsid w:val="00835033"/>
    <w:rsid w:val="008355A8"/>
    <w:rsid w:val="00835709"/>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0F5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01E"/>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D7E"/>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8A8"/>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374"/>
    <w:rsid w:val="00892AA6"/>
    <w:rsid w:val="00892C50"/>
    <w:rsid w:val="00892C90"/>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BF5"/>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8A7"/>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6C5"/>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228"/>
    <w:rsid w:val="008F7438"/>
    <w:rsid w:val="008F7641"/>
    <w:rsid w:val="008F77E7"/>
    <w:rsid w:val="00900041"/>
    <w:rsid w:val="00900A2D"/>
    <w:rsid w:val="00900D90"/>
    <w:rsid w:val="00900E87"/>
    <w:rsid w:val="00900FFD"/>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BCD"/>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0A5"/>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56"/>
    <w:rsid w:val="00940F7D"/>
    <w:rsid w:val="00941007"/>
    <w:rsid w:val="009415FF"/>
    <w:rsid w:val="00941F6A"/>
    <w:rsid w:val="009426D4"/>
    <w:rsid w:val="00942C9F"/>
    <w:rsid w:val="00942CE2"/>
    <w:rsid w:val="00943502"/>
    <w:rsid w:val="00943686"/>
    <w:rsid w:val="00943848"/>
    <w:rsid w:val="00943956"/>
    <w:rsid w:val="00943AA0"/>
    <w:rsid w:val="00943BBC"/>
    <w:rsid w:val="00943E51"/>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746"/>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E46"/>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4DA6"/>
    <w:rsid w:val="00984F04"/>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E7CA8"/>
    <w:rsid w:val="009F009B"/>
    <w:rsid w:val="009F017D"/>
    <w:rsid w:val="009F0243"/>
    <w:rsid w:val="009F04D1"/>
    <w:rsid w:val="009F06AC"/>
    <w:rsid w:val="009F0700"/>
    <w:rsid w:val="009F0961"/>
    <w:rsid w:val="009F0A2A"/>
    <w:rsid w:val="009F0E0A"/>
    <w:rsid w:val="009F0E42"/>
    <w:rsid w:val="009F13D2"/>
    <w:rsid w:val="009F17DC"/>
    <w:rsid w:val="009F18B7"/>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4E84"/>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7C"/>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12F"/>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3C41"/>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076"/>
    <w:rsid w:val="00AB59EA"/>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80C"/>
    <w:rsid w:val="00B01BBE"/>
    <w:rsid w:val="00B01FCF"/>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A54"/>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2AC"/>
    <w:rsid w:val="00B1361A"/>
    <w:rsid w:val="00B13775"/>
    <w:rsid w:val="00B13777"/>
    <w:rsid w:val="00B13D29"/>
    <w:rsid w:val="00B13E0F"/>
    <w:rsid w:val="00B13E41"/>
    <w:rsid w:val="00B13E73"/>
    <w:rsid w:val="00B13FAA"/>
    <w:rsid w:val="00B1422D"/>
    <w:rsid w:val="00B1462D"/>
    <w:rsid w:val="00B147B8"/>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5DF"/>
    <w:rsid w:val="00B21C58"/>
    <w:rsid w:val="00B21D9E"/>
    <w:rsid w:val="00B21EBF"/>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6F43"/>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DC8"/>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66"/>
    <w:rsid w:val="00B63297"/>
    <w:rsid w:val="00B63580"/>
    <w:rsid w:val="00B6361D"/>
    <w:rsid w:val="00B63627"/>
    <w:rsid w:val="00B63665"/>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76"/>
    <w:rsid w:val="00B6649F"/>
    <w:rsid w:val="00B66688"/>
    <w:rsid w:val="00B66957"/>
    <w:rsid w:val="00B6699A"/>
    <w:rsid w:val="00B66AA4"/>
    <w:rsid w:val="00B66BAA"/>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2B7"/>
    <w:rsid w:val="00B7552E"/>
    <w:rsid w:val="00B7698C"/>
    <w:rsid w:val="00B76C94"/>
    <w:rsid w:val="00B77622"/>
    <w:rsid w:val="00B7791C"/>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2EA6"/>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A81"/>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77"/>
    <w:rsid w:val="00BA48CE"/>
    <w:rsid w:val="00BA4941"/>
    <w:rsid w:val="00BA4B74"/>
    <w:rsid w:val="00BA4CD3"/>
    <w:rsid w:val="00BA4F30"/>
    <w:rsid w:val="00BA50EF"/>
    <w:rsid w:val="00BA5426"/>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421"/>
    <w:rsid w:val="00BB176B"/>
    <w:rsid w:val="00BB1A09"/>
    <w:rsid w:val="00BB1AA7"/>
    <w:rsid w:val="00BB1B55"/>
    <w:rsid w:val="00BB1D47"/>
    <w:rsid w:val="00BB1D97"/>
    <w:rsid w:val="00BB206D"/>
    <w:rsid w:val="00BB2252"/>
    <w:rsid w:val="00BB24BF"/>
    <w:rsid w:val="00BB2EBC"/>
    <w:rsid w:val="00BB30BC"/>
    <w:rsid w:val="00BB3410"/>
    <w:rsid w:val="00BB36B6"/>
    <w:rsid w:val="00BB3707"/>
    <w:rsid w:val="00BB3C32"/>
    <w:rsid w:val="00BB4047"/>
    <w:rsid w:val="00BB41DC"/>
    <w:rsid w:val="00BB47B6"/>
    <w:rsid w:val="00BB4C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B82"/>
    <w:rsid w:val="00BC2D6F"/>
    <w:rsid w:val="00BC2F1C"/>
    <w:rsid w:val="00BC3175"/>
    <w:rsid w:val="00BC32CB"/>
    <w:rsid w:val="00BC3728"/>
    <w:rsid w:val="00BC3E30"/>
    <w:rsid w:val="00BC3F88"/>
    <w:rsid w:val="00BC4166"/>
    <w:rsid w:val="00BC41AB"/>
    <w:rsid w:val="00BC4EFA"/>
    <w:rsid w:val="00BC54D3"/>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20E"/>
    <w:rsid w:val="00BF5DB8"/>
    <w:rsid w:val="00BF6527"/>
    <w:rsid w:val="00BF65C0"/>
    <w:rsid w:val="00BF6C4B"/>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7FA"/>
    <w:rsid w:val="00C1783F"/>
    <w:rsid w:val="00C17C7B"/>
    <w:rsid w:val="00C17EEC"/>
    <w:rsid w:val="00C17F81"/>
    <w:rsid w:val="00C20087"/>
    <w:rsid w:val="00C201E1"/>
    <w:rsid w:val="00C202D5"/>
    <w:rsid w:val="00C203A4"/>
    <w:rsid w:val="00C20648"/>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3F4"/>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1E5A"/>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E24"/>
    <w:rsid w:val="00C60F12"/>
    <w:rsid w:val="00C60FB6"/>
    <w:rsid w:val="00C61813"/>
    <w:rsid w:val="00C61825"/>
    <w:rsid w:val="00C618E7"/>
    <w:rsid w:val="00C61B16"/>
    <w:rsid w:val="00C625E6"/>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13"/>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62DB"/>
    <w:rsid w:val="00C763C0"/>
    <w:rsid w:val="00C765B9"/>
    <w:rsid w:val="00C76B96"/>
    <w:rsid w:val="00C76D23"/>
    <w:rsid w:val="00C7734C"/>
    <w:rsid w:val="00C77428"/>
    <w:rsid w:val="00C774A3"/>
    <w:rsid w:val="00C775BD"/>
    <w:rsid w:val="00C775F3"/>
    <w:rsid w:val="00C778CB"/>
    <w:rsid w:val="00C77DFB"/>
    <w:rsid w:val="00C80049"/>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7D2"/>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1677"/>
    <w:rsid w:val="00CB194C"/>
    <w:rsid w:val="00CB1D35"/>
    <w:rsid w:val="00CB2067"/>
    <w:rsid w:val="00CB21D3"/>
    <w:rsid w:val="00CB2298"/>
    <w:rsid w:val="00CB255D"/>
    <w:rsid w:val="00CB269C"/>
    <w:rsid w:val="00CB28C1"/>
    <w:rsid w:val="00CB28FE"/>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780"/>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A56"/>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742"/>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DDA"/>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50"/>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4E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296"/>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4E58"/>
    <w:rsid w:val="00DB513B"/>
    <w:rsid w:val="00DB5527"/>
    <w:rsid w:val="00DB5880"/>
    <w:rsid w:val="00DB5B14"/>
    <w:rsid w:val="00DB6102"/>
    <w:rsid w:val="00DB6B14"/>
    <w:rsid w:val="00DB6E9A"/>
    <w:rsid w:val="00DB70F8"/>
    <w:rsid w:val="00DB7475"/>
    <w:rsid w:val="00DB7A0B"/>
    <w:rsid w:val="00DB7B8A"/>
    <w:rsid w:val="00DB7EE9"/>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44B"/>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58"/>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AC2"/>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376"/>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43"/>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48"/>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688"/>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3DF0"/>
    <w:rsid w:val="00EE411D"/>
    <w:rsid w:val="00EE4435"/>
    <w:rsid w:val="00EE475A"/>
    <w:rsid w:val="00EE4A90"/>
    <w:rsid w:val="00EE4D97"/>
    <w:rsid w:val="00EE5195"/>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160"/>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5AA"/>
    <w:rsid w:val="00F44699"/>
    <w:rsid w:val="00F44A81"/>
    <w:rsid w:val="00F44D2A"/>
    <w:rsid w:val="00F44D3E"/>
    <w:rsid w:val="00F4543D"/>
    <w:rsid w:val="00F4594F"/>
    <w:rsid w:val="00F46474"/>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5D5"/>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2E"/>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0C8"/>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603B"/>
    <w:rsid w:val="00F9662D"/>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38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773"/>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customStyle="1" w:styleId="Mencinsinresolver1">
    <w:name w:val="Mención sin resolver1"/>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 w:type="character" w:styleId="Mencinsinresolver">
    <w:name w:val="Unresolved Mention"/>
    <w:basedOn w:val="Fuentedeprrafopredeter"/>
    <w:uiPriority w:val="99"/>
    <w:semiHidden/>
    <w:unhideWhenUsed/>
    <w:rsid w:val="00F46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205" Type="http://schemas.openxmlformats.org/officeDocument/2006/relationships/image" Target="media/image195.png"/><Relationship Id="rId226" Type="http://schemas.openxmlformats.org/officeDocument/2006/relationships/image" Target="media/image216.png"/><Relationship Id="rId247" Type="http://schemas.openxmlformats.org/officeDocument/2006/relationships/image" Target="media/image237.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settings" Target="settings.xml"/><Relationship Id="rId95" Type="http://schemas.openxmlformats.org/officeDocument/2006/relationships/image" Target="media/image87.png"/><Relationship Id="rId160" Type="http://schemas.openxmlformats.org/officeDocument/2006/relationships/image" Target="media/image150.png"/><Relationship Id="rId181" Type="http://schemas.openxmlformats.org/officeDocument/2006/relationships/image" Target="media/image171.png"/><Relationship Id="rId216" Type="http://schemas.openxmlformats.org/officeDocument/2006/relationships/image" Target="media/image206.png"/><Relationship Id="rId237" Type="http://schemas.openxmlformats.org/officeDocument/2006/relationships/image" Target="media/image227.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image" Target="media/image196.png"/><Relationship Id="rId227" Type="http://schemas.openxmlformats.org/officeDocument/2006/relationships/image" Target="media/image217.png"/><Relationship Id="rId248" Type="http://schemas.openxmlformats.org/officeDocument/2006/relationships/image" Target="media/image238.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1.png"/><Relationship Id="rId182" Type="http://schemas.openxmlformats.org/officeDocument/2006/relationships/image" Target="media/image172.png"/><Relationship Id="rId217" Type="http://schemas.openxmlformats.org/officeDocument/2006/relationships/image" Target="media/image207.png"/><Relationship Id="rId6" Type="http://schemas.openxmlformats.org/officeDocument/2006/relationships/webSettings" Target="webSettings.xml"/><Relationship Id="rId238" Type="http://schemas.openxmlformats.org/officeDocument/2006/relationships/image" Target="media/image228.png"/><Relationship Id="rId23" Type="http://schemas.openxmlformats.org/officeDocument/2006/relationships/image" Target="media/image15.png"/><Relationship Id="rId119" Type="http://schemas.openxmlformats.org/officeDocument/2006/relationships/image" Target="media/image11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image" Target="media/image197.png"/><Relationship Id="rId228" Type="http://schemas.openxmlformats.org/officeDocument/2006/relationships/image" Target="media/image218.png"/><Relationship Id="rId249" Type="http://schemas.openxmlformats.org/officeDocument/2006/relationships/image" Target="media/image239.png"/><Relationship Id="rId13" Type="http://schemas.openxmlformats.org/officeDocument/2006/relationships/image" Target="media/image5.png"/><Relationship Id="rId109" Type="http://schemas.openxmlformats.org/officeDocument/2006/relationships/image" Target="media/image101.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footnotes" Target="footnotes.xml"/><Relationship Id="rId162" Type="http://schemas.openxmlformats.org/officeDocument/2006/relationships/image" Target="media/image152.png"/><Relationship Id="rId183" Type="http://schemas.openxmlformats.org/officeDocument/2006/relationships/image" Target="media/image173.png"/><Relationship Id="rId218" Type="http://schemas.openxmlformats.org/officeDocument/2006/relationships/image" Target="media/image208.png"/><Relationship Id="rId239" Type="http://schemas.openxmlformats.org/officeDocument/2006/relationships/image" Target="media/image229.png"/><Relationship Id="rId250" Type="http://schemas.openxmlformats.org/officeDocument/2006/relationships/header" Target="header1.xml"/><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3.png"/><Relationship Id="rId194" Type="http://schemas.openxmlformats.org/officeDocument/2006/relationships/image" Target="media/image184.png"/><Relationship Id="rId208" Type="http://schemas.openxmlformats.org/officeDocument/2006/relationships/image" Target="media/image198.png"/><Relationship Id="rId229" Type="http://schemas.openxmlformats.org/officeDocument/2006/relationships/image" Target="media/image219.png"/><Relationship Id="rId240" Type="http://schemas.openxmlformats.org/officeDocument/2006/relationships/image" Target="media/image230.png"/><Relationship Id="rId14" Type="http://schemas.openxmlformats.org/officeDocument/2006/relationships/image" Target="media/image6.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endnotes" Target="endnotes.xml"/><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3.png"/><Relationship Id="rId184" Type="http://schemas.openxmlformats.org/officeDocument/2006/relationships/image" Target="media/image174.png"/><Relationship Id="rId219" Type="http://schemas.openxmlformats.org/officeDocument/2006/relationships/image" Target="media/image209.png"/><Relationship Id="rId230" Type="http://schemas.openxmlformats.org/officeDocument/2006/relationships/image" Target="media/image220.png"/><Relationship Id="rId251" Type="http://schemas.openxmlformats.org/officeDocument/2006/relationships/footer" Target="footer1.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4.png"/><Relationship Id="rId195" Type="http://schemas.openxmlformats.org/officeDocument/2006/relationships/image" Target="media/image185.png"/><Relationship Id="rId209" Type="http://schemas.openxmlformats.org/officeDocument/2006/relationships/image" Target="media/image199.png"/><Relationship Id="rId220" Type="http://schemas.openxmlformats.org/officeDocument/2006/relationships/image" Target="media/image210.png"/><Relationship Id="rId241" Type="http://schemas.openxmlformats.org/officeDocument/2006/relationships/image" Target="media/image23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4.png"/><Relationship Id="rId185" Type="http://schemas.openxmlformats.org/officeDocument/2006/relationships/image" Target="media/image175.png"/><Relationship Id="rId9" Type="http://schemas.openxmlformats.org/officeDocument/2006/relationships/image" Target="media/image1.png"/><Relationship Id="rId210" Type="http://schemas.openxmlformats.org/officeDocument/2006/relationships/image" Target="media/image200.png"/><Relationship Id="rId26" Type="http://schemas.openxmlformats.org/officeDocument/2006/relationships/image" Target="media/image18.png"/><Relationship Id="rId231" Type="http://schemas.openxmlformats.org/officeDocument/2006/relationships/image" Target="media/image221.png"/><Relationship Id="rId252" Type="http://schemas.openxmlformats.org/officeDocument/2006/relationships/fontTable" Target="fontTable.xml"/><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8.png"/><Relationship Id="rId221" Type="http://schemas.openxmlformats.org/officeDocument/2006/relationships/image" Target="media/image211.png"/><Relationship Id="rId242" Type="http://schemas.openxmlformats.org/officeDocument/2006/relationships/image" Target="media/image232.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201.png"/><Relationship Id="rId232" Type="http://schemas.openxmlformats.org/officeDocument/2006/relationships/image" Target="media/image222.png"/><Relationship Id="rId253" Type="http://schemas.openxmlformats.org/officeDocument/2006/relationships/theme" Target="theme/theme1.xm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hyperlink" Target="http://localhost/phpmyadmin" TargetMode="External"/><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image" Target="media/image212.png"/><Relationship Id="rId243" Type="http://schemas.openxmlformats.org/officeDocument/2006/relationships/image" Target="media/image233.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202.png"/><Relationship Id="rId233" Type="http://schemas.openxmlformats.org/officeDocument/2006/relationships/image" Target="media/image223.png"/><Relationship Id="rId254" Type="http://schemas.microsoft.com/office/2020/10/relationships/intelligence" Target="intelligence2.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hyperlink" Target="http://localhost/TicTac%20/" TargetMode="External"/><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223" Type="http://schemas.openxmlformats.org/officeDocument/2006/relationships/image" Target="media/image213.png"/><Relationship Id="rId244" Type="http://schemas.openxmlformats.org/officeDocument/2006/relationships/image" Target="media/image234.png"/><Relationship Id="rId18" Type="http://schemas.openxmlformats.org/officeDocument/2006/relationships/image" Target="media/image10.png"/><Relationship Id="rId39" Type="http://schemas.openxmlformats.org/officeDocument/2006/relationships/image" Target="media/image31.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3.png"/><Relationship Id="rId234" Type="http://schemas.openxmlformats.org/officeDocument/2006/relationships/image" Target="media/image224.png"/><Relationship Id="rId2" Type="http://schemas.openxmlformats.org/officeDocument/2006/relationships/customXml" Target="../customXml/item2.xml"/><Relationship Id="rId29" Type="http://schemas.openxmlformats.org/officeDocument/2006/relationships/image" Target="media/image21.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11.png"/><Relationship Id="rId224" Type="http://schemas.openxmlformats.org/officeDocument/2006/relationships/image" Target="media/image214.png"/><Relationship Id="rId245" Type="http://schemas.openxmlformats.org/officeDocument/2006/relationships/image" Target="media/image235.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58.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79.png"/><Relationship Id="rId3" Type="http://schemas.openxmlformats.org/officeDocument/2006/relationships/numbering" Target="numbering.xml"/><Relationship Id="rId214" Type="http://schemas.openxmlformats.org/officeDocument/2006/relationships/image" Target="media/image204.png"/><Relationship Id="rId235" Type="http://schemas.openxmlformats.org/officeDocument/2006/relationships/image" Target="media/image225.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4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69.png"/><Relationship Id="rId190" Type="http://schemas.openxmlformats.org/officeDocument/2006/relationships/image" Target="media/image180.png"/><Relationship Id="rId204" Type="http://schemas.openxmlformats.org/officeDocument/2006/relationships/image" Target="media/image194.png"/><Relationship Id="rId225" Type="http://schemas.openxmlformats.org/officeDocument/2006/relationships/image" Target="media/image215.png"/><Relationship Id="rId246" Type="http://schemas.openxmlformats.org/officeDocument/2006/relationships/image" Target="media/image236.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59.png"/><Relationship Id="rId4" Type="http://schemas.openxmlformats.org/officeDocument/2006/relationships/styles" Target="styles.xml"/><Relationship Id="rId180" Type="http://schemas.openxmlformats.org/officeDocument/2006/relationships/image" Target="media/image170.png"/><Relationship Id="rId215" Type="http://schemas.openxmlformats.org/officeDocument/2006/relationships/image" Target="media/image205.png"/><Relationship Id="rId236" Type="http://schemas.openxmlformats.org/officeDocument/2006/relationships/image" Target="media/image2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0A59DB-B586-4A73-8AC7-DC8CCB90E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668</TotalTime>
  <Pages>423</Pages>
  <Words>48185</Words>
  <Characters>265022</Characters>
  <Application>Microsoft Office Word</Application>
  <DocSecurity>2</DocSecurity>
  <Lines>2208</Lines>
  <Paragraphs>625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312582</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66</cp:revision>
  <cp:lastPrinted>2025-05-23T02:32:00Z</cp:lastPrinted>
  <dcterms:created xsi:type="dcterms:W3CDTF">2025-06-19T08:29:00Z</dcterms:created>
  <dcterms:modified xsi:type="dcterms:W3CDTF">2025-11-12T00:04:00Z</dcterms:modified>
  <cp:contentStatus/>
</cp:coreProperties>
</file>